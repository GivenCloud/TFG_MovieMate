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450143AF">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proofErr w:type="spellStart"/>
      <w:r w:rsidRPr="00EC06CD">
        <w:rPr>
          <w:sz w:val="96"/>
          <w:szCs w:val="96"/>
        </w:rPr>
        <w:t>MovieMate</w:t>
      </w:r>
      <w:proofErr w:type="spellEnd"/>
      <w:r w:rsidRPr="00EC06CD">
        <w:rPr>
          <w:sz w:val="96"/>
          <w:szCs w:val="96"/>
        </w:rPr>
        <w:t xml:space="preserve">: </w:t>
      </w:r>
      <w:proofErr w:type="gramStart"/>
      <w:r w:rsidRPr="00EC06CD">
        <w:rPr>
          <w:sz w:val="96"/>
          <w:szCs w:val="96"/>
        </w:rPr>
        <w:t>app</w:t>
      </w:r>
      <w:proofErr w:type="gramEnd"/>
      <w:r w:rsidRPr="00EC06CD">
        <w:rPr>
          <w:sz w:val="96"/>
          <w:szCs w:val="96"/>
        </w:rPr>
        <w:t xml:space="preserve">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0AC5B029" w14:textId="7A6FD8EB" w:rsidR="00D065F8"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19962943" w:history="1">
        <w:r w:rsidR="00D065F8" w:rsidRPr="00BE7481">
          <w:rPr>
            <w:rStyle w:val="Hipervnculo"/>
            <w:noProof/>
          </w:rPr>
          <w:t>I.</w:t>
        </w:r>
        <w:r w:rsidR="00D065F8">
          <w:rPr>
            <w:rFonts w:eastAsiaTheme="minorEastAsia"/>
            <w:noProof/>
            <w:kern w:val="2"/>
            <w:sz w:val="24"/>
            <w:szCs w:val="24"/>
            <w:lang w:eastAsia="es-ES"/>
            <w14:ligatures w14:val="standardContextual"/>
          </w:rPr>
          <w:tab/>
        </w:r>
        <w:r w:rsidR="00D065F8" w:rsidRPr="00BE7481">
          <w:rPr>
            <w:rStyle w:val="Hipervnculo"/>
            <w:noProof/>
          </w:rPr>
          <w:t>Resumen</w:t>
        </w:r>
        <w:r w:rsidR="00D065F8">
          <w:rPr>
            <w:noProof/>
            <w:webHidden/>
          </w:rPr>
          <w:tab/>
        </w:r>
        <w:r w:rsidR="00D065F8">
          <w:rPr>
            <w:noProof/>
            <w:webHidden/>
          </w:rPr>
          <w:fldChar w:fldCharType="begin"/>
        </w:r>
        <w:r w:rsidR="00D065F8">
          <w:rPr>
            <w:noProof/>
            <w:webHidden/>
          </w:rPr>
          <w:instrText xml:space="preserve"> PAGEREF _Toc219962943 \h </w:instrText>
        </w:r>
        <w:r w:rsidR="00D065F8">
          <w:rPr>
            <w:noProof/>
            <w:webHidden/>
          </w:rPr>
        </w:r>
        <w:r w:rsidR="00D065F8">
          <w:rPr>
            <w:noProof/>
            <w:webHidden/>
          </w:rPr>
          <w:fldChar w:fldCharType="separate"/>
        </w:r>
        <w:r w:rsidR="00D065F8">
          <w:rPr>
            <w:noProof/>
            <w:webHidden/>
          </w:rPr>
          <w:t>v</w:t>
        </w:r>
        <w:r w:rsidR="00D065F8">
          <w:rPr>
            <w:noProof/>
            <w:webHidden/>
          </w:rPr>
          <w:fldChar w:fldCharType="end"/>
        </w:r>
      </w:hyperlink>
    </w:p>
    <w:p w14:paraId="5D03CBAA" w14:textId="7F394D29" w:rsidR="00D065F8" w:rsidRDefault="00D065F8">
      <w:pPr>
        <w:pStyle w:val="TDC1"/>
        <w:rPr>
          <w:rFonts w:eastAsiaTheme="minorEastAsia"/>
          <w:noProof/>
          <w:kern w:val="2"/>
          <w:sz w:val="24"/>
          <w:szCs w:val="24"/>
          <w:lang w:eastAsia="es-ES"/>
          <w14:ligatures w14:val="standardContextual"/>
        </w:rPr>
      </w:pPr>
      <w:hyperlink w:anchor="_Toc219962944" w:history="1">
        <w:r w:rsidRPr="00BE7481">
          <w:rPr>
            <w:rStyle w:val="Hipervnculo"/>
            <w:noProof/>
          </w:rPr>
          <w:t>II.</w:t>
        </w:r>
        <w:r>
          <w:rPr>
            <w:rFonts w:eastAsiaTheme="minorEastAsia"/>
            <w:noProof/>
            <w:kern w:val="2"/>
            <w:sz w:val="24"/>
            <w:szCs w:val="24"/>
            <w:lang w:eastAsia="es-ES"/>
            <w14:ligatures w14:val="standardContextual"/>
          </w:rPr>
          <w:tab/>
        </w:r>
        <w:r w:rsidRPr="00BE7481">
          <w:rPr>
            <w:rStyle w:val="Hipervnculo"/>
            <w:noProof/>
          </w:rPr>
          <w:t>Extended abstract</w:t>
        </w:r>
        <w:r>
          <w:rPr>
            <w:noProof/>
            <w:webHidden/>
          </w:rPr>
          <w:tab/>
        </w:r>
        <w:r>
          <w:rPr>
            <w:noProof/>
            <w:webHidden/>
          </w:rPr>
          <w:fldChar w:fldCharType="begin"/>
        </w:r>
        <w:r>
          <w:rPr>
            <w:noProof/>
            <w:webHidden/>
          </w:rPr>
          <w:instrText xml:space="preserve"> PAGEREF _Toc219962944 \h </w:instrText>
        </w:r>
        <w:r>
          <w:rPr>
            <w:noProof/>
            <w:webHidden/>
          </w:rPr>
        </w:r>
        <w:r>
          <w:rPr>
            <w:noProof/>
            <w:webHidden/>
          </w:rPr>
          <w:fldChar w:fldCharType="separate"/>
        </w:r>
        <w:r>
          <w:rPr>
            <w:noProof/>
            <w:webHidden/>
          </w:rPr>
          <w:t>vi</w:t>
        </w:r>
        <w:r>
          <w:rPr>
            <w:noProof/>
            <w:webHidden/>
          </w:rPr>
          <w:fldChar w:fldCharType="end"/>
        </w:r>
      </w:hyperlink>
    </w:p>
    <w:p w14:paraId="75A9307E" w14:textId="6E1A0E3D" w:rsidR="00D065F8" w:rsidRDefault="00D065F8">
      <w:pPr>
        <w:pStyle w:val="TDC1"/>
        <w:rPr>
          <w:rFonts w:eastAsiaTheme="minorEastAsia"/>
          <w:noProof/>
          <w:kern w:val="2"/>
          <w:sz w:val="24"/>
          <w:szCs w:val="24"/>
          <w:lang w:eastAsia="es-ES"/>
          <w14:ligatures w14:val="standardContextual"/>
        </w:rPr>
      </w:pPr>
      <w:hyperlink w:anchor="_Toc219962945" w:history="1">
        <w:r w:rsidRPr="00BE7481">
          <w:rPr>
            <w:rStyle w:val="Hipervnculo"/>
            <w:noProof/>
          </w:rPr>
          <w:t>1</w:t>
        </w:r>
        <w:r>
          <w:rPr>
            <w:rFonts w:eastAsiaTheme="minorEastAsia"/>
            <w:noProof/>
            <w:kern w:val="2"/>
            <w:sz w:val="24"/>
            <w:szCs w:val="24"/>
            <w:lang w:eastAsia="es-ES"/>
            <w14:ligatures w14:val="standardContextual"/>
          </w:rPr>
          <w:tab/>
        </w:r>
        <w:r w:rsidRPr="00BE7481">
          <w:rPr>
            <w:rStyle w:val="Hipervnculo"/>
            <w:noProof/>
          </w:rPr>
          <w:t>Introducción</w:t>
        </w:r>
        <w:r>
          <w:rPr>
            <w:noProof/>
            <w:webHidden/>
          </w:rPr>
          <w:tab/>
        </w:r>
        <w:r>
          <w:rPr>
            <w:noProof/>
            <w:webHidden/>
          </w:rPr>
          <w:fldChar w:fldCharType="begin"/>
        </w:r>
        <w:r>
          <w:rPr>
            <w:noProof/>
            <w:webHidden/>
          </w:rPr>
          <w:instrText xml:space="preserve"> PAGEREF _Toc219962945 \h </w:instrText>
        </w:r>
        <w:r>
          <w:rPr>
            <w:noProof/>
            <w:webHidden/>
          </w:rPr>
        </w:r>
        <w:r>
          <w:rPr>
            <w:noProof/>
            <w:webHidden/>
          </w:rPr>
          <w:fldChar w:fldCharType="separate"/>
        </w:r>
        <w:r>
          <w:rPr>
            <w:noProof/>
            <w:webHidden/>
          </w:rPr>
          <w:t>1</w:t>
        </w:r>
        <w:r>
          <w:rPr>
            <w:noProof/>
            <w:webHidden/>
          </w:rPr>
          <w:fldChar w:fldCharType="end"/>
        </w:r>
      </w:hyperlink>
    </w:p>
    <w:p w14:paraId="76B635A6" w14:textId="576C2B9B" w:rsidR="00D065F8" w:rsidRDefault="00D065F8">
      <w:pPr>
        <w:pStyle w:val="TDC1"/>
        <w:rPr>
          <w:rFonts w:eastAsiaTheme="minorEastAsia"/>
          <w:noProof/>
          <w:kern w:val="2"/>
          <w:sz w:val="24"/>
          <w:szCs w:val="24"/>
          <w:lang w:eastAsia="es-ES"/>
          <w14:ligatures w14:val="standardContextual"/>
        </w:rPr>
      </w:pPr>
      <w:hyperlink w:anchor="_Toc219962946" w:history="1">
        <w:r w:rsidRPr="00BE7481">
          <w:rPr>
            <w:rStyle w:val="Hipervnculo"/>
            <w:noProof/>
          </w:rPr>
          <w:t>2</w:t>
        </w:r>
        <w:r>
          <w:rPr>
            <w:rFonts w:eastAsiaTheme="minorEastAsia"/>
            <w:noProof/>
            <w:kern w:val="2"/>
            <w:sz w:val="24"/>
            <w:szCs w:val="24"/>
            <w:lang w:eastAsia="es-ES"/>
            <w14:ligatures w14:val="standardContextual"/>
          </w:rPr>
          <w:tab/>
        </w:r>
        <w:r w:rsidRPr="00BE7481">
          <w:rPr>
            <w:rStyle w:val="Hipervnculo"/>
            <w:noProof/>
          </w:rPr>
          <w:t>Estado del arte</w:t>
        </w:r>
        <w:r>
          <w:rPr>
            <w:noProof/>
            <w:webHidden/>
          </w:rPr>
          <w:tab/>
        </w:r>
        <w:r>
          <w:rPr>
            <w:noProof/>
            <w:webHidden/>
          </w:rPr>
          <w:fldChar w:fldCharType="begin"/>
        </w:r>
        <w:r>
          <w:rPr>
            <w:noProof/>
            <w:webHidden/>
          </w:rPr>
          <w:instrText xml:space="preserve"> PAGEREF _Toc219962946 \h </w:instrText>
        </w:r>
        <w:r>
          <w:rPr>
            <w:noProof/>
            <w:webHidden/>
          </w:rPr>
        </w:r>
        <w:r>
          <w:rPr>
            <w:noProof/>
            <w:webHidden/>
          </w:rPr>
          <w:fldChar w:fldCharType="separate"/>
        </w:r>
        <w:r>
          <w:rPr>
            <w:noProof/>
            <w:webHidden/>
          </w:rPr>
          <w:t>2</w:t>
        </w:r>
        <w:r>
          <w:rPr>
            <w:noProof/>
            <w:webHidden/>
          </w:rPr>
          <w:fldChar w:fldCharType="end"/>
        </w:r>
      </w:hyperlink>
    </w:p>
    <w:p w14:paraId="47352674" w14:textId="660F134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47" w:history="1">
        <w:r w:rsidRPr="00BE7481">
          <w:rPr>
            <w:rStyle w:val="Hipervnculo"/>
            <w:noProof/>
          </w:rPr>
          <w:t>2.1</w:t>
        </w:r>
        <w:r>
          <w:rPr>
            <w:rFonts w:eastAsiaTheme="minorEastAsia"/>
            <w:noProof/>
            <w:kern w:val="2"/>
            <w:sz w:val="24"/>
            <w:szCs w:val="24"/>
            <w:lang w:eastAsia="es-ES"/>
            <w14:ligatures w14:val="standardContextual"/>
          </w:rPr>
          <w:tab/>
        </w:r>
        <w:r w:rsidRPr="00BE7481">
          <w:rPr>
            <w:rStyle w:val="Hipervnculo"/>
            <w:noProof/>
          </w:rPr>
          <w:t>Análisis de la situación de partida</w:t>
        </w:r>
        <w:r>
          <w:rPr>
            <w:noProof/>
            <w:webHidden/>
          </w:rPr>
          <w:tab/>
        </w:r>
        <w:r>
          <w:rPr>
            <w:noProof/>
            <w:webHidden/>
          </w:rPr>
          <w:fldChar w:fldCharType="begin"/>
        </w:r>
        <w:r>
          <w:rPr>
            <w:noProof/>
            <w:webHidden/>
          </w:rPr>
          <w:instrText xml:space="preserve"> PAGEREF _Toc219962947 \h </w:instrText>
        </w:r>
        <w:r>
          <w:rPr>
            <w:noProof/>
            <w:webHidden/>
          </w:rPr>
        </w:r>
        <w:r>
          <w:rPr>
            <w:noProof/>
            <w:webHidden/>
          </w:rPr>
          <w:fldChar w:fldCharType="separate"/>
        </w:r>
        <w:r>
          <w:rPr>
            <w:noProof/>
            <w:webHidden/>
          </w:rPr>
          <w:t>2</w:t>
        </w:r>
        <w:r>
          <w:rPr>
            <w:noProof/>
            <w:webHidden/>
          </w:rPr>
          <w:fldChar w:fldCharType="end"/>
        </w:r>
      </w:hyperlink>
    </w:p>
    <w:p w14:paraId="5D110170" w14:textId="554DDD4B"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48" w:history="1">
        <w:r w:rsidRPr="00BE7481">
          <w:rPr>
            <w:rStyle w:val="Hipervnculo"/>
            <w:noProof/>
          </w:rPr>
          <w:t>2.2</w:t>
        </w:r>
        <w:r>
          <w:rPr>
            <w:rFonts w:eastAsiaTheme="minorEastAsia"/>
            <w:noProof/>
            <w:kern w:val="2"/>
            <w:sz w:val="24"/>
            <w:szCs w:val="24"/>
            <w:lang w:eastAsia="es-ES"/>
            <w14:ligatures w14:val="standardContextual"/>
          </w:rPr>
          <w:tab/>
        </w:r>
        <w:r w:rsidRPr="00BE7481">
          <w:rPr>
            <w:rStyle w:val="Hipervnculo"/>
            <w:noProof/>
          </w:rPr>
          <w:t>Tecnologías empleadas</w:t>
        </w:r>
        <w:r>
          <w:rPr>
            <w:noProof/>
            <w:webHidden/>
          </w:rPr>
          <w:tab/>
        </w:r>
        <w:r>
          <w:rPr>
            <w:noProof/>
            <w:webHidden/>
          </w:rPr>
          <w:fldChar w:fldCharType="begin"/>
        </w:r>
        <w:r>
          <w:rPr>
            <w:noProof/>
            <w:webHidden/>
          </w:rPr>
          <w:instrText xml:space="preserve"> PAGEREF _Toc219962948 \h </w:instrText>
        </w:r>
        <w:r>
          <w:rPr>
            <w:noProof/>
            <w:webHidden/>
          </w:rPr>
        </w:r>
        <w:r>
          <w:rPr>
            <w:noProof/>
            <w:webHidden/>
          </w:rPr>
          <w:fldChar w:fldCharType="separate"/>
        </w:r>
        <w:r>
          <w:rPr>
            <w:noProof/>
            <w:webHidden/>
          </w:rPr>
          <w:t>5</w:t>
        </w:r>
        <w:r>
          <w:rPr>
            <w:noProof/>
            <w:webHidden/>
          </w:rPr>
          <w:fldChar w:fldCharType="end"/>
        </w:r>
      </w:hyperlink>
    </w:p>
    <w:p w14:paraId="70710299" w14:textId="635751B1"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49" w:history="1">
        <w:r w:rsidRPr="00BE7481">
          <w:rPr>
            <w:rStyle w:val="Hipervnculo"/>
            <w:noProof/>
          </w:rPr>
          <w:t>2.2.1</w:t>
        </w:r>
        <w:r>
          <w:rPr>
            <w:rFonts w:eastAsiaTheme="minorEastAsia"/>
            <w:noProof/>
            <w:kern w:val="2"/>
            <w:sz w:val="24"/>
            <w:szCs w:val="24"/>
            <w:lang w:eastAsia="es-ES"/>
            <w14:ligatures w14:val="standardContextual"/>
          </w:rPr>
          <w:tab/>
        </w:r>
        <w:r w:rsidRPr="00BE7481">
          <w:rPr>
            <w:rStyle w:val="Hipervnculo"/>
            <w:noProof/>
          </w:rPr>
          <w:t>Back-end</w:t>
        </w:r>
        <w:r>
          <w:rPr>
            <w:noProof/>
            <w:webHidden/>
          </w:rPr>
          <w:tab/>
        </w:r>
        <w:r>
          <w:rPr>
            <w:noProof/>
            <w:webHidden/>
          </w:rPr>
          <w:fldChar w:fldCharType="begin"/>
        </w:r>
        <w:r>
          <w:rPr>
            <w:noProof/>
            <w:webHidden/>
          </w:rPr>
          <w:instrText xml:space="preserve"> PAGEREF _Toc219962949 \h </w:instrText>
        </w:r>
        <w:r>
          <w:rPr>
            <w:noProof/>
            <w:webHidden/>
          </w:rPr>
        </w:r>
        <w:r>
          <w:rPr>
            <w:noProof/>
            <w:webHidden/>
          </w:rPr>
          <w:fldChar w:fldCharType="separate"/>
        </w:r>
        <w:r>
          <w:rPr>
            <w:noProof/>
            <w:webHidden/>
          </w:rPr>
          <w:t>5</w:t>
        </w:r>
        <w:r>
          <w:rPr>
            <w:noProof/>
            <w:webHidden/>
          </w:rPr>
          <w:fldChar w:fldCharType="end"/>
        </w:r>
      </w:hyperlink>
    </w:p>
    <w:p w14:paraId="3A7D8A6A" w14:textId="38A7D0F9"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0" w:history="1">
        <w:r w:rsidRPr="00BE7481">
          <w:rPr>
            <w:rStyle w:val="Hipervnculo"/>
            <w:noProof/>
          </w:rPr>
          <w:t>2.2.2</w:t>
        </w:r>
        <w:r>
          <w:rPr>
            <w:rFonts w:eastAsiaTheme="minorEastAsia"/>
            <w:noProof/>
            <w:kern w:val="2"/>
            <w:sz w:val="24"/>
            <w:szCs w:val="24"/>
            <w:lang w:eastAsia="es-ES"/>
            <w14:ligatures w14:val="standardContextual"/>
          </w:rPr>
          <w:tab/>
        </w:r>
        <w:r w:rsidRPr="00BE7481">
          <w:rPr>
            <w:rStyle w:val="Hipervnculo"/>
            <w:noProof/>
          </w:rPr>
          <w:t>Front-end</w:t>
        </w:r>
        <w:r>
          <w:rPr>
            <w:noProof/>
            <w:webHidden/>
          </w:rPr>
          <w:tab/>
        </w:r>
        <w:r>
          <w:rPr>
            <w:noProof/>
            <w:webHidden/>
          </w:rPr>
          <w:fldChar w:fldCharType="begin"/>
        </w:r>
        <w:r>
          <w:rPr>
            <w:noProof/>
            <w:webHidden/>
          </w:rPr>
          <w:instrText xml:space="preserve"> PAGEREF _Toc219962950 \h </w:instrText>
        </w:r>
        <w:r>
          <w:rPr>
            <w:noProof/>
            <w:webHidden/>
          </w:rPr>
        </w:r>
        <w:r>
          <w:rPr>
            <w:noProof/>
            <w:webHidden/>
          </w:rPr>
          <w:fldChar w:fldCharType="separate"/>
        </w:r>
        <w:r>
          <w:rPr>
            <w:noProof/>
            <w:webHidden/>
          </w:rPr>
          <w:t>6</w:t>
        </w:r>
        <w:r>
          <w:rPr>
            <w:noProof/>
            <w:webHidden/>
          </w:rPr>
          <w:fldChar w:fldCharType="end"/>
        </w:r>
      </w:hyperlink>
    </w:p>
    <w:p w14:paraId="7D33CE75" w14:textId="7B8CED8F"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1" w:history="1">
        <w:r w:rsidRPr="00BE7481">
          <w:rPr>
            <w:rStyle w:val="Hipervnculo"/>
            <w:noProof/>
          </w:rPr>
          <w:t>2.2.3</w:t>
        </w:r>
        <w:r>
          <w:rPr>
            <w:rFonts w:eastAsiaTheme="minorEastAsia"/>
            <w:noProof/>
            <w:kern w:val="2"/>
            <w:sz w:val="24"/>
            <w:szCs w:val="24"/>
            <w:lang w:eastAsia="es-ES"/>
            <w14:ligatures w14:val="standardContextual"/>
          </w:rPr>
          <w:tab/>
        </w:r>
        <w:r w:rsidRPr="00BE7481">
          <w:rPr>
            <w:rStyle w:val="Hipervnculo"/>
            <w:noProof/>
          </w:rPr>
          <w:t>Integración de datos</w:t>
        </w:r>
        <w:r>
          <w:rPr>
            <w:noProof/>
            <w:webHidden/>
          </w:rPr>
          <w:tab/>
        </w:r>
        <w:r>
          <w:rPr>
            <w:noProof/>
            <w:webHidden/>
          </w:rPr>
          <w:fldChar w:fldCharType="begin"/>
        </w:r>
        <w:r>
          <w:rPr>
            <w:noProof/>
            <w:webHidden/>
          </w:rPr>
          <w:instrText xml:space="preserve"> PAGEREF _Toc219962951 \h </w:instrText>
        </w:r>
        <w:r>
          <w:rPr>
            <w:noProof/>
            <w:webHidden/>
          </w:rPr>
        </w:r>
        <w:r>
          <w:rPr>
            <w:noProof/>
            <w:webHidden/>
          </w:rPr>
          <w:fldChar w:fldCharType="separate"/>
        </w:r>
        <w:r>
          <w:rPr>
            <w:noProof/>
            <w:webHidden/>
          </w:rPr>
          <w:t>6</w:t>
        </w:r>
        <w:r>
          <w:rPr>
            <w:noProof/>
            <w:webHidden/>
          </w:rPr>
          <w:fldChar w:fldCharType="end"/>
        </w:r>
      </w:hyperlink>
    </w:p>
    <w:p w14:paraId="4784696C" w14:textId="714B8323"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2" w:history="1">
        <w:r w:rsidRPr="00BE7481">
          <w:rPr>
            <w:rStyle w:val="Hipervnculo"/>
            <w:noProof/>
          </w:rPr>
          <w:t>2.2.4</w:t>
        </w:r>
        <w:r>
          <w:rPr>
            <w:rFonts w:eastAsiaTheme="minorEastAsia"/>
            <w:noProof/>
            <w:kern w:val="2"/>
            <w:sz w:val="24"/>
            <w:szCs w:val="24"/>
            <w:lang w:eastAsia="es-ES"/>
            <w14:ligatures w14:val="standardContextual"/>
          </w:rPr>
          <w:tab/>
        </w:r>
        <w:r w:rsidRPr="00BE7481">
          <w:rPr>
            <w:rStyle w:val="Hipervnculo"/>
            <w:noProof/>
          </w:rPr>
          <w:t>Miscelánea</w:t>
        </w:r>
        <w:r>
          <w:rPr>
            <w:noProof/>
            <w:webHidden/>
          </w:rPr>
          <w:tab/>
        </w:r>
        <w:r>
          <w:rPr>
            <w:noProof/>
            <w:webHidden/>
          </w:rPr>
          <w:fldChar w:fldCharType="begin"/>
        </w:r>
        <w:r>
          <w:rPr>
            <w:noProof/>
            <w:webHidden/>
          </w:rPr>
          <w:instrText xml:space="preserve"> PAGEREF _Toc219962952 \h </w:instrText>
        </w:r>
        <w:r>
          <w:rPr>
            <w:noProof/>
            <w:webHidden/>
          </w:rPr>
        </w:r>
        <w:r>
          <w:rPr>
            <w:noProof/>
            <w:webHidden/>
          </w:rPr>
          <w:fldChar w:fldCharType="separate"/>
        </w:r>
        <w:r>
          <w:rPr>
            <w:noProof/>
            <w:webHidden/>
          </w:rPr>
          <w:t>6</w:t>
        </w:r>
        <w:r>
          <w:rPr>
            <w:noProof/>
            <w:webHidden/>
          </w:rPr>
          <w:fldChar w:fldCharType="end"/>
        </w:r>
      </w:hyperlink>
    </w:p>
    <w:p w14:paraId="3DCD2515" w14:textId="16F14AF3" w:rsidR="00D065F8" w:rsidRDefault="00D065F8">
      <w:pPr>
        <w:pStyle w:val="TDC1"/>
        <w:rPr>
          <w:rFonts w:eastAsiaTheme="minorEastAsia"/>
          <w:noProof/>
          <w:kern w:val="2"/>
          <w:sz w:val="24"/>
          <w:szCs w:val="24"/>
          <w:lang w:eastAsia="es-ES"/>
          <w14:ligatures w14:val="standardContextual"/>
        </w:rPr>
      </w:pPr>
      <w:hyperlink w:anchor="_Toc219962953" w:history="1">
        <w:r w:rsidRPr="00BE7481">
          <w:rPr>
            <w:rStyle w:val="Hipervnculo"/>
            <w:noProof/>
          </w:rPr>
          <w:t>3</w:t>
        </w:r>
        <w:r>
          <w:rPr>
            <w:rFonts w:eastAsiaTheme="minorEastAsia"/>
            <w:noProof/>
            <w:kern w:val="2"/>
            <w:sz w:val="24"/>
            <w:szCs w:val="24"/>
            <w:lang w:eastAsia="es-ES"/>
            <w14:ligatures w14:val="standardContextual"/>
          </w:rPr>
          <w:tab/>
        </w:r>
        <w:r w:rsidRPr="00BE7481">
          <w:rPr>
            <w:rStyle w:val="Hipervnculo"/>
            <w:noProof/>
          </w:rPr>
          <w:t>Análisis de objetivos y metodología</w:t>
        </w:r>
        <w:r>
          <w:rPr>
            <w:noProof/>
            <w:webHidden/>
          </w:rPr>
          <w:tab/>
        </w:r>
        <w:r>
          <w:rPr>
            <w:noProof/>
            <w:webHidden/>
          </w:rPr>
          <w:fldChar w:fldCharType="begin"/>
        </w:r>
        <w:r>
          <w:rPr>
            <w:noProof/>
            <w:webHidden/>
          </w:rPr>
          <w:instrText xml:space="preserve"> PAGEREF _Toc219962953 \h </w:instrText>
        </w:r>
        <w:r>
          <w:rPr>
            <w:noProof/>
            <w:webHidden/>
          </w:rPr>
        </w:r>
        <w:r>
          <w:rPr>
            <w:noProof/>
            <w:webHidden/>
          </w:rPr>
          <w:fldChar w:fldCharType="separate"/>
        </w:r>
        <w:r>
          <w:rPr>
            <w:noProof/>
            <w:webHidden/>
          </w:rPr>
          <w:t>7</w:t>
        </w:r>
        <w:r>
          <w:rPr>
            <w:noProof/>
            <w:webHidden/>
          </w:rPr>
          <w:fldChar w:fldCharType="end"/>
        </w:r>
      </w:hyperlink>
    </w:p>
    <w:p w14:paraId="02147019" w14:textId="27A8AFA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4" w:history="1">
        <w:r w:rsidRPr="00BE7481">
          <w:rPr>
            <w:rStyle w:val="Hipervnculo"/>
            <w:noProof/>
          </w:rPr>
          <w:t>3.1</w:t>
        </w:r>
        <w:r>
          <w:rPr>
            <w:rFonts w:eastAsiaTheme="minorEastAsia"/>
            <w:noProof/>
            <w:kern w:val="2"/>
            <w:sz w:val="24"/>
            <w:szCs w:val="24"/>
            <w:lang w:eastAsia="es-ES"/>
            <w14:ligatures w14:val="standardContextual"/>
          </w:rPr>
          <w:tab/>
        </w:r>
        <w:r w:rsidRPr="00BE7481">
          <w:rPr>
            <w:rStyle w:val="Hipervnculo"/>
            <w:noProof/>
          </w:rPr>
          <w:t>Objetivos</w:t>
        </w:r>
        <w:r>
          <w:rPr>
            <w:noProof/>
            <w:webHidden/>
          </w:rPr>
          <w:tab/>
        </w:r>
        <w:r>
          <w:rPr>
            <w:noProof/>
            <w:webHidden/>
          </w:rPr>
          <w:fldChar w:fldCharType="begin"/>
        </w:r>
        <w:r>
          <w:rPr>
            <w:noProof/>
            <w:webHidden/>
          </w:rPr>
          <w:instrText xml:space="preserve"> PAGEREF _Toc219962954 \h </w:instrText>
        </w:r>
        <w:r>
          <w:rPr>
            <w:noProof/>
            <w:webHidden/>
          </w:rPr>
        </w:r>
        <w:r>
          <w:rPr>
            <w:noProof/>
            <w:webHidden/>
          </w:rPr>
          <w:fldChar w:fldCharType="separate"/>
        </w:r>
        <w:r>
          <w:rPr>
            <w:noProof/>
            <w:webHidden/>
          </w:rPr>
          <w:t>7</w:t>
        </w:r>
        <w:r>
          <w:rPr>
            <w:noProof/>
            <w:webHidden/>
          </w:rPr>
          <w:fldChar w:fldCharType="end"/>
        </w:r>
      </w:hyperlink>
    </w:p>
    <w:p w14:paraId="651D1DE9" w14:textId="447F0F6C"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5" w:history="1">
        <w:r w:rsidRPr="00BE7481">
          <w:rPr>
            <w:rStyle w:val="Hipervnculo"/>
            <w:noProof/>
          </w:rPr>
          <w:t>3.2</w:t>
        </w:r>
        <w:r>
          <w:rPr>
            <w:rFonts w:eastAsiaTheme="minorEastAsia"/>
            <w:noProof/>
            <w:kern w:val="2"/>
            <w:sz w:val="24"/>
            <w:szCs w:val="24"/>
            <w:lang w:eastAsia="es-ES"/>
            <w14:ligatures w14:val="standardContextual"/>
          </w:rPr>
          <w:tab/>
        </w:r>
        <w:r w:rsidRPr="00BE7481">
          <w:rPr>
            <w:rStyle w:val="Hipervnculo"/>
            <w:noProof/>
          </w:rPr>
          <w:t>Metodología</w:t>
        </w:r>
        <w:r>
          <w:rPr>
            <w:noProof/>
            <w:webHidden/>
          </w:rPr>
          <w:tab/>
        </w:r>
        <w:r>
          <w:rPr>
            <w:noProof/>
            <w:webHidden/>
          </w:rPr>
          <w:fldChar w:fldCharType="begin"/>
        </w:r>
        <w:r>
          <w:rPr>
            <w:noProof/>
            <w:webHidden/>
          </w:rPr>
          <w:instrText xml:space="preserve"> PAGEREF _Toc219962955 \h </w:instrText>
        </w:r>
        <w:r>
          <w:rPr>
            <w:noProof/>
            <w:webHidden/>
          </w:rPr>
        </w:r>
        <w:r>
          <w:rPr>
            <w:noProof/>
            <w:webHidden/>
          </w:rPr>
          <w:fldChar w:fldCharType="separate"/>
        </w:r>
        <w:r>
          <w:rPr>
            <w:noProof/>
            <w:webHidden/>
          </w:rPr>
          <w:t>7</w:t>
        </w:r>
        <w:r>
          <w:rPr>
            <w:noProof/>
            <w:webHidden/>
          </w:rPr>
          <w:fldChar w:fldCharType="end"/>
        </w:r>
      </w:hyperlink>
    </w:p>
    <w:p w14:paraId="291161A5" w14:textId="0957C722" w:rsidR="00D065F8" w:rsidRDefault="00D065F8">
      <w:pPr>
        <w:pStyle w:val="TDC1"/>
        <w:rPr>
          <w:rFonts w:eastAsiaTheme="minorEastAsia"/>
          <w:noProof/>
          <w:kern w:val="2"/>
          <w:sz w:val="24"/>
          <w:szCs w:val="24"/>
          <w:lang w:eastAsia="es-ES"/>
          <w14:ligatures w14:val="standardContextual"/>
        </w:rPr>
      </w:pPr>
      <w:hyperlink w:anchor="_Toc219962956" w:history="1">
        <w:r w:rsidRPr="00BE7481">
          <w:rPr>
            <w:rStyle w:val="Hipervnculo"/>
            <w:noProof/>
          </w:rPr>
          <w:t>4</w:t>
        </w:r>
        <w:r>
          <w:rPr>
            <w:rFonts w:eastAsiaTheme="minorEastAsia"/>
            <w:noProof/>
            <w:kern w:val="2"/>
            <w:sz w:val="24"/>
            <w:szCs w:val="24"/>
            <w:lang w:eastAsia="es-ES"/>
            <w14:ligatures w14:val="standardContextual"/>
          </w:rPr>
          <w:tab/>
        </w:r>
        <w:r w:rsidRPr="00BE7481">
          <w:rPr>
            <w:rStyle w:val="Hipervnculo"/>
            <w:noProof/>
          </w:rPr>
          <w:t>Diseño y resolución del trabajo realizado</w:t>
        </w:r>
        <w:r>
          <w:rPr>
            <w:noProof/>
            <w:webHidden/>
          </w:rPr>
          <w:tab/>
        </w:r>
        <w:r>
          <w:rPr>
            <w:noProof/>
            <w:webHidden/>
          </w:rPr>
          <w:fldChar w:fldCharType="begin"/>
        </w:r>
        <w:r>
          <w:rPr>
            <w:noProof/>
            <w:webHidden/>
          </w:rPr>
          <w:instrText xml:space="preserve"> PAGEREF _Toc219962956 \h </w:instrText>
        </w:r>
        <w:r>
          <w:rPr>
            <w:noProof/>
            <w:webHidden/>
          </w:rPr>
        </w:r>
        <w:r>
          <w:rPr>
            <w:noProof/>
            <w:webHidden/>
          </w:rPr>
          <w:fldChar w:fldCharType="separate"/>
        </w:r>
        <w:r>
          <w:rPr>
            <w:noProof/>
            <w:webHidden/>
          </w:rPr>
          <w:t>10</w:t>
        </w:r>
        <w:r>
          <w:rPr>
            <w:noProof/>
            <w:webHidden/>
          </w:rPr>
          <w:fldChar w:fldCharType="end"/>
        </w:r>
      </w:hyperlink>
    </w:p>
    <w:p w14:paraId="1ADBB3F0" w14:textId="301A660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7" w:history="1">
        <w:r w:rsidRPr="00BE7481">
          <w:rPr>
            <w:rStyle w:val="Hipervnculo"/>
            <w:noProof/>
          </w:rPr>
          <w:t>4.1</w:t>
        </w:r>
        <w:r>
          <w:rPr>
            <w:rFonts w:eastAsiaTheme="minorEastAsia"/>
            <w:noProof/>
            <w:kern w:val="2"/>
            <w:sz w:val="24"/>
            <w:szCs w:val="24"/>
            <w:lang w:eastAsia="es-ES"/>
            <w14:ligatures w14:val="standardContextual"/>
          </w:rPr>
          <w:tab/>
        </w:r>
        <w:r w:rsidRPr="00BE7481">
          <w:rPr>
            <w:rStyle w:val="Hipervnculo"/>
            <w:noProof/>
          </w:rPr>
          <w:t>Análisis</w:t>
        </w:r>
        <w:r>
          <w:rPr>
            <w:noProof/>
            <w:webHidden/>
          </w:rPr>
          <w:tab/>
        </w:r>
        <w:r>
          <w:rPr>
            <w:noProof/>
            <w:webHidden/>
          </w:rPr>
          <w:fldChar w:fldCharType="begin"/>
        </w:r>
        <w:r>
          <w:rPr>
            <w:noProof/>
            <w:webHidden/>
          </w:rPr>
          <w:instrText xml:space="preserve"> PAGEREF _Toc219962957 \h </w:instrText>
        </w:r>
        <w:r>
          <w:rPr>
            <w:noProof/>
            <w:webHidden/>
          </w:rPr>
        </w:r>
        <w:r>
          <w:rPr>
            <w:noProof/>
            <w:webHidden/>
          </w:rPr>
          <w:fldChar w:fldCharType="separate"/>
        </w:r>
        <w:r>
          <w:rPr>
            <w:noProof/>
            <w:webHidden/>
          </w:rPr>
          <w:t>10</w:t>
        </w:r>
        <w:r>
          <w:rPr>
            <w:noProof/>
            <w:webHidden/>
          </w:rPr>
          <w:fldChar w:fldCharType="end"/>
        </w:r>
      </w:hyperlink>
    </w:p>
    <w:p w14:paraId="7992AC1E" w14:textId="4C485292"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8" w:history="1">
        <w:r w:rsidRPr="00BE7481">
          <w:rPr>
            <w:rStyle w:val="Hipervnculo"/>
            <w:noProof/>
          </w:rPr>
          <w:t>4.1.1</w:t>
        </w:r>
        <w:r>
          <w:rPr>
            <w:rFonts w:eastAsiaTheme="minorEastAsia"/>
            <w:noProof/>
            <w:kern w:val="2"/>
            <w:sz w:val="24"/>
            <w:szCs w:val="24"/>
            <w:lang w:eastAsia="es-ES"/>
            <w14:ligatures w14:val="standardContextual"/>
          </w:rPr>
          <w:tab/>
        </w:r>
        <w:r w:rsidRPr="00BE7481">
          <w:rPr>
            <w:rStyle w:val="Hipervnculo"/>
            <w:noProof/>
          </w:rPr>
          <w:t>Usuarios no registrados</w:t>
        </w:r>
        <w:r>
          <w:rPr>
            <w:noProof/>
            <w:webHidden/>
          </w:rPr>
          <w:tab/>
        </w:r>
        <w:r>
          <w:rPr>
            <w:noProof/>
            <w:webHidden/>
          </w:rPr>
          <w:fldChar w:fldCharType="begin"/>
        </w:r>
        <w:r>
          <w:rPr>
            <w:noProof/>
            <w:webHidden/>
          </w:rPr>
          <w:instrText xml:space="preserve"> PAGEREF _Toc219962958 \h </w:instrText>
        </w:r>
        <w:r>
          <w:rPr>
            <w:noProof/>
            <w:webHidden/>
          </w:rPr>
        </w:r>
        <w:r>
          <w:rPr>
            <w:noProof/>
            <w:webHidden/>
          </w:rPr>
          <w:fldChar w:fldCharType="separate"/>
        </w:r>
        <w:r>
          <w:rPr>
            <w:noProof/>
            <w:webHidden/>
          </w:rPr>
          <w:t>10</w:t>
        </w:r>
        <w:r>
          <w:rPr>
            <w:noProof/>
            <w:webHidden/>
          </w:rPr>
          <w:fldChar w:fldCharType="end"/>
        </w:r>
      </w:hyperlink>
    </w:p>
    <w:p w14:paraId="0AE1E201" w14:textId="155E818D"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9" w:history="1">
        <w:r w:rsidRPr="00BE7481">
          <w:rPr>
            <w:rStyle w:val="Hipervnculo"/>
            <w:noProof/>
          </w:rPr>
          <w:t>4.1.2</w:t>
        </w:r>
        <w:r>
          <w:rPr>
            <w:rFonts w:eastAsiaTheme="minorEastAsia"/>
            <w:noProof/>
            <w:kern w:val="2"/>
            <w:sz w:val="24"/>
            <w:szCs w:val="24"/>
            <w:lang w:eastAsia="es-ES"/>
            <w14:ligatures w14:val="standardContextual"/>
          </w:rPr>
          <w:tab/>
        </w:r>
        <w:r w:rsidRPr="00BE7481">
          <w:rPr>
            <w:rStyle w:val="Hipervnculo"/>
            <w:noProof/>
          </w:rPr>
          <w:t>Usuarios registrados</w:t>
        </w:r>
        <w:r>
          <w:rPr>
            <w:noProof/>
            <w:webHidden/>
          </w:rPr>
          <w:tab/>
        </w:r>
        <w:r>
          <w:rPr>
            <w:noProof/>
            <w:webHidden/>
          </w:rPr>
          <w:fldChar w:fldCharType="begin"/>
        </w:r>
        <w:r>
          <w:rPr>
            <w:noProof/>
            <w:webHidden/>
          </w:rPr>
          <w:instrText xml:space="preserve"> PAGEREF _Toc219962959 \h </w:instrText>
        </w:r>
        <w:r>
          <w:rPr>
            <w:noProof/>
            <w:webHidden/>
          </w:rPr>
        </w:r>
        <w:r>
          <w:rPr>
            <w:noProof/>
            <w:webHidden/>
          </w:rPr>
          <w:fldChar w:fldCharType="separate"/>
        </w:r>
        <w:r>
          <w:rPr>
            <w:noProof/>
            <w:webHidden/>
          </w:rPr>
          <w:t>10</w:t>
        </w:r>
        <w:r>
          <w:rPr>
            <w:noProof/>
            <w:webHidden/>
          </w:rPr>
          <w:fldChar w:fldCharType="end"/>
        </w:r>
      </w:hyperlink>
    </w:p>
    <w:p w14:paraId="16A7F172" w14:textId="49CC9582"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0" w:history="1">
        <w:r w:rsidRPr="00BE7481">
          <w:rPr>
            <w:rStyle w:val="Hipervnculo"/>
            <w:noProof/>
          </w:rPr>
          <w:t>4.2</w:t>
        </w:r>
        <w:r>
          <w:rPr>
            <w:rFonts w:eastAsiaTheme="minorEastAsia"/>
            <w:noProof/>
            <w:kern w:val="2"/>
            <w:sz w:val="24"/>
            <w:szCs w:val="24"/>
            <w:lang w:eastAsia="es-ES"/>
            <w14:ligatures w14:val="standardContextual"/>
          </w:rPr>
          <w:tab/>
        </w:r>
        <w:r w:rsidRPr="00BE7481">
          <w:rPr>
            <w:rStyle w:val="Hipervnculo"/>
            <w:noProof/>
          </w:rPr>
          <w:t>Diseño</w:t>
        </w:r>
        <w:r>
          <w:rPr>
            <w:noProof/>
            <w:webHidden/>
          </w:rPr>
          <w:tab/>
        </w:r>
        <w:r>
          <w:rPr>
            <w:noProof/>
            <w:webHidden/>
          </w:rPr>
          <w:fldChar w:fldCharType="begin"/>
        </w:r>
        <w:r>
          <w:rPr>
            <w:noProof/>
            <w:webHidden/>
          </w:rPr>
          <w:instrText xml:space="preserve"> PAGEREF _Toc219962960 \h </w:instrText>
        </w:r>
        <w:r>
          <w:rPr>
            <w:noProof/>
            <w:webHidden/>
          </w:rPr>
        </w:r>
        <w:r>
          <w:rPr>
            <w:noProof/>
            <w:webHidden/>
          </w:rPr>
          <w:fldChar w:fldCharType="separate"/>
        </w:r>
        <w:r>
          <w:rPr>
            <w:noProof/>
            <w:webHidden/>
          </w:rPr>
          <w:t>12</w:t>
        </w:r>
        <w:r>
          <w:rPr>
            <w:noProof/>
            <w:webHidden/>
          </w:rPr>
          <w:fldChar w:fldCharType="end"/>
        </w:r>
      </w:hyperlink>
    </w:p>
    <w:p w14:paraId="43E654EA" w14:textId="6695D84C"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1" w:history="1">
        <w:r w:rsidRPr="00BE7481">
          <w:rPr>
            <w:rStyle w:val="Hipervnculo"/>
            <w:noProof/>
          </w:rPr>
          <w:t>4.2.1</w:t>
        </w:r>
        <w:r>
          <w:rPr>
            <w:rFonts w:eastAsiaTheme="minorEastAsia"/>
            <w:noProof/>
            <w:kern w:val="2"/>
            <w:sz w:val="24"/>
            <w:szCs w:val="24"/>
            <w:lang w:eastAsia="es-ES"/>
            <w14:ligatures w14:val="standardContextual"/>
          </w:rPr>
          <w:tab/>
        </w:r>
        <w:r w:rsidRPr="00BE7481">
          <w:rPr>
            <w:rStyle w:val="Hipervnculo"/>
            <w:noProof/>
          </w:rPr>
          <w:t>Modelo de datos</w:t>
        </w:r>
        <w:r>
          <w:rPr>
            <w:noProof/>
            <w:webHidden/>
          </w:rPr>
          <w:tab/>
        </w:r>
        <w:r>
          <w:rPr>
            <w:noProof/>
            <w:webHidden/>
          </w:rPr>
          <w:fldChar w:fldCharType="begin"/>
        </w:r>
        <w:r>
          <w:rPr>
            <w:noProof/>
            <w:webHidden/>
          </w:rPr>
          <w:instrText xml:space="preserve"> PAGEREF _Toc219962961 \h </w:instrText>
        </w:r>
        <w:r>
          <w:rPr>
            <w:noProof/>
            <w:webHidden/>
          </w:rPr>
        </w:r>
        <w:r>
          <w:rPr>
            <w:noProof/>
            <w:webHidden/>
          </w:rPr>
          <w:fldChar w:fldCharType="separate"/>
        </w:r>
        <w:r>
          <w:rPr>
            <w:noProof/>
            <w:webHidden/>
          </w:rPr>
          <w:t>12</w:t>
        </w:r>
        <w:r>
          <w:rPr>
            <w:noProof/>
            <w:webHidden/>
          </w:rPr>
          <w:fldChar w:fldCharType="end"/>
        </w:r>
      </w:hyperlink>
    </w:p>
    <w:p w14:paraId="76547F2E" w14:textId="63AAE552"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2" w:history="1">
        <w:r w:rsidRPr="00BE7481">
          <w:rPr>
            <w:rStyle w:val="Hipervnculo"/>
            <w:noProof/>
          </w:rPr>
          <w:t>4.2.2</w:t>
        </w:r>
        <w:r>
          <w:rPr>
            <w:rFonts w:eastAsiaTheme="minorEastAsia"/>
            <w:noProof/>
            <w:kern w:val="2"/>
            <w:sz w:val="24"/>
            <w:szCs w:val="24"/>
            <w:lang w:eastAsia="es-ES"/>
            <w14:ligatures w14:val="standardContextual"/>
          </w:rPr>
          <w:tab/>
        </w:r>
        <w:r w:rsidRPr="00BE7481">
          <w:rPr>
            <w:rStyle w:val="Hipervnculo"/>
            <w:noProof/>
          </w:rPr>
          <w:t>Diseño del back-end</w:t>
        </w:r>
        <w:r>
          <w:rPr>
            <w:noProof/>
            <w:webHidden/>
          </w:rPr>
          <w:tab/>
        </w:r>
        <w:r>
          <w:rPr>
            <w:noProof/>
            <w:webHidden/>
          </w:rPr>
          <w:fldChar w:fldCharType="begin"/>
        </w:r>
        <w:r>
          <w:rPr>
            <w:noProof/>
            <w:webHidden/>
          </w:rPr>
          <w:instrText xml:space="preserve"> PAGEREF _Toc219962962 \h </w:instrText>
        </w:r>
        <w:r>
          <w:rPr>
            <w:noProof/>
            <w:webHidden/>
          </w:rPr>
        </w:r>
        <w:r>
          <w:rPr>
            <w:noProof/>
            <w:webHidden/>
          </w:rPr>
          <w:fldChar w:fldCharType="separate"/>
        </w:r>
        <w:r>
          <w:rPr>
            <w:noProof/>
            <w:webHidden/>
          </w:rPr>
          <w:t>14</w:t>
        </w:r>
        <w:r>
          <w:rPr>
            <w:noProof/>
            <w:webHidden/>
          </w:rPr>
          <w:fldChar w:fldCharType="end"/>
        </w:r>
      </w:hyperlink>
    </w:p>
    <w:p w14:paraId="229FF050" w14:textId="7A7A3F53"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3" w:history="1">
        <w:r w:rsidRPr="00BE7481">
          <w:rPr>
            <w:rStyle w:val="Hipervnculo"/>
            <w:noProof/>
          </w:rPr>
          <w:t>4.2.3</w:t>
        </w:r>
        <w:r>
          <w:rPr>
            <w:rFonts w:eastAsiaTheme="minorEastAsia"/>
            <w:noProof/>
            <w:kern w:val="2"/>
            <w:sz w:val="24"/>
            <w:szCs w:val="24"/>
            <w:lang w:eastAsia="es-ES"/>
            <w14:ligatures w14:val="standardContextual"/>
          </w:rPr>
          <w:tab/>
        </w:r>
        <w:r w:rsidRPr="00BE7481">
          <w:rPr>
            <w:rStyle w:val="Hipervnculo"/>
            <w:noProof/>
          </w:rPr>
          <w:t>Diseño del front-end</w:t>
        </w:r>
        <w:r>
          <w:rPr>
            <w:noProof/>
            <w:webHidden/>
          </w:rPr>
          <w:tab/>
        </w:r>
        <w:r>
          <w:rPr>
            <w:noProof/>
            <w:webHidden/>
          </w:rPr>
          <w:fldChar w:fldCharType="begin"/>
        </w:r>
        <w:r>
          <w:rPr>
            <w:noProof/>
            <w:webHidden/>
          </w:rPr>
          <w:instrText xml:space="preserve"> PAGEREF _Toc219962963 \h </w:instrText>
        </w:r>
        <w:r>
          <w:rPr>
            <w:noProof/>
            <w:webHidden/>
          </w:rPr>
        </w:r>
        <w:r>
          <w:rPr>
            <w:noProof/>
            <w:webHidden/>
          </w:rPr>
          <w:fldChar w:fldCharType="separate"/>
        </w:r>
        <w:r>
          <w:rPr>
            <w:noProof/>
            <w:webHidden/>
          </w:rPr>
          <w:t>15</w:t>
        </w:r>
        <w:r>
          <w:rPr>
            <w:noProof/>
            <w:webHidden/>
          </w:rPr>
          <w:fldChar w:fldCharType="end"/>
        </w:r>
      </w:hyperlink>
    </w:p>
    <w:p w14:paraId="6CD2F66A" w14:textId="224080CB"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4" w:history="1">
        <w:r w:rsidRPr="00BE7481">
          <w:rPr>
            <w:rStyle w:val="Hipervnculo"/>
            <w:noProof/>
          </w:rPr>
          <w:t>4.3</w:t>
        </w:r>
        <w:r>
          <w:rPr>
            <w:rFonts w:eastAsiaTheme="minorEastAsia"/>
            <w:noProof/>
            <w:kern w:val="2"/>
            <w:sz w:val="24"/>
            <w:szCs w:val="24"/>
            <w:lang w:eastAsia="es-ES"/>
            <w14:ligatures w14:val="standardContextual"/>
          </w:rPr>
          <w:tab/>
        </w:r>
        <w:r w:rsidRPr="00BE7481">
          <w:rPr>
            <w:rStyle w:val="Hipervnculo"/>
            <w:noProof/>
          </w:rPr>
          <w:t>Implementación</w:t>
        </w:r>
        <w:r>
          <w:rPr>
            <w:noProof/>
            <w:webHidden/>
          </w:rPr>
          <w:tab/>
        </w:r>
        <w:r>
          <w:rPr>
            <w:noProof/>
            <w:webHidden/>
          </w:rPr>
          <w:fldChar w:fldCharType="begin"/>
        </w:r>
        <w:r>
          <w:rPr>
            <w:noProof/>
            <w:webHidden/>
          </w:rPr>
          <w:instrText xml:space="preserve"> PAGEREF _Toc219962964 \h </w:instrText>
        </w:r>
        <w:r>
          <w:rPr>
            <w:noProof/>
            <w:webHidden/>
          </w:rPr>
        </w:r>
        <w:r>
          <w:rPr>
            <w:noProof/>
            <w:webHidden/>
          </w:rPr>
          <w:fldChar w:fldCharType="separate"/>
        </w:r>
        <w:r>
          <w:rPr>
            <w:noProof/>
            <w:webHidden/>
          </w:rPr>
          <w:t>16</w:t>
        </w:r>
        <w:r>
          <w:rPr>
            <w:noProof/>
            <w:webHidden/>
          </w:rPr>
          <w:fldChar w:fldCharType="end"/>
        </w:r>
      </w:hyperlink>
    </w:p>
    <w:p w14:paraId="74443A0A" w14:textId="689FC446"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5" w:history="1">
        <w:r w:rsidRPr="00BE7481">
          <w:rPr>
            <w:rStyle w:val="Hipervnculo"/>
            <w:noProof/>
          </w:rPr>
          <w:t>4.3.1</w:t>
        </w:r>
        <w:r>
          <w:rPr>
            <w:rFonts w:eastAsiaTheme="minorEastAsia"/>
            <w:noProof/>
            <w:kern w:val="2"/>
            <w:sz w:val="24"/>
            <w:szCs w:val="24"/>
            <w:lang w:eastAsia="es-ES"/>
            <w14:ligatures w14:val="standardContextual"/>
          </w:rPr>
          <w:tab/>
        </w:r>
        <w:r w:rsidRPr="00BE7481">
          <w:rPr>
            <w:rStyle w:val="Hipervnculo"/>
            <w:noProof/>
          </w:rPr>
          <w:t>Arquitectura</w:t>
        </w:r>
        <w:r>
          <w:rPr>
            <w:noProof/>
            <w:webHidden/>
          </w:rPr>
          <w:tab/>
        </w:r>
        <w:r>
          <w:rPr>
            <w:noProof/>
            <w:webHidden/>
          </w:rPr>
          <w:fldChar w:fldCharType="begin"/>
        </w:r>
        <w:r>
          <w:rPr>
            <w:noProof/>
            <w:webHidden/>
          </w:rPr>
          <w:instrText xml:space="preserve"> PAGEREF _Toc219962965 \h </w:instrText>
        </w:r>
        <w:r>
          <w:rPr>
            <w:noProof/>
            <w:webHidden/>
          </w:rPr>
        </w:r>
        <w:r>
          <w:rPr>
            <w:noProof/>
            <w:webHidden/>
          </w:rPr>
          <w:fldChar w:fldCharType="separate"/>
        </w:r>
        <w:r>
          <w:rPr>
            <w:noProof/>
            <w:webHidden/>
          </w:rPr>
          <w:t>16</w:t>
        </w:r>
        <w:r>
          <w:rPr>
            <w:noProof/>
            <w:webHidden/>
          </w:rPr>
          <w:fldChar w:fldCharType="end"/>
        </w:r>
      </w:hyperlink>
    </w:p>
    <w:p w14:paraId="78738372" w14:textId="43C80C61"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6" w:history="1">
        <w:r w:rsidRPr="00BE7481">
          <w:rPr>
            <w:rStyle w:val="Hipervnculo"/>
            <w:noProof/>
          </w:rPr>
          <w:t>4.3.2</w:t>
        </w:r>
        <w:r>
          <w:rPr>
            <w:rFonts w:eastAsiaTheme="minorEastAsia"/>
            <w:noProof/>
            <w:kern w:val="2"/>
            <w:sz w:val="24"/>
            <w:szCs w:val="24"/>
            <w:lang w:eastAsia="es-ES"/>
            <w14:ligatures w14:val="standardContextual"/>
          </w:rPr>
          <w:tab/>
        </w:r>
        <w:r w:rsidRPr="00BE7481">
          <w:rPr>
            <w:rStyle w:val="Hipervnculo"/>
            <w:noProof/>
          </w:rPr>
          <w:t>Implementación del front-end</w:t>
        </w:r>
        <w:r>
          <w:rPr>
            <w:noProof/>
            <w:webHidden/>
          </w:rPr>
          <w:tab/>
        </w:r>
        <w:r>
          <w:rPr>
            <w:noProof/>
            <w:webHidden/>
          </w:rPr>
          <w:fldChar w:fldCharType="begin"/>
        </w:r>
        <w:r>
          <w:rPr>
            <w:noProof/>
            <w:webHidden/>
          </w:rPr>
          <w:instrText xml:space="preserve"> PAGEREF _Toc219962966 \h </w:instrText>
        </w:r>
        <w:r>
          <w:rPr>
            <w:noProof/>
            <w:webHidden/>
          </w:rPr>
        </w:r>
        <w:r>
          <w:rPr>
            <w:noProof/>
            <w:webHidden/>
          </w:rPr>
          <w:fldChar w:fldCharType="separate"/>
        </w:r>
        <w:r>
          <w:rPr>
            <w:noProof/>
            <w:webHidden/>
          </w:rPr>
          <w:t>23</w:t>
        </w:r>
        <w:r>
          <w:rPr>
            <w:noProof/>
            <w:webHidden/>
          </w:rPr>
          <w:fldChar w:fldCharType="end"/>
        </w:r>
      </w:hyperlink>
    </w:p>
    <w:p w14:paraId="0286A953" w14:textId="5FCDA904"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7" w:history="1">
        <w:r w:rsidRPr="00BE7481">
          <w:rPr>
            <w:rStyle w:val="Hipervnculo"/>
            <w:noProof/>
          </w:rPr>
          <w:t>4.4</w:t>
        </w:r>
        <w:r>
          <w:rPr>
            <w:rFonts w:eastAsiaTheme="minorEastAsia"/>
            <w:noProof/>
            <w:kern w:val="2"/>
            <w:sz w:val="24"/>
            <w:szCs w:val="24"/>
            <w:lang w:eastAsia="es-ES"/>
            <w14:ligatures w14:val="standardContextual"/>
          </w:rPr>
          <w:tab/>
        </w:r>
        <w:r w:rsidRPr="00BE7481">
          <w:rPr>
            <w:rStyle w:val="Hipervnculo"/>
            <w:noProof/>
          </w:rPr>
          <w:t>Pruebas</w:t>
        </w:r>
        <w:r>
          <w:rPr>
            <w:noProof/>
            <w:webHidden/>
          </w:rPr>
          <w:tab/>
        </w:r>
        <w:r>
          <w:rPr>
            <w:noProof/>
            <w:webHidden/>
          </w:rPr>
          <w:fldChar w:fldCharType="begin"/>
        </w:r>
        <w:r>
          <w:rPr>
            <w:noProof/>
            <w:webHidden/>
          </w:rPr>
          <w:instrText xml:space="preserve"> PAGEREF _Toc219962967 \h </w:instrText>
        </w:r>
        <w:r>
          <w:rPr>
            <w:noProof/>
            <w:webHidden/>
          </w:rPr>
        </w:r>
        <w:r>
          <w:rPr>
            <w:noProof/>
            <w:webHidden/>
          </w:rPr>
          <w:fldChar w:fldCharType="separate"/>
        </w:r>
        <w:r>
          <w:rPr>
            <w:noProof/>
            <w:webHidden/>
          </w:rPr>
          <w:t>23</w:t>
        </w:r>
        <w:r>
          <w:rPr>
            <w:noProof/>
            <w:webHidden/>
          </w:rPr>
          <w:fldChar w:fldCharType="end"/>
        </w:r>
      </w:hyperlink>
    </w:p>
    <w:p w14:paraId="031A80D7" w14:textId="162B65D0"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8" w:history="1">
        <w:r w:rsidRPr="00BE7481">
          <w:rPr>
            <w:rStyle w:val="Hipervnculo"/>
            <w:noProof/>
          </w:rPr>
          <w:t>4.5</w:t>
        </w:r>
        <w:r>
          <w:rPr>
            <w:rFonts w:eastAsiaTheme="minorEastAsia"/>
            <w:noProof/>
            <w:kern w:val="2"/>
            <w:sz w:val="24"/>
            <w:szCs w:val="24"/>
            <w:lang w:eastAsia="es-ES"/>
            <w14:ligatures w14:val="standardContextual"/>
          </w:rPr>
          <w:tab/>
        </w:r>
        <w:r w:rsidRPr="00BE7481">
          <w:rPr>
            <w:rStyle w:val="Hipervnculo"/>
            <w:noProof/>
          </w:rPr>
          <w:t>Despliegue</w:t>
        </w:r>
        <w:r>
          <w:rPr>
            <w:noProof/>
            <w:webHidden/>
          </w:rPr>
          <w:tab/>
        </w:r>
        <w:r>
          <w:rPr>
            <w:noProof/>
            <w:webHidden/>
          </w:rPr>
          <w:fldChar w:fldCharType="begin"/>
        </w:r>
        <w:r>
          <w:rPr>
            <w:noProof/>
            <w:webHidden/>
          </w:rPr>
          <w:instrText xml:space="preserve"> PAGEREF _Toc219962968 \h </w:instrText>
        </w:r>
        <w:r>
          <w:rPr>
            <w:noProof/>
            <w:webHidden/>
          </w:rPr>
        </w:r>
        <w:r>
          <w:rPr>
            <w:noProof/>
            <w:webHidden/>
          </w:rPr>
          <w:fldChar w:fldCharType="separate"/>
        </w:r>
        <w:r>
          <w:rPr>
            <w:noProof/>
            <w:webHidden/>
          </w:rPr>
          <w:t>23</w:t>
        </w:r>
        <w:r>
          <w:rPr>
            <w:noProof/>
            <w:webHidden/>
          </w:rPr>
          <w:fldChar w:fldCharType="end"/>
        </w:r>
      </w:hyperlink>
    </w:p>
    <w:p w14:paraId="2ACD679D" w14:textId="4C9000B7" w:rsidR="00D065F8" w:rsidRDefault="00D065F8">
      <w:pPr>
        <w:pStyle w:val="TDC1"/>
        <w:rPr>
          <w:rFonts w:eastAsiaTheme="minorEastAsia"/>
          <w:noProof/>
          <w:kern w:val="2"/>
          <w:sz w:val="24"/>
          <w:szCs w:val="24"/>
          <w:lang w:eastAsia="es-ES"/>
          <w14:ligatures w14:val="standardContextual"/>
        </w:rPr>
      </w:pPr>
      <w:hyperlink w:anchor="_Toc219962969" w:history="1">
        <w:r w:rsidRPr="00BE7481">
          <w:rPr>
            <w:rStyle w:val="Hipervnculo"/>
            <w:noProof/>
          </w:rPr>
          <w:t>5</w:t>
        </w:r>
        <w:r>
          <w:rPr>
            <w:rFonts w:eastAsiaTheme="minorEastAsia"/>
            <w:noProof/>
            <w:kern w:val="2"/>
            <w:sz w:val="24"/>
            <w:szCs w:val="24"/>
            <w:lang w:eastAsia="es-ES"/>
            <w14:ligatures w14:val="standardContextual"/>
          </w:rPr>
          <w:tab/>
        </w:r>
        <w:r w:rsidRPr="00BE7481">
          <w:rPr>
            <w:rStyle w:val="Hipervnculo"/>
            <w:noProof/>
          </w:rPr>
          <w:t>Conclusiones y vías futuras</w:t>
        </w:r>
        <w:r>
          <w:rPr>
            <w:noProof/>
            <w:webHidden/>
          </w:rPr>
          <w:tab/>
        </w:r>
        <w:r>
          <w:rPr>
            <w:noProof/>
            <w:webHidden/>
          </w:rPr>
          <w:fldChar w:fldCharType="begin"/>
        </w:r>
        <w:r>
          <w:rPr>
            <w:noProof/>
            <w:webHidden/>
          </w:rPr>
          <w:instrText xml:space="preserve"> PAGEREF _Toc219962969 \h </w:instrText>
        </w:r>
        <w:r>
          <w:rPr>
            <w:noProof/>
            <w:webHidden/>
          </w:rPr>
        </w:r>
        <w:r>
          <w:rPr>
            <w:noProof/>
            <w:webHidden/>
          </w:rPr>
          <w:fldChar w:fldCharType="separate"/>
        </w:r>
        <w:r>
          <w:rPr>
            <w:noProof/>
            <w:webHidden/>
          </w:rPr>
          <w:t>24</w:t>
        </w:r>
        <w:r>
          <w:rPr>
            <w:noProof/>
            <w:webHidden/>
          </w:rPr>
          <w:fldChar w:fldCharType="end"/>
        </w:r>
      </w:hyperlink>
    </w:p>
    <w:p w14:paraId="250CC2A8" w14:textId="5FB5CEE4" w:rsidR="00D065F8" w:rsidRDefault="00D065F8">
      <w:pPr>
        <w:pStyle w:val="TDC1"/>
        <w:rPr>
          <w:rFonts w:eastAsiaTheme="minorEastAsia"/>
          <w:noProof/>
          <w:kern w:val="2"/>
          <w:sz w:val="24"/>
          <w:szCs w:val="24"/>
          <w:lang w:eastAsia="es-ES"/>
          <w14:ligatures w14:val="standardContextual"/>
        </w:rPr>
      </w:pPr>
      <w:hyperlink w:anchor="_Toc219962970" w:history="1">
        <w:r w:rsidRPr="00BE7481">
          <w:rPr>
            <w:rStyle w:val="Hipervnculo"/>
            <w:noProof/>
          </w:rPr>
          <w:t>6</w:t>
        </w:r>
        <w:r>
          <w:rPr>
            <w:rFonts w:eastAsiaTheme="minorEastAsia"/>
            <w:noProof/>
            <w:kern w:val="2"/>
            <w:sz w:val="24"/>
            <w:szCs w:val="24"/>
            <w:lang w:eastAsia="es-ES"/>
            <w14:ligatures w14:val="standardContextual"/>
          </w:rPr>
          <w:tab/>
        </w:r>
        <w:r w:rsidRPr="00BE7481">
          <w:rPr>
            <w:rStyle w:val="Hipervnculo"/>
            <w:noProof/>
          </w:rPr>
          <w:t>Bibliografía</w:t>
        </w:r>
        <w:r>
          <w:rPr>
            <w:noProof/>
            <w:webHidden/>
          </w:rPr>
          <w:tab/>
        </w:r>
        <w:r>
          <w:rPr>
            <w:noProof/>
            <w:webHidden/>
          </w:rPr>
          <w:fldChar w:fldCharType="begin"/>
        </w:r>
        <w:r>
          <w:rPr>
            <w:noProof/>
            <w:webHidden/>
          </w:rPr>
          <w:instrText xml:space="preserve"> PAGEREF _Toc219962970 \h </w:instrText>
        </w:r>
        <w:r>
          <w:rPr>
            <w:noProof/>
            <w:webHidden/>
          </w:rPr>
        </w:r>
        <w:r>
          <w:rPr>
            <w:noProof/>
            <w:webHidden/>
          </w:rPr>
          <w:fldChar w:fldCharType="separate"/>
        </w:r>
        <w:r>
          <w:rPr>
            <w:noProof/>
            <w:webHidden/>
          </w:rPr>
          <w:t>25</w:t>
        </w:r>
        <w:r>
          <w:rPr>
            <w:noProof/>
            <w:webHidden/>
          </w:rPr>
          <w:fldChar w:fldCharType="end"/>
        </w:r>
      </w:hyperlink>
    </w:p>
    <w:p w14:paraId="409472E2" w14:textId="759463F2" w:rsidR="003D4D41" w:rsidRPr="007B1868" w:rsidRDefault="003D4D41" w:rsidP="003D4D41">
      <w:r w:rsidRPr="007B1868">
        <w:fldChar w:fldCharType="end"/>
      </w:r>
    </w:p>
    <w:p w14:paraId="1A081FB2" w14:textId="77777777" w:rsidR="00113388" w:rsidRPr="007B1868" w:rsidRDefault="00113388" w:rsidP="003D4D41"/>
    <w:p w14:paraId="5BD7836E" w14:textId="77777777" w:rsidR="00025B2F" w:rsidRPr="007B1868" w:rsidRDefault="00025B2F">
      <w:pPr>
        <w:jc w:val="left"/>
        <w:rPr>
          <w:b/>
        </w:rPr>
      </w:pPr>
      <w:r w:rsidRPr="007B1868">
        <w:rPr>
          <w:b/>
        </w:rPr>
        <w:br w:type="page"/>
      </w:r>
    </w:p>
    <w:p w14:paraId="44B4B01A" w14:textId="56FDA609" w:rsidR="003D4D41" w:rsidRPr="007B1868" w:rsidRDefault="003D4D41" w:rsidP="00113388">
      <w:pPr>
        <w:jc w:val="center"/>
        <w:rPr>
          <w:b/>
        </w:rPr>
      </w:pPr>
      <w:r w:rsidRPr="007B1868">
        <w:rPr>
          <w:b/>
        </w:rPr>
        <w:lastRenderedPageBreak/>
        <w:t>ÍNDICE DE FIGURAS</w:t>
      </w:r>
    </w:p>
    <w:p w14:paraId="7D922BCF" w14:textId="4EC817E5" w:rsidR="00313C56"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0846213" w:history="1">
        <w:r w:rsidR="00313C56" w:rsidRPr="001772F6">
          <w:rPr>
            <w:rStyle w:val="Hipervnculo"/>
            <w:noProof/>
          </w:rPr>
          <w:t>Figura 1. Aplicación web Letterboxd</w:t>
        </w:r>
        <w:r w:rsidR="00313C56">
          <w:rPr>
            <w:noProof/>
            <w:webHidden/>
          </w:rPr>
          <w:tab/>
        </w:r>
        <w:r w:rsidR="00313C56">
          <w:rPr>
            <w:noProof/>
            <w:webHidden/>
          </w:rPr>
          <w:fldChar w:fldCharType="begin"/>
        </w:r>
        <w:r w:rsidR="00313C56">
          <w:rPr>
            <w:noProof/>
            <w:webHidden/>
          </w:rPr>
          <w:instrText xml:space="preserve"> PAGEREF _Toc220846213 \h </w:instrText>
        </w:r>
        <w:r w:rsidR="00313C56">
          <w:rPr>
            <w:noProof/>
            <w:webHidden/>
          </w:rPr>
        </w:r>
        <w:r w:rsidR="00313C56">
          <w:rPr>
            <w:noProof/>
            <w:webHidden/>
          </w:rPr>
          <w:fldChar w:fldCharType="separate"/>
        </w:r>
        <w:r w:rsidR="00313C56">
          <w:rPr>
            <w:noProof/>
            <w:webHidden/>
          </w:rPr>
          <w:t>3</w:t>
        </w:r>
        <w:r w:rsidR="00313C56">
          <w:rPr>
            <w:noProof/>
            <w:webHidden/>
          </w:rPr>
          <w:fldChar w:fldCharType="end"/>
        </w:r>
      </w:hyperlink>
    </w:p>
    <w:p w14:paraId="6BA79676" w14:textId="39B5E66C"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4" w:history="1">
        <w:r w:rsidRPr="001772F6">
          <w:rPr>
            <w:rStyle w:val="Hipervnculo"/>
            <w:noProof/>
          </w:rPr>
          <w:t>Figura 2. Aplicación web IMDb</w:t>
        </w:r>
        <w:r>
          <w:rPr>
            <w:noProof/>
            <w:webHidden/>
          </w:rPr>
          <w:tab/>
        </w:r>
        <w:r>
          <w:rPr>
            <w:noProof/>
            <w:webHidden/>
          </w:rPr>
          <w:fldChar w:fldCharType="begin"/>
        </w:r>
        <w:r>
          <w:rPr>
            <w:noProof/>
            <w:webHidden/>
          </w:rPr>
          <w:instrText xml:space="preserve"> PAGEREF _Toc220846214 \h </w:instrText>
        </w:r>
        <w:r>
          <w:rPr>
            <w:noProof/>
            <w:webHidden/>
          </w:rPr>
        </w:r>
        <w:r>
          <w:rPr>
            <w:noProof/>
            <w:webHidden/>
          </w:rPr>
          <w:fldChar w:fldCharType="separate"/>
        </w:r>
        <w:r>
          <w:rPr>
            <w:noProof/>
            <w:webHidden/>
          </w:rPr>
          <w:t>3</w:t>
        </w:r>
        <w:r>
          <w:rPr>
            <w:noProof/>
            <w:webHidden/>
          </w:rPr>
          <w:fldChar w:fldCharType="end"/>
        </w:r>
      </w:hyperlink>
    </w:p>
    <w:p w14:paraId="17442D39" w14:textId="77F08CD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5" w:history="1">
        <w:r w:rsidRPr="001772F6">
          <w:rPr>
            <w:rStyle w:val="Hipervnculo"/>
            <w:noProof/>
          </w:rPr>
          <w:t>Figura 3. Aplicación web Serializd</w:t>
        </w:r>
        <w:r>
          <w:rPr>
            <w:noProof/>
            <w:webHidden/>
          </w:rPr>
          <w:tab/>
        </w:r>
        <w:r>
          <w:rPr>
            <w:noProof/>
            <w:webHidden/>
          </w:rPr>
          <w:fldChar w:fldCharType="begin"/>
        </w:r>
        <w:r>
          <w:rPr>
            <w:noProof/>
            <w:webHidden/>
          </w:rPr>
          <w:instrText xml:space="preserve"> PAGEREF _Toc220846215 \h </w:instrText>
        </w:r>
        <w:r>
          <w:rPr>
            <w:noProof/>
            <w:webHidden/>
          </w:rPr>
        </w:r>
        <w:r>
          <w:rPr>
            <w:noProof/>
            <w:webHidden/>
          </w:rPr>
          <w:fldChar w:fldCharType="separate"/>
        </w:r>
        <w:r>
          <w:rPr>
            <w:noProof/>
            <w:webHidden/>
          </w:rPr>
          <w:t>4</w:t>
        </w:r>
        <w:r>
          <w:rPr>
            <w:noProof/>
            <w:webHidden/>
          </w:rPr>
          <w:fldChar w:fldCharType="end"/>
        </w:r>
      </w:hyperlink>
    </w:p>
    <w:p w14:paraId="2D879D07" w14:textId="3FD77BB1"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6" w:history="1">
        <w:r w:rsidRPr="001772F6">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_Toc220846216 \h </w:instrText>
        </w:r>
        <w:r>
          <w:rPr>
            <w:noProof/>
            <w:webHidden/>
          </w:rPr>
        </w:r>
        <w:r>
          <w:rPr>
            <w:noProof/>
            <w:webHidden/>
          </w:rPr>
          <w:fldChar w:fldCharType="separate"/>
        </w:r>
        <w:r>
          <w:rPr>
            <w:noProof/>
            <w:webHidden/>
          </w:rPr>
          <w:t>10</w:t>
        </w:r>
        <w:r>
          <w:rPr>
            <w:noProof/>
            <w:webHidden/>
          </w:rPr>
          <w:fldChar w:fldCharType="end"/>
        </w:r>
      </w:hyperlink>
    </w:p>
    <w:p w14:paraId="469FEDA9" w14:textId="4B5C8CB9"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7" w:history="1">
        <w:r w:rsidRPr="001772F6">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_Toc220846217 \h </w:instrText>
        </w:r>
        <w:r>
          <w:rPr>
            <w:noProof/>
            <w:webHidden/>
          </w:rPr>
        </w:r>
        <w:r>
          <w:rPr>
            <w:noProof/>
            <w:webHidden/>
          </w:rPr>
          <w:fldChar w:fldCharType="separate"/>
        </w:r>
        <w:r>
          <w:rPr>
            <w:noProof/>
            <w:webHidden/>
          </w:rPr>
          <w:t>11</w:t>
        </w:r>
        <w:r>
          <w:rPr>
            <w:noProof/>
            <w:webHidden/>
          </w:rPr>
          <w:fldChar w:fldCharType="end"/>
        </w:r>
      </w:hyperlink>
    </w:p>
    <w:p w14:paraId="006D3741" w14:textId="744772A3"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8" w:history="1">
        <w:r w:rsidRPr="001772F6">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_Toc220846218 \h </w:instrText>
        </w:r>
        <w:r>
          <w:rPr>
            <w:noProof/>
            <w:webHidden/>
          </w:rPr>
        </w:r>
        <w:r>
          <w:rPr>
            <w:noProof/>
            <w:webHidden/>
          </w:rPr>
          <w:fldChar w:fldCharType="separate"/>
        </w:r>
        <w:r>
          <w:rPr>
            <w:noProof/>
            <w:webHidden/>
          </w:rPr>
          <w:t>12</w:t>
        </w:r>
        <w:r>
          <w:rPr>
            <w:noProof/>
            <w:webHidden/>
          </w:rPr>
          <w:fldChar w:fldCharType="end"/>
        </w:r>
      </w:hyperlink>
    </w:p>
    <w:p w14:paraId="78ED5755" w14:textId="1DAD667D"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9" w:history="1">
        <w:r w:rsidRPr="001772F6">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_Toc220846219 \h </w:instrText>
        </w:r>
        <w:r>
          <w:rPr>
            <w:noProof/>
            <w:webHidden/>
          </w:rPr>
        </w:r>
        <w:r>
          <w:rPr>
            <w:noProof/>
            <w:webHidden/>
          </w:rPr>
          <w:fldChar w:fldCharType="separate"/>
        </w:r>
        <w:r>
          <w:rPr>
            <w:noProof/>
            <w:webHidden/>
          </w:rPr>
          <w:t>13</w:t>
        </w:r>
        <w:r>
          <w:rPr>
            <w:noProof/>
            <w:webHidden/>
          </w:rPr>
          <w:fldChar w:fldCharType="end"/>
        </w:r>
      </w:hyperlink>
    </w:p>
    <w:p w14:paraId="443C43DA" w14:textId="0BBCDE0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0" w:history="1">
        <w:r w:rsidRPr="001772F6">
          <w:rPr>
            <w:rStyle w:val="Hipervnculo"/>
            <w:noProof/>
          </w:rPr>
          <w:t>Figura 8. Arquitectura de MovieMate</w:t>
        </w:r>
        <w:r>
          <w:rPr>
            <w:noProof/>
            <w:webHidden/>
          </w:rPr>
          <w:tab/>
        </w:r>
        <w:r>
          <w:rPr>
            <w:noProof/>
            <w:webHidden/>
          </w:rPr>
          <w:fldChar w:fldCharType="begin"/>
        </w:r>
        <w:r>
          <w:rPr>
            <w:noProof/>
            <w:webHidden/>
          </w:rPr>
          <w:instrText xml:space="preserve"> PAGEREF _Toc220846220 \h </w:instrText>
        </w:r>
        <w:r>
          <w:rPr>
            <w:noProof/>
            <w:webHidden/>
          </w:rPr>
        </w:r>
        <w:r>
          <w:rPr>
            <w:noProof/>
            <w:webHidden/>
          </w:rPr>
          <w:fldChar w:fldCharType="separate"/>
        </w:r>
        <w:r>
          <w:rPr>
            <w:noProof/>
            <w:webHidden/>
          </w:rPr>
          <w:t>14</w:t>
        </w:r>
        <w:r>
          <w:rPr>
            <w:noProof/>
            <w:webHidden/>
          </w:rPr>
          <w:fldChar w:fldCharType="end"/>
        </w:r>
      </w:hyperlink>
    </w:p>
    <w:p w14:paraId="5703DDD5" w14:textId="1DA90A86"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1" w:history="1">
        <w:r w:rsidRPr="001772F6">
          <w:rPr>
            <w:rStyle w:val="Hipervnculo"/>
            <w:noProof/>
          </w:rPr>
          <w:t>Figura 9. Diagrama ER de MovieMate</w:t>
        </w:r>
        <w:r>
          <w:rPr>
            <w:noProof/>
            <w:webHidden/>
          </w:rPr>
          <w:tab/>
        </w:r>
        <w:r>
          <w:rPr>
            <w:noProof/>
            <w:webHidden/>
          </w:rPr>
          <w:fldChar w:fldCharType="begin"/>
        </w:r>
        <w:r>
          <w:rPr>
            <w:noProof/>
            <w:webHidden/>
          </w:rPr>
          <w:instrText xml:space="preserve"> PAGEREF _Toc220846221 \h </w:instrText>
        </w:r>
        <w:r>
          <w:rPr>
            <w:noProof/>
            <w:webHidden/>
          </w:rPr>
        </w:r>
        <w:r>
          <w:rPr>
            <w:noProof/>
            <w:webHidden/>
          </w:rPr>
          <w:fldChar w:fldCharType="separate"/>
        </w:r>
        <w:r>
          <w:rPr>
            <w:noProof/>
            <w:webHidden/>
          </w:rPr>
          <w:t>15</w:t>
        </w:r>
        <w:r>
          <w:rPr>
            <w:noProof/>
            <w:webHidden/>
          </w:rPr>
          <w:fldChar w:fldCharType="end"/>
        </w:r>
      </w:hyperlink>
    </w:p>
    <w:p w14:paraId="4A6213D6" w14:textId="63C5A429"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2" w:history="1">
        <w:r w:rsidRPr="001772F6">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_Toc220846222 \h </w:instrText>
        </w:r>
        <w:r>
          <w:rPr>
            <w:noProof/>
            <w:webHidden/>
          </w:rPr>
        </w:r>
        <w:r>
          <w:rPr>
            <w:noProof/>
            <w:webHidden/>
          </w:rPr>
          <w:fldChar w:fldCharType="separate"/>
        </w:r>
        <w:r>
          <w:rPr>
            <w:noProof/>
            <w:webHidden/>
          </w:rPr>
          <w:t>20</w:t>
        </w:r>
        <w:r>
          <w:rPr>
            <w:noProof/>
            <w:webHidden/>
          </w:rPr>
          <w:fldChar w:fldCharType="end"/>
        </w:r>
      </w:hyperlink>
    </w:p>
    <w:p w14:paraId="2F9FE251" w14:textId="6354D64E"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3" w:history="1">
        <w:r w:rsidRPr="001772F6">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_Toc220846223 \h </w:instrText>
        </w:r>
        <w:r>
          <w:rPr>
            <w:noProof/>
            <w:webHidden/>
          </w:rPr>
        </w:r>
        <w:r>
          <w:rPr>
            <w:noProof/>
            <w:webHidden/>
          </w:rPr>
          <w:fldChar w:fldCharType="separate"/>
        </w:r>
        <w:r>
          <w:rPr>
            <w:noProof/>
            <w:webHidden/>
          </w:rPr>
          <w:t>20</w:t>
        </w:r>
        <w:r>
          <w:rPr>
            <w:noProof/>
            <w:webHidden/>
          </w:rPr>
          <w:fldChar w:fldCharType="end"/>
        </w:r>
      </w:hyperlink>
    </w:p>
    <w:p w14:paraId="23BA14A5" w14:textId="65524722"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4" w:history="1">
        <w:r w:rsidRPr="001772F6">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_Toc220846224 \h </w:instrText>
        </w:r>
        <w:r>
          <w:rPr>
            <w:noProof/>
            <w:webHidden/>
          </w:rPr>
        </w:r>
        <w:r>
          <w:rPr>
            <w:noProof/>
            <w:webHidden/>
          </w:rPr>
          <w:fldChar w:fldCharType="separate"/>
        </w:r>
        <w:r>
          <w:rPr>
            <w:noProof/>
            <w:webHidden/>
          </w:rPr>
          <w:t>21</w:t>
        </w:r>
        <w:r>
          <w:rPr>
            <w:noProof/>
            <w:webHidden/>
          </w:rPr>
          <w:fldChar w:fldCharType="end"/>
        </w:r>
      </w:hyperlink>
    </w:p>
    <w:p w14:paraId="34B6C1E7" w14:textId="61BD391F"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5" w:history="1">
        <w:r w:rsidRPr="001772F6">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_Toc220846225 \h </w:instrText>
        </w:r>
        <w:r>
          <w:rPr>
            <w:noProof/>
            <w:webHidden/>
          </w:rPr>
        </w:r>
        <w:r>
          <w:rPr>
            <w:noProof/>
            <w:webHidden/>
          </w:rPr>
          <w:fldChar w:fldCharType="separate"/>
        </w:r>
        <w:r>
          <w:rPr>
            <w:noProof/>
            <w:webHidden/>
          </w:rPr>
          <w:t>22</w:t>
        </w:r>
        <w:r>
          <w:rPr>
            <w:noProof/>
            <w:webHidden/>
          </w:rPr>
          <w:fldChar w:fldCharType="end"/>
        </w:r>
      </w:hyperlink>
    </w:p>
    <w:p w14:paraId="62398B17" w14:textId="064A9D4E"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6" w:history="1">
        <w:r w:rsidRPr="001772F6">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_Toc220846226 \h </w:instrText>
        </w:r>
        <w:r>
          <w:rPr>
            <w:noProof/>
            <w:webHidden/>
          </w:rPr>
        </w:r>
        <w:r>
          <w:rPr>
            <w:noProof/>
            <w:webHidden/>
          </w:rPr>
          <w:fldChar w:fldCharType="separate"/>
        </w:r>
        <w:r>
          <w:rPr>
            <w:noProof/>
            <w:webHidden/>
          </w:rPr>
          <w:t>23</w:t>
        </w:r>
        <w:r>
          <w:rPr>
            <w:noProof/>
            <w:webHidden/>
          </w:rPr>
          <w:fldChar w:fldCharType="end"/>
        </w:r>
      </w:hyperlink>
    </w:p>
    <w:p w14:paraId="5499D8D5" w14:textId="39275108"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7" w:history="1">
        <w:r w:rsidRPr="001772F6">
          <w:rPr>
            <w:rStyle w:val="Hipervnculo"/>
            <w:noProof/>
          </w:rPr>
          <w:t>Figura 15. Configuración de seguridad</w:t>
        </w:r>
        <w:r>
          <w:rPr>
            <w:noProof/>
            <w:webHidden/>
          </w:rPr>
          <w:tab/>
        </w:r>
        <w:r>
          <w:rPr>
            <w:noProof/>
            <w:webHidden/>
          </w:rPr>
          <w:fldChar w:fldCharType="begin"/>
        </w:r>
        <w:r>
          <w:rPr>
            <w:noProof/>
            <w:webHidden/>
          </w:rPr>
          <w:instrText xml:space="preserve"> PAGEREF _Toc220846227 \h </w:instrText>
        </w:r>
        <w:r>
          <w:rPr>
            <w:noProof/>
            <w:webHidden/>
          </w:rPr>
        </w:r>
        <w:r>
          <w:rPr>
            <w:noProof/>
            <w:webHidden/>
          </w:rPr>
          <w:fldChar w:fldCharType="separate"/>
        </w:r>
        <w:r>
          <w:rPr>
            <w:noProof/>
            <w:webHidden/>
          </w:rPr>
          <w:t>24</w:t>
        </w:r>
        <w:r>
          <w:rPr>
            <w:noProof/>
            <w:webHidden/>
          </w:rPr>
          <w:fldChar w:fldCharType="end"/>
        </w:r>
      </w:hyperlink>
    </w:p>
    <w:p w14:paraId="2D20374D" w14:textId="5952F618"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8" w:history="1">
        <w:r w:rsidRPr="001772F6">
          <w:rPr>
            <w:rStyle w:val="Hipervnculo"/>
            <w:noProof/>
          </w:rPr>
          <w:t>Figura 16. Ejemplo DTO</w:t>
        </w:r>
        <w:r>
          <w:rPr>
            <w:noProof/>
            <w:webHidden/>
          </w:rPr>
          <w:tab/>
        </w:r>
        <w:r>
          <w:rPr>
            <w:noProof/>
            <w:webHidden/>
          </w:rPr>
          <w:fldChar w:fldCharType="begin"/>
        </w:r>
        <w:r>
          <w:rPr>
            <w:noProof/>
            <w:webHidden/>
          </w:rPr>
          <w:instrText xml:space="preserve"> PAGEREF _Toc220846228 \h </w:instrText>
        </w:r>
        <w:r>
          <w:rPr>
            <w:noProof/>
            <w:webHidden/>
          </w:rPr>
        </w:r>
        <w:r>
          <w:rPr>
            <w:noProof/>
            <w:webHidden/>
          </w:rPr>
          <w:fldChar w:fldCharType="separate"/>
        </w:r>
        <w:r>
          <w:rPr>
            <w:noProof/>
            <w:webHidden/>
          </w:rPr>
          <w:t>25</w:t>
        </w:r>
        <w:r>
          <w:rPr>
            <w:noProof/>
            <w:webHidden/>
          </w:rPr>
          <w:fldChar w:fldCharType="end"/>
        </w:r>
      </w:hyperlink>
    </w:p>
    <w:p w14:paraId="47F6493B" w14:textId="4E8EFB3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9" w:history="1">
        <w:r w:rsidRPr="001772F6">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_Toc220846229 \h </w:instrText>
        </w:r>
        <w:r>
          <w:rPr>
            <w:noProof/>
            <w:webHidden/>
          </w:rPr>
        </w:r>
        <w:r>
          <w:rPr>
            <w:noProof/>
            <w:webHidden/>
          </w:rPr>
          <w:fldChar w:fldCharType="separate"/>
        </w:r>
        <w:r>
          <w:rPr>
            <w:noProof/>
            <w:webHidden/>
          </w:rPr>
          <w:t>26</w:t>
        </w:r>
        <w:r>
          <w:rPr>
            <w:noProof/>
            <w:webHidden/>
          </w:rPr>
          <w:fldChar w:fldCharType="end"/>
        </w:r>
      </w:hyperlink>
    </w:p>
    <w:p w14:paraId="158BC73A" w14:textId="4E64487B"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7BEE1C0D" w14:textId="395A84BA" w:rsidR="002D7CD7"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19626071" w:history="1">
        <w:r w:rsidR="002D7CD7" w:rsidRPr="00B9501A">
          <w:rPr>
            <w:rStyle w:val="Hipervnculo"/>
            <w:noProof/>
          </w:rPr>
          <w:t>Tabla 1. Resumen comparativo de las soluciones analizadas</w:t>
        </w:r>
        <w:r w:rsidR="002D7CD7">
          <w:rPr>
            <w:noProof/>
            <w:webHidden/>
          </w:rPr>
          <w:tab/>
        </w:r>
        <w:r w:rsidR="002D7CD7">
          <w:rPr>
            <w:noProof/>
            <w:webHidden/>
          </w:rPr>
          <w:fldChar w:fldCharType="begin"/>
        </w:r>
        <w:r w:rsidR="002D7CD7">
          <w:rPr>
            <w:noProof/>
            <w:webHidden/>
          </w:rPr>
          <w:instrText xml:space="preserve"> PAGEREF _Toc219626071 \h </w:instrText>
        </w:r>
        <w:r w:rsidR="002D7CD7">
          <w:rPr>
            <w:noProof/>
            <w:webHidden/>
          </w:rPr>
        </w:r>
        <w:r w:rsidR="002D7CD7">
          <w:rPr>
            <w:noProof/>
            <w:webHidden/>
          </w:rPr>
          <w:fldChar w:fldCharType="separate"/>
        </w:r>
        <w:r w:rsidR="002D7CD7">
          <w:rPr>
            <w:noProof/>
            <w:webHidden/>
          </w:rPr>
          <w:t>5</w:t>
        </w:r>
        <w:r w:rsidR="002D7CD7">
          <w:rPr>
            <w:noProof/>
            <w:webHidden/>
          </w:rPr>
          <w:fldChar w:fldCharType="end"/>
        </w:r>
      </w:hyperlink>
    </w:p>
    <w:p w14:paraId="78B7267D" w14:textId="59E97D94"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2" w:history="1">
        <w:r w:rsidRPr="00B9501A">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_Toc219626072 \h </w:instrText>
        </w:r>
        <w:r>
          <w:rPr>
            <w:noProof/>
            <w:webHidden/>
          </w:rPr>
        </w:r>
        <w:r>
          <w:rPr>
            <w:noProof/>
            <w:webHidden/>
          </w:rPr>
          <w:fldChar w:fldCharType="separate"/>
        </w:r>
        <w:r>
          <w:rPr>
            <w:noProof/>
            <w:webHidden/>
          </w:rPr>
          <w:t>8</w:t>
        </w:r>
        <w:r>
          <w:rPr>
            <w:noProof/>
            <w:webHidden/>
          </w:rPr>
          <w:fldChar w:fldCharType="end"/>
        </w:r>
      </w:hyperlink>
    </w:p>
    <w:p w14:paraId="254C8EB6" w14:textId="65E882F6"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3" w:history="1">
        <w:r w:rsidRPr="00B9501A">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_Toc219626073 \h </w:instrText>
        </w:r>
        <w:r>
          <w:rPr>
            <w:noProof/>
            <w:webHidden/>
          </w:rPr>
        </w:r>
        <w:r>
          <w:rPr>
            <w:noProof/>
            <w:webHidden/>
          </w:rPr>
          <w:fldChar w:fldCharType="separate"/>
        </w:r>
        <w:r>
          <w:rPr>
            <w:noProof/>
            <w:webHidden/>
          </w:rPr>
          <w:t>9</w:t>
        </w:r>
        <w:r>
          <w:rPr>
            <w:noProof/>
            <w:webHidden/>
          </w:rPr>
          <w:fldChar w:fldCharType="end"/>
        </w:r>
      </w:hyperlink>
    </w:p>
    <w:p w14:paraId="050B94FE" w14:textId="0B5F9BAE"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4" w:history="1">
        <w:r w:rsidRPr="00B9501A">
          <w:rPr>
            <w:rStyle w:val="Hipervnculo"/>
            <w:noProof/>
          </w:rPr>
          <w:t>Tabla 4. Endpoints de la aplicación</w:t>
        </w:r>
        <w:r>
          <w:rPr>
            <w:noProof/>
            <w:webHidden/>
          </w:rPr>
          <w:tab/>
        </w:r>
        <w:r>
          <w:rPr>
            <w:noProof/>
            <w:webHidden/>
          </w:rPr>
          <w:fldChar w:fldCharType="begin"/>
        </w:r>
        <w:r>
          <w:rPr>
            <w:noProof/>
            <w:webHidden/>
          </w:rPr>
          <w:instrText xml:space="preserve"> PAGEREF _Toc219626074 \h </w:instrText>
        </w:r>
        <w:r>
          <w:rPr>
            <w:noProof/>
            <w:webHidden/>
          </w:rPr>
        </w:r>
        <w:r>
          <w:rPr>
            <w:noProof/>
            <w:webHidden/>
          </w:rPr>
          <w:fldChar w:fldCharType="separate"/>
        </w:r>
        <w:r>
          <w:rPr>
            <w:noProof/>
            <w:webHidden/>
          </w:rPr>
          <w:t>15</w:t>
        </w:r>
        <w:r>
          <w:rPr>
            <w:noProof/>
            <w:webHidden/>
          </w:rPr>
          <w:fldChar w:fldCharType="end"/>
        </w:r>
      </w:hyperlink>
    </w:p>
    <w:p w14:paraId="44BE117B" w14:textId="285F8295"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19962943"/>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14:paraId="6D27BA0B" w14:textId="1FE66C1F" w:rsidR="00F57658" w:rsidRPr="007B1868" w:rsidRDefault="00F57658" w:rsidP="00F57658">
      <w:proofErr w:type="spellStart"/>
      <w:r w:rsidRPr="007B1868">
        <w:t>dddd</w:t>
      </w:r>
      <w:proofErr w:type="spellEnd"/>
    </w:p>
    <w:p w14:paraId="3E5135FC" w14:textId="2E02E054" w:rsidR="00114A1E" w:rsidRPr="007B1868" w:rsidRDefault="00114A1E" w:rsidP="00114A1E">
      <w:pPr>
        <w:pStyle w:val="Ttuloprevio"/>
      </w:pPr>
      <w:bookmarkStart w:id="1" w:name="_Toc219962944"/>
      <w:r w:rsidRPr="007B1868">
        <w:lastRenderedPageBreak/>
        <w:t xml:space="preserve">Extended </w:t>
      </w:r>
      <w:proofErr w:type="spellStart"/>
      <w:r w:rsidRPr="007B1868">
        <w:t>abstract</w:t>
      </w:r>
      <w:bookmarkEnd w:id="1"/>
      <w:proofErr w:type="spellEnd"/>
    </w:p>
    <w:p w14:paraId="4C90D984" w14:textId="3D547F6C" w:rsidR="00114A1E" w:rsidRPr="007B1868" w:rsidRDefault="00114A1E" w:rsidP="00114A1E">
      <w:pPr>
        <w:pStyle w:val="Comentario"/>
      </w:pPr>
      <w:r w:rsidRPr="007B1868">
        <w:t>Resumen extendido en inglés (2000 palabras)</w:t>
      </w:r>
      <w:r w:rsidR="00F4299F" w:rsidRPr="007B1868">
        <w:t xml:space="preserve">. En el </w:t>
      </w:r>
      <w:proofErr w:type="spellStart"/>
      <w:proofErr w:type="gramStart"/>
      <w:r w:rsidR="00F4299F" w:rsidRPr="007B1868">
        <w:t>abstract</w:t>
      </w:r>
      <w:proofErr w:type="spellEnd"/>
      <w:proofErr w:type="gramEnd"/>
      <w:r w:rsidR="00F4299F" w:rsidRPr="007B1868">
        <w:t xml:space="preserve"> conviene replicar de algún modo la estructura de la memoria en sí: (i) introducción, (</w:t>
      </w:r>
      <w:proofErr w:type="spellStart"/>
      <w:r w:rsidR="00F4299F" w:rsidRPr="007B1868">
        <w:t>ii</w:t>
      </w:r>
      <w:proofErr w:type="spellEnd"/>
      <w:r w:rsidR="00F4299F" w:rsidRPr="007B1868">
        <w:t>) estado del arte, (</w:t>
      </w:r>
      <w:proofErr w:type="spellStart"/>
      <w:r w:rsidR="00F4299F" w:rsidRPr="007B1868">
        <w:t>iii</w:t>
      </w:r>
      <w:proofErr w:type="spellEnd"/>
      <w:r w:rsidR="00F4299F" w:rsidRPr="007B1868">
        <w:t>) objetivos y metodología, (</w:t>
      </w:r>
      <w:proofErr w:type="spellStart"/>
      <w:r w:rsidR="00F4299F" w:rsidRPr="007B1868">
        <w:t>iv</w:t>
      </w:r>
      <w:proofErr w:type="spellEnd"/>
      <w:r w:rsidR="00F4299F" w:rsidRPr="007B1868">
        <w:t xml:space="preserve">) diseño y resolución del trabajo, (v) conclusiones y trabajo futuro. El contenido del </w:t>
      </w:r>
      <w:proofErr w:type="spellStart"/>
      <w:proofErr w:type="gramStart"/>
      <w:r w:rsidR="00F4299F" w:rsidRPr="007B1868">
        <w:t>abstract</w:t>
      </w:r>
      <w:proofErr w:type="spellEnd"/>
      <w:proofErr w:type="gramEnd"/>
      <w:r w:rsidR="00F4299F" w:rsidRPr="007B1868">
        <w:t xml:space="preserve"> tiene que abarcar todos esos conceptos en ese orden.</w:t>
      </w:r>
    </w:p>
    <w:p w14:paraId="6DA91B47" w14:textId="0AF8A640" w:rsidR="00FA2DC4" w:rsidRPr="007B1868" w:rsidRDefault="00FA2DC4" w:rsidP="00FA2DC4"/>
    <w:p w14:paraId="104ECEBE" w14:textId="3A5E0114" w:rsidR="001D73BC" w:rsidRPr="007B1868" w:rsidRDefault="001D73BC" w:rsidP="001D73BC"/>
    <w:p w14:paraId="0854EEA9" w14:textId="77777777" w:rsidR="00FA2DC4" w:rsidRPr="007B1868" w:rsidRDefault="00FA2DC4" w:rsidP="001D73BC">
      <w:pPr>
        <w:sectPr w:rsidR="00FA2DC4" w:rsidRPr="007B1868" w:rsidSect="00FA2DC4">
          <w:headerReference w:type="default" r:id="rId9"/>
          <w:footerReference w:type="default" r:id="rId10"/>
          <w:pgSz w:w="11906" w:h="16838"/>
          <w:pgMar w:top="1417" w:right="1701" w:bottom="1417" w:left="1701" w:header="708" w:footer="708" w:gutter="0"/>
          <w:pgNumType w:fmt="lowerRoman"/>
          <w:cols w:space="708"/>
          <w:titlePg/>
          <w:docGrid w:linePitch="360"/>
        </w:sectPr>
      </w:pPr>
    </w:p>
    <w:p w14:paraId="435C1CA1" w14:textId="0312EE84" w:rsidR="001D73BC" w:rsidRPr="007B1868" w:rsidRDefault="001D73BC" w:rsidP="001D73BC"/>
    <w:p w14:paraId="6BF5760A" w14:textId="77777777" w:rsidR="003D4D41" w:rsidRPr="007B1868" w:rsidRDefault="003D4D41" w:rsidP="00336390">
      <w:pPr>
        <w:pStyle w:val="Ttulo1"/>
      </w:pPr>
      <w:bookmarkStart w:id="2" w:name="_Toc219962945"/>
      <w:r w:rsidRPr="007B1868">
        <w:lastRenderedPageBreak/>
        <w:t>Introducción</w:t>
      </w:r>
      <w:bookmarkEnd w:id="2"/>
    </w:p>
    <w:p w14:paraId="42BE5CB6" w14:textId="77777777" w:rsidR="00043C37" w:rsidRPr="007B1868" w:rsidRDefault="00043C37" w:rsidP="00043C37">
      <w:pPr>
        <w:pStyle w:val="Comentario"/>
      </w:pPr>
      <w:r w:rsidRPr="007B1868">
        <w:t xml:space="preserve">Esto se escribe lo último, junto con el resumen y el </w:t>
      </w:r>
      <w:proofErr w:type="spellStart"/>
      <w:r w:rsidRPr="007B1868">
        <w:t>abstract</w:t>
      </w:r>
      <w:proofErr w:type="spellEnd"/>
      <w:r w:rsidRPr="007B1868">
        <w:t xml:space="preserve">.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19962946"/>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proofErr w:type="spellStart"/>
      <w:r w:rsidRPr="00916C01">
        <w:rPr>
          <w:b/>
          <w:bCs/>
          <w:rPrChange w:id="4" w:author="FRANCISCO GARCIA SANCHEZ" w:date="2026-02-09T10:18:00Z" w16du:dateUtc="2026-02-09T09:18:00Z">
            <w:rPr/>
          </w:rPrChange>
        </w:rPr>
        <w:t>MovieMate</w:t>
      </w:r>
      <w:proofErr w:type="spellEnd"/>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5" w:name="_Toc219962947"/>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proofErr w:type="spellStart"/>
      <w:r w:rsidRPr="006E2B82">
        <w:rPr>
          <w:i/>
          <w:iCs/>
        </w:rPr>
        <w:t>streaming</w:t>
      </w:r>
      <w:proofErr w:type="spellEnd"/>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proofErr w:type="spellStart"/>
      <w:r w:rsidRPr="006E2B82">
        <w:rPr>
          <w:b/>
          <w:bCs/>
        </w:rPr>
        <w:t>Letterboxd</w:t>
      </w:r>
      <w:proofErr w:type="spellEnd"/>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proofErr w:type="spellStart"/>
      <w:ins w:id="11" w:author="FRANCISCO GARCIA SANCHEZ" w:date="2026-02-09T10:23:00Z" w16du:dateUtc="2026-02-09T09:23:00Z">
        <w:r w:rsidR="005B41DD" w:rsidRPr="006E2B82">
          <w:rPr>
            <w:b/>
            <w:bCs/>
          </w:rPr>
          <w:t>IMDb</w:t>
        </w:r>
        <w:proofErr w:type="spellEnd"/>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proofErr w:type="spellStart"/>
      <w:r w:rsidRPr="006E2B82">
        <w:rPr>
          <w:b/>
          <w:bCs/>
        </w:rPr>
        <w:t>Serializd</w:t>
      </w:r>
      <w:proofErr w:type="spellEnd"/>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xml:space="preserve">. Además, se ha buscado una diversidad de enfoques: </w:t>
      </w:r>
      <w:proofErr w:type="spellStart"/>
      <w:r w:rsidRPr="006E2B82">
        <w:t>Letterboxd</w:t>
      </w:r>
      <w:proofErr w:type="spellEnd"/>
      <w:r w:rsidRPr="006E2B82">
        <w:t xml:space="preserve"> se centra en el aspecto social y la crítica comunitaria, </w:t>
      </w:r>
      <w:proofErr w:type="spellStart"/>
      <w:r w:rsidRPr="006E2B82">
        <w:t>IMDb</w:t>
      </w:r>
      <w:proofErr w:type="spellEnd"/>
      <w:r w:rsidRPr="006E2B82">
        <w:t xml:space="preserve"> actúa como una base de datos global con un componente social secundario, y </w:t>
      </w:r>
      <w:proofErr w:type="spellStart"/>
      <w:r w:rsidRPr="006E2B82">
        <w:t>Serializd</w:t>
      </w:r>
      <w:proofErr w:type="spellEnd"/>
      <w:r w:rsidRPr="006E2B82">
        <w:t xml:space="preserve">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 xml:space="preserve">En la evaluación, se han considerado las siguientes características clave, justificadas por ser los pilares fundamentales del objetivo de </w:t>
      </w:r>
      <w:proofErr w:type="spellStart"/>
      <w:r w:rsidRPr="006E2B82">
        <w:t>MovieMate</w:t>
      </w:r>
      <w:proofErr w:type="spellEnd"/>
      <w:r w:rsidRPr="006E2B82">
        <w:t>:</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proofErr w:type="spellStart"/>
      <w:r w:rsidRPr="006E2B82">
        <w:rPr>
          <w:b/>
          <w:bCs/>
        </w:rPr>
        <w:t>Letterboxd</w:t>
      </w:r>
      <w:proofErr w:type="spellEnd"/>
      <w:r w:rsidRPr="006E2B82">
        <w:rPr>
          <w:b/>
          <w:bCs/>
        </w:rPr>
        <w:t xml:space="preserve">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1"/>
                    <a:stretch>
                      <a:fillRect/>
                    </a:stretch>
                  </pic:blipFill>
                  <pic:spPr>
                    <a:xfrm>
                      <a:off x="0" y="0"/>
                      <a:ext cx="4248000" cy="3690024"/>
                    </a:xfrm>
                    <a:prstGeom prst="rect">
                      <a:avLst/>
                    </a:prstGeom>
                  </pic:spPr>
                </pic:pic>
              </a:graphicData>
            </a:graphic>
          </wp:inline>
        </w:drawing>
      </w:r>
    </w:p>
    <w:p w14:paraId="38B21A13" w14:textId="75AF38AB" w:rsidR="00082F70" w:rsidRPr="006E2B82" w:rsidRDefault="00E43083" w:rsidP="00E43083">
      <w:pPr>
        <w:pStyle w:val="Descripcin"/>
        <w:jc w:val="center"/>
      </w:pPr>
      <w:bookmarkStart w:id="14" w:name="_Ref213732242"/>
      <w:bookmarkStart w:id="15" w:name="_Toc220846213"/>
      <w:r>
        <w:t xml:space="preserve">Figura </w:t>
      </w:r>
      <w:fldSimple w:instr=" SEQ Figura \* ARABIC ">
        <w:r w:rsidR="0087160C">
          <w:rPr>
            <w:noProof/>
          </w:rPr>
          <w:t>1</w:t>
        </w:r>
      </w:fldSimple>
      <w:bookmarkEnd w:id="14"/>
      <w:r>
        <w:t xml:space="preserve">. Aplicación web </w:t>
      </w:r>
      <w:proofErr w:type="spellStart"/>
      <w:r>
        <w:t>Letterboxd</w:t>
      </w:r>
      <w:bookmarkEnd w:id="15"/>
      <w:proofErr w:type="spellEnd"/>
    </w:p>
    <w:p w14:paraId="5438356A" w14:textId="2EB2231E" w:rsidR="006E2B82" w:rsidRDefault="006E2B82" w:rsidP="006E2B82">
      <w:proofErr w:type="spellStart"/>
      <w:r w:rsidRPr="006E2B82">
        <w:rPr>
          <w:b/>
          <w:bCs/>
        </w:rPr>
        <w:t>IMDb</w:t>
      </w:r>
      <w:proofErr w:type="spellEnd"/>
      <w:r w:rsidRPr="006E2B82">
        <w:rPr>
          <w:b/>
          <w:bCs/>
        </w:rPr>
        <w:t xml:space="preserve"> (Internet Movie </w:t>
      </w:r>
      <w:proofErr w:type="spellStart"/>
      <w:r w:rsidRPr="006E2B82">
        <w:rPr>
          <w:b/>
          <w:bCs/>
        </w:rPr>
        <w:t>Database</w:t>
      </w:r>
      <w:proofErr w:type="spellEnd"/>
      <w:r w:rsidRPr="006E2B82">
        <w:rPr>
          <w:b/>
          <w:bCs/>
        </w:rPr>
        <w:t xml:space="preserv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proofErr w:type="spellStart"/>
      <w:r w:rsidRPr="006E2B82">
        <w:rPr>
          <w:i/>
          <w:iCs/>
        </w:rPr>
        <w:t>Watchlist</w:t>
      </w:r>
      <w:proofErr w:type="spellEnd"/>
      <w:r w:rsidRPr="006E2B82">
        <w:t xml:space="preserve">". Si bien su componente social existe, está menos desarrollado que en </w:t>
      </w:r>
      <w:proofErr w:type="spellStart"/>
      <w:r w:rsidRPr="006E2B82">
        <w:t>Letterboxd</w:t>
      </w:r>
      <w:proofErr w:type="spellEnd"/>
      <w:r w:rsidRPr="006E2B82">
        <w:t xml:space="preserve">,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0480C6DC" w:rsidR="00A63B1E" w:rsidRPr="006E2B82" w:rsidRDefault="00A63B1E" w:rsidP="00DA25F1">
      <w:pPr>
        <w:pStyle w:val="Descripcin"/>
        <w:jc w:val="center"/>
      </w:pPr>
      <w:bookmarkStart w:id="16" w:name="_Ref213798667"/>
      <w:bookmarkStart w:id="17" w:name="_Toc220846214"/>
      <w:r>
        <w:t xml:space="preserve">Figura </w:t>
      </w:r>
      <w:fldSimple w:instr=" SEQ Figura \* ARABIC ">
        <w:r w:rsidR="0087160C">
          <w:rPr>
            <w:noProof/>
          </w:rPr>
          <w:t>2</w:t>
        </w:r>
      </w:fldSimple>
      <w:bookmarkEnd w:id="16"/>
      <w:r>
        <w:t xml:space="preserve">. Aplicación web </w:t>
      </w:r>
      <w:proofErr w:type="spellStart"/>
      <w:r>
        <w:t>IMDb</w:t>
      </w:r>
      <w:bookmarkEnd w:id="17"/>
      <w:proofErr w:type="spellEnd"/>
    </w:p>
    <w:p w14:paraId="0B66018C" w14:textId="5F1F7841" w:rsidR="006E2B82" w:rsidRDefault="006E2B82" w:rsidP="006E2B82">
      <w:proofErr w:type="spellStart"/>
      <w:r w:rsidRPr="006E2B82">
        <w:rPr>
          <w:b/>
          <w:bCs/>
        </w:rPr>
        <w:lastRenderedPageBreak/>
        <w:t>Serializd</w:t>
      </w:r>
      <w:proofErr w:type="spellEnd"/>
      <w:r w:rsidRPr="006E2B82">
        <w:rPr>
          <w:b/>
          <w:bCs/>
        </w:rPr>
        <w:t xml:space="preserve">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w:t>
      </w:r>
      <w:proofErr w:type="spellStart"/>
      <w:proofErr w:type="gramStart"/>
      <w:r w:rsidRPr="006E2B82">
        <w:t>Letterboxd</w:t>
      </w:r>
      <w:proofErr w:type="spellEnd"/>
      <w:proofErr w:type="gramEnd"/>
      <w:r w:rsidRPr="006E2B82">
        <w:t xml:space="preserve">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3"/>
                    <a:stretch>
                      <a:fillRect/>
                    </a:stretch>
                  </pic:blipFill>
                  <pic:spPr>
                    <a:xfrm>
                      <a:off x="0" y="0"/>
                      <a:ext cx="4248000" cy="3668544"/>
                    </a:xfrm>
                    <a:prstGeom prst="rect">
                      <a:avLst/>
                    </a:prstGeom>
                  </pic:spPr>
                </pic:pic>
              </a:graphicData>
            </a:graphic>
          </wp:inline>
        </w:drawing>
      </w:r>
    </w:p>
    <w:p w14:paraId="4B29DC9D" w14:textId="790925AB" w:rsidR="001255F6" w:rsidRPr="006E2B82" w:rsidRDefault="001255F6" w:rsidP="00DA25F1">
      <w:pPr>
        <w:pStyle w:val="Descripcin"/>
        <w:jc w:val="center"/>
      </w:pPr>
      <w:bookmarkStart w:id="18" w:name="_Ref213800584"/>
      <w:bookmarkStart w:id="19" w:name="_Toc220846215"/>
      <w:r>
        <w:t xml:space="preserve">Figura </w:t>
      </w:r>
      <w:fldSimple w:instr=" SEQ Figura \* ARABIC ">
        <w:r w:rsidR="0087160C">
          <w:rPr>
            <w:noProof/>
          </w:rPr>
          <w:t>3</w:t>
        </w:r>
      </w:fldSimple>
      <w:bookmarkEnd w:id="18"/>
      <w:r>
        <w:t xml:space="preserve">. Aplicación web </w:t>
      </w:r>
      <w:proofErr w:type="spellStart"/>
      <w:r>
        <w:t>Serializd</w:t>
      </w:r>
      <w:bookmarkEnd w:id="19"/>
      <w:proofErr w:type="spellEnd"/>
    </w:p>
    <w:p w14:paraId="0B600A70" w14:textId="167B359C" w:rsidR="006277A6" w:rsidRDefault="006E2B82" w:rsidP="001D33C7">
      <w:r w:rsidRPr="006E2B82">
        <w:t>La aplicación desarrollada en este TFG, </w:t>
      </w:r>
      <w:proofErr w:type="spellStart"/>
      <w:r w:rsidRPr="006E2B82">
        <w:rPr>
          <w:b/>
          <w:bCs/>
        </w:rPr>
        <w:t>MovieMate</w:t>
      </w:r>
      <w:proofErr w:type="spellEnd"/>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20" w:name="_Ref213806471"/>
      <w:bookmarkStart w:id="21" w:name="_Toc219626071"/>
      <w:r>
        <w:lastRenderedPageBreak/>
        <w:t xml:space="preserve">Tabla </w:t>
      </w:r>
      <w:fldSimple w:instr=" SEQ Tabla \* ARABIC ">
        <w:r w:rsidR="002D7CD7">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proofErr w:type="spellStart"/>
            <w:r w:rsidRPr="00FA1535">
              <w:rPr>
                <w:b w:val="0"/>
                <w:bCs w:val="0"/>
              </w:rPr>
              <w:t>Letterboxd</w:t>
            </w:r>
            <w:proofErr w:type="spellEnd"/>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 xml:space="preserve">Listas personalizadas, </w:t>
            </w:r>
            <w:proofErr w:type="spellStart"/>
            <w:r>
              <w:t>watchlist</w:t>
            </w:r>
            <w:proofErr w:type="spellEnd"/>
            <w:r>
              <w: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 xml:space="preserve">Seguir usuarios, comentarios, </w:t>
            </w:r>
            <w:proofErr w:type="spellStart"/>
            <w:r>
              <w:t>likes</w:t>
            </w:r>
            <w:proofErr w:type="spellEnd"/>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proofErr w:type="spellStart"/>
            <w:r w:rsidRPr="00FA1535">
              <w:rPr>
                <w:b w:val="0"/>
                <w:bCs w:val="0"/>
              </w:rPr>
              <w:t>IMDb</w:t>
            </w:r>
            <w:proofErr w:type="spellEnd"/>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proofErr w:type="spellStart"/>
            <w:r>
              <w:t>Watchlist</w:t>
            </w:r>
            <w:proofErr w:type="spellEnd"/>
            <w:r>
              <w:t xml:space="preserve">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32E2B8FD"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proofErr w:type="spellStart"/>
            <w:r>
              <w:t>pérfil</w:t>
            </w:r>
            <w:proofErr w:type="spellEnd"/>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proofErr w:type="spellStart"/>
            <w:r w:rsidRPr="00FA1535">
              <w:rPr>
                <w:b w:val="0"/>
                <w:bCs w:val="0"/>
              </w:rPr>
              <w:t>Serializd</w:t>
            </w:r>
            <w:proofErr w:type="spellEnd"/>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 xml:space="preserve">Interfaz inspirada en </w:t>
            </w:r>
            <w:proofErr w:type="spellStart"/>
            <w:r>
              <w:t>Letterboxd</w:t>
            </w:r>
            <w:proofErr w:type="spellEnd"/>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proofErr w:type="spellStart"/>
            <w:r w:rsidRPr="00CF1182">
              <w:t>MovieMate</w:t>
            </w:r>
            <w:proofErr w:type="spellEnd"/>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 xml:space="preserve">Listas personalizadas completas, </w:t>
            </w:r>
            <w:proofErr w:type="spellStart"/>
            <w:r>
              <w:t>watchlist</w:t>
            </w:r>
            <w:proofErr w:type="spellEnd"/>
            <w:r>
              <w: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22" w:name="_Toc219962948"/>
      <w:r w:rsidRPr="007B1868">
        <w:t>Tecnologías empleadas</w:t>
      </w:r>
      <w:bookmarkEnd w:id="22"/>
    </w:p>
    <w:p w14:paraId="432C530B" w14:textId="49663CF0" w:rsidR="00113388" w:rsidRDefault="00AC7316" w:rsidP="00AC7316">
      <w:pPr>
        <w:pStyle w:val="Descripcin"/>
        <w:keepNext/>
      </w:pPr>
      <w:bookmarkStart w:id="23" w:name="_Ref400364093"/>
      <w:bookmarkStart w:id="24" w:name="_Toc213691415"/>
      <w:r w:rsidRPr="00AC7316">
        <w:rPr>
          <w:b w:val="0"/>
          <w:bCs w:val="0"/>
          <w:color w:val="auto"/>
          <w:sz w:val="22"/>
          <w:szCs w:val="22"/>
        </w:rPr>
        <w:t>En este apartado se detallan los lenguajes de programación, </w:t>
      </w:r>
      <w:proofErr w:type="spellStart"/>
      <w:r w:rsidRPr="00AC7316">
        <w:rPr>
          <w:b w:val="0"/>
          <w:bCs w:val="0"/>
          <w:i/>
          <w:iCs/>
          <w:color w:val="auto"/>
          <w:sz w:val="22"/>
          <w:szCs w:val="22"/>
        </w:rPr>
        <w:t>frameworks</w:t>
      </w:r>
      <w:proofErr w:type="spellEnd"/>
      <w:r w:rsidRPr="00AC7316">
        <w:rPr>
          <w:b w:val="0"/>
          <w:bCs w:val="0"/>
          <w:color w:val="auto"/>
          <w:sz w:val="22"/>
          <w:szCs w:val="22"/>
        </w:rPr>
        <w:t xml:space="preserve">, librerías y otras herramientas que se planea utilizar en el desarrollo de </w:t>
      </w:r>
      <w:proofErr w:type="spellStart"/>
      <w:r w:rsidRPr="00AC7316">
        <w:rPr>
          <w:b w:val="0"/>
          <w:bCs w:val="0"/>
          <w:color w:val="auto"/>
          <w:sz w:val="22"/>
          <w:szCs w:val="22"/>
        </w:rPr>
        <w:t>MovieMate</w:t>
      </w:r>
      <w:proofErr w:type="spellEnd"/>
      <w:r w:rsidRPr="00AC7316">
        <w:rPr>
          <w:b w:val="0"/>
          <w:bCs w:val="0"/>
          <w:color w:val="auto"/>
          <w:sz w:val="22"/>
          <w:szCs w:val="22"/>
        </w:rPr>
        <w:t>, abarcando tanto el lado del servidor (</w:t>
      </w:r>
      <w:r w:rsidRPr="00AC7316">
        <w:rPr>
          <w:b w:val="0"/>
          <w:bCs w:val="0"/>
          <w:i/>
          <w:iCs/>
          <w:color w:val="auto"/>
          <w:sz w:val="22"/>
          <w:szCs w:val="22"/>
        </w:rPr>
        <w:t>back-</w:t>
      </w:r>
      <w:proofErr w:type="spellStart"/>
      <w:r w:rsidRPr="00AC7316">
        <w:rPr>
          <w:b w:val="0"/>
          <w:bCs w:val="0"/>
          <w:i/>
          <w:iCs/>
          <w:color w:val="auto"/>
          <w:sz w:val="22"/>
          <w:szCs w:val="22"/>
        </w:rPr>
        <w:t>end</w:t>
      </w:r>
      <w:proofErr w:type="spellEnd"/>
      <w:r w:rsidRPr="00AC7316">
        <w:rPr>
          <w:b w:val="0"/>
          <w:bCs w:val="0"/>
          <w:color w:val="auto"/>
          <w:sz w:val="22"/>
          <w:szCs w:val="22"/>
        </w:rPr>
        <w:t>) como el del cliente (</w:t>
      </w:r>
      <w:proofErr w:type="spellStart"/>
      <w:r w:rsidRPr="00AC7316">
        <w:rPr>
          <w:b w:val="0"/>
          <w:bCs w:val="0"/>
          <w:i/>
          <w:iCs/>
          <w:color w:val="auto"/>
          <w:sz w:val="22"/>
          <w:szCs w:val="22"/>
        </w:rPr>
        <w:t>front-end</w:t>
      </w:r>
      <w:proofErr w:type="spellEnd"/>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Ttulo3"/>
      </w:pPr>
      <w:bookmarkStart w:id="25" w:name="_Toc219962949"/>
      <w:commentRangeStart w:id="26"/>
      <w:r>
        <w:t>Back-</w:t>
      </w:r>
      <w:proofErr w:type="spellStart"/>
      <w:r>
        <w:t>end</w:t>
      </w:r>
      <w:bookmarkEnd w:id="25"/>
      <w:commentRangeEnd w:id="26"/>
      <w:proofErr w:type="spellEnd"/>
      <w:r w:rsidR="00690382">
        <w:rPr>
          <w:rStyle w:val="Refdecomentario"/>
          <w:sz w:val="22"/>
          <w:szCs w:val="22"/>
        </w:rPr>
        <w:commentReference w:id="26"/>
      </w:r>
    </w:p>
    <w:p w14:paraId="187FF941" w14:textId="56A97A10" w:rsidR="00F23346" w:rsidRPr="00F23346" w:rsidRDefault="00F23346" w:rsidP="00F23346">
      <w:pPr>
        <w:spacing w:line="240" w:lineRule="auto"/>
      </w:pPr>
      <w:r w:rsidRPr="00F23346">
        <w:t>Para el desarrollo del servidor, se ha elegido el </w:t>
      </w:r>
      <w:proofErr w:type="spellStart"/>
      <w:r w:rsidRPr="00F23346">
        <w:rPr>
          <w:b/>
          <w:bCs/>
        </w:rPr>
        <w:t>framework</w:t>
      </w:r>
      <w:proofErr w:type="spellEnd"/>
      <w:r w:rsidRPr="00F23346">
        <w:rPr>
          <w:b/>
          <w:bCs/>
        </w:rPr>
        <w:t xml:space="preserve"> Spring Boot</w:t>
      </w:r>
      <w:r w:rsidRPr="00F23346">
        <w:t> </w:t>
      </w:r>
      <w:r w:rsidR="00B85D05">
        <w:fldChar w:fldCharType="begin"/>
      </w:r>
      <w:r w:rsidR="00B85D05">
        <w:instrText xml:space="preserve"> REF _Ref213707633 \n \h </w:instrText>
      </w:r>
      <w:r w:rsidR="00B85D05">
        <w:fldChar w:fldCharType="separate"/>
      </w:r>
      <w:r w:rsidR="00B85D05">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1A7951">
        <w:t>[8]</w:t>
      </w:r>
      <w:r w:rsidR="001A7951">
        <w:fldChar w:fldCharType="end"/>
      </w:r>
      <w:r w:rsidRPr="00F23346">
        <w:t>. Spring Boot es un </w:t>
      </w:r>
      <w:proofErr w:type="spellStart"/>
      <w:r w:rsidRPr="00F23346">
        <w:rPr>
          <w:i/>
          <w:iCs/>
        </w:rPr>
        <w:t>framework</w:t>
      </w:r>
      <w:proofErr w:type="spellEnd"/>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proofErr w:type="spellStart"/>
      <w:r w:rsidRPr="00F23346">
        <w:rPr>
          <w:i/>
          <w:iCs/>
        </w:rPr>
        <w:t>enterprise</w:t>
      </w:r>
      <w:proofErr w:type="spellEnd"/>
      <w:r w:rsidRPr="00F23346">
        <w:rPr>
          <w:i/>
          <w:iCs/>
        </w:rPr>
        <w:t xml:space="preserve"> </w:t>
      </w:r>
      <w:proofErr w:type="spellStart"/>
      <w:r w:rsidRPr="00F23346">
        <w:rPr>
          <w:i/>
          <w:iCs/>
        </w:rPr>
        <w:t>applications</w:t>
      </w:r>
      <w:proofErr w:type="spellEnd"/>
      <w:r w:rsidRPr="00F23346">
        <w:t>.</w:t>
      </w:r>
    </w:p>
    <w:p w14:paraId="0089E5CB" w14:textId="14339EA6"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1A7951">
        <w:t>[9]</w:t>
      </w:r>
      <w:r w:rsidR="001A7951">
        <w:fldChar w:fldCharType="end"/>
      </w:r>
      <w:r w:rsidRPr="00F23346">
        <w:t xml:space="preserve">.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w:t>
      </w:r>
      <w:proofErr w:type="spellStart"/>
      <w:r w:rsidRPr="00F23346">
        <w:t>MovieMate</w:t>
      </w:r>
      <w:proofErr w:type="spellEnd"/>
      <w:r w:rsidRPr="00F23346">
        <w:t>.</w:t>
      </w:r>
    </w:p>
    <w:p w14:paraId="7810A760" w14:textId="45321E76" w:rsidR="00F23346" w:rsidRPr="00F23346" w:rsidRDefault="00F23346" w:rsidP="00F23346">
      <w:pPr>
        <w:spacing w:line="240" w:lineRule="auto"/>
      </w:pPr>
      <w:r w:rsidRPr="00F23346">
        <w:lastRenderedPageBreak/>
        <w:t>La comunicación entre el </w:t>
      </w:r>
      <w:proofErr w:type="spellStart"/>
      <w:r w:rsidRPr="00F23346">
        <w:rPr>
          <w:i/>
          <w:iCs/>
        </w:rPr>
        <w:t>front-end</w:t>
      </w:r>
      <w:proofErr w:type="spellEnd"/>
      <w:r w:rsidRPr="00F23346">
        <w:t> y el </w:t>
      </w:r>
      <w:r w:rsidRPr="00F23346">
        <w:rPr>
          <w:i/>
          <w:iCs/>
        </w:rPr>
        <w:t>back-</w:t>
      </w:r>
      <w:proofErr w:type="spellStart"/>
      <w:r w:rsidRPr="00F23346">
        <w:rPr>
          <w:i/>
          <w:iCs/>
        </w:rPr>
        <w:t>end</w:t>
      </w:r>
      <w:proofErr w:type="spellEnd"/>
      <w:r w:rsidRPr="00F23346">
        <w:t> se realizará a través de una </w:t>
      </w:r>
      <w:r w:rsidRPr="00F23346">
        <w:rPr>
          <w:b/>
          <w:bCs/>
        </w:rPr>
        <w:t xml:space="preserve">API </w:t>
      </w:r>
      <w:proofErr w:type="spellStart"/>
      <w:r w:rsidRPr="00F23346">
        <w:rPr>
          <w:b/>
          <w:bCs/>
        </w:rPr>
        <w:t>RESTful</w:t>
      </w:r>
      <w:proofErr w:type="spellEnd"/>
      <w:r w:rsidRPr="00F23346">
        <w:t> </w:t>
      </w:r>
      <w:r w:rsidR="001A7951">
        <w:fldChar w:fldCharType="begin"/>
      </w:r>
      <w:r w:rsidR="001A7951">
        <w:instrText xml:space="preserve"> REF _Ref213707666 \n \h </w:instrText>
      </w:r>
      <w:r w:rsidR="001A7951">
        <w:fldChar w:fldCharType="separate"/>
      </w:r>
      <w:r w:rsidR="001A7951">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1E56754C" w14:textId="77777777" w:rsidR="00F23346" w:rsidRDefault="00AC7316" w:rsidP="00AC7316">
      <w:pPr>
        <w:pStyle w:val="Ttulo3"/>
      </w:pPr>
      <w:bookmarkStart w:id="27" w:name="_Toc219962950"/>
      <w:commentRangeStart w:id="28"/>
      <w:r>
        <w:t>Front-</w:t>
      </w:r>
      <w:proofErr w:type="spellStart"/>
      <w:r>
        <w:t>end</w:t>
      </w:r>
      <w:bookmarkEnd w:id="27"/>
      <w:commentRangeEnd w:id="28"/>
      <w:proofErr w:type="spellEnd"/>
      <w:r w:rsidR="00690382">
        <w:rPr>
          <w:rStyle w:val="Refdecomentario"/>
          <w:sz w:val="22"/>
          <w:szCs w:val="22"/>
        </w:rPr>
        <w:commentReference w:id="28"/>
      </w:r>
    </w:p>
    <w:p w14:paraId="5D933DD0" w14:textId="46EE00DD" w:rsidR="00F23346" w:rsidRDefault="00F23346" w:rsidP="00F23346">
      <w:pPr>
        <w:spacing w:line="240" w:lineRule="auto"/>
      </w:pPr>
      <w:r>
        <w:t>El </w:t>
      </w:r>
      <w:proofErr w:type="spellStart"/>
      <w:r w:rsidRPr="00F23346">
        <w:rPr>
          <w:i/>
          <w:iCs/>
        </w:rPr>
        <w:t>front-end</w:t>
      </w:r>
      <w:proofErr w:type="spellEnd"/>
      <w:r>
        <w:t> de la aplicación se implementará utilizando </w:t>
      </w:r>
      <w:proofErr w:type="spellStart"/>
      <w:r w:rsidRPr="00F23346">
        <w:rPr>
          <w:b/>
          <w:bCs/>
        </w:rPr>
        <w:t>React</w:t>
      </w:r>
      <w:proofErr w:type="spellEnd"/>
      <w:r>
        <w:t> </w:t>
      </w:r>
      <w:r w:rsidR="001A7951">
        <w:fldChar w:fldCharType="begin"/>
      </w:r>
      <w:r w:rsidR="001A7951">
        <w:instrText xml:space="preserve"> REF _Ref213707676 \n \h </w:instrText>
      </w:r>
      <w:r w:rsidR="001A7951">
        <w:fldChar w:fldCharType="separate"/>
      </w:r>
      <w:r w:rsidR="001A7951">
        <w:t>[11]</w:t>
      </w:r>
      <w:r w:rsidR="001A7951">
        <w:fldChar w:fldCharType="end"/>
      </w:r>
      <w:r>
        <w:t xml:space="preserve"> junto con </w:t>
      </w:r>
      <w:proofErr w:type="spellStart"/>
      <w:r w:rsidRPr="00F23346">
        <w:rPr>
          <w:b/>
          <w:bCs/>
        </w:rPr>
        <w:t>TypeScript</w:t>
      </w:r>
      <w:proofErr w:type="spellEnd"/>
      <w:r>
        <w:t> </w:t>
      </w:r>
      <w:r w:rsidR="001A7951">
        <w:fldChar w:fldCharType="begin"/>
      </w:r>
      <w:r w:rsidR="001A7951">
        <w:instrText xml:space="preserve"> REF _Ref213707686 \n \h </w:instrText>
      </w:r>
      <w:r w:rsidR="001A7951">
        <w:fldChar w:fldCharType="separate"/>
      </w:r>
      <w:r w:rsidR="001A7951">
        <w:t>[12]</w:t>
      </w:r>
      <w:r w:rsidR="001A7951">
        <w:fldChar w:fldCharType="end"/>
      </w:r>
      <w:r>
        <w:t xml:space="preserve">. </w:t>
      </w:r>
      <w:proofErr w:type="spellStart"/>
      <w:r>
        <w:t>React</w:t>
      </w:r>
      <w:proofErr w:type="spellEnd"/>
      <w:r>
        <w:t xml:space="preserve"> es una biblioteca de JavaScript ampliamente adoptada que permite crear interfaces de usuario interactivas y basadas en componentes reutilizables. </w:t>
      </w:r>
      <w:proofErr w:type="spellStart"/>
      <w:r>
        <w:t>TypeScript</w:t>
      </w:r>
      <w:proofErr w:type="spellEnd"/>
      <w:r>
        <w:t>, al añadir tipado estático, contribuye a la detección temprana de errores, mejora la mantenibilidad del código y proporciona una mejor experiencia de desarrollo, lo que es especialmente valioso en proyectos de mediana y gran escala.</w:t>
      </w:r>
    </w:p>
    <w:p w14:paraId="7A5774D0" w14:textId="412ABCD9"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proofErr w:type="spellStart"/>
      <w:r w:rsidRPr="00F23346">
        <w:rPr>
          <w:b/>
          <w:bCs/>
        </w:rPr>
        <w:t>Tailwind</w:t>
      </w:r>
      <w:proofErr w:type="spellEnd"/>
      <w:r w:rsidRPr="00F23346">
        <w:rPr>
          <w:b/>
          <w:bCs/>
        </w:rPr>
        <w:t xml:space="preserve"> CSS</w:t>
      </w:r>
      <w:r>
        <w:t> </w:t>
      </w:r>
      <w:r w:rsidR="001A7951">
        <w:fldChar w:fldCharType="begin"/>
      </w:r>
      <w:r w:rsidR="001A7951">
        <w:instrText xml:space="preserve"> REF _Ref213707696 \n \h </w:instrText>
      </w:r>
      <w:r w:rsidR="001A7951">
        <w:fldChar w:fldCharType="separate"/>
      </w:r>
      <w:r w:rsidR="001A7951">
        <w:t>[13]</w:t>
      </w:r>
      <w:r w:rsidR="001A7951">
        <w:fldChar w:fldCharType="end"/>
      </w:r>
      <w:r>
        <w:t xml:space="preserve">. </w:t>
      </w:r>
      <w:proofErr w:type="spellStart"/>
      <w:r>
        <w:t>Tailwind</w:t>
      </w:r>
      <w:proofErr w:type="spellEnd"/>
      <w:r>
        <w:t xml:space="preserve"> es un </w:t>
      </w:r>
      <w:proofErr w:type="spellStart"/>
      <w:r w:rsidRPr="00F23346">
        <w:rPr>
          <w:i/>
          <w:iCs/>
        </w:rPr>
        <w:t>framework</w:t>
      </w:r>
      <w:proofErr w:type="spellEnd"/>
      <w:r>
        <w:t> de CSS de utilidad que permite construir diseños personalizados directamente en el marcado, agilizando el desarrollo de interfaces modernas y adaptables a cualquier tamaño de pantalla. Como complemento, se valorará el uso de una librería de componentes como </w:t>
      </w:r>
      <w:proofErr w:type="spellStart"/>
      <w:r w:rsidRPr="00F23346">
        <w:rPr>
          <w:b/>
          <w:bCs/>
        </w:rPr>
        <w:t>Mantine</w:t>
      </w:r>
      <w:proofErr w:type="spellEnd"/>
      <w:r>
        <w:t> </w:t>
      </w:r>
      <w:r w:rsidR="001A7951">
        <w:fldChar w:fldCharType="begin"/>
      </w:r>
      <w:r w:rsidR="001A7951">
        <w:instrText xml:space="preserve"> REF _Ref213707706 \n \h </w:instrText>
      </w:r>
      <w:r w:rsidR="001A7951">
        <w:fldChar w:fldCharType="separate"/>
      </w:r>
      <w:r w:rsidR="001A7951">
        <w:t>[14]</w:t>
      </w:r>
      <w:r w:rsidR="001A7951">
        <w:fldChar w:fldCharType="end"/>
      </w:r>
      <w:r>
        <w:t xml:space="preserve"> o </w:t>
      </w:r>
      <w:proofErr w:type="spellStart"/>
      <w:r w:rsidRPr="00F23346">
        <w:rPr>
          <w:b/>
          <w:bCs/>
        </w:rPr>
        <w:t>Shadcn</w:t>
      </w:r>
      <w:proofErr w:type="spellEnd"/>
      <w:r w:rsidRPr="00F23346">
        <w:rPr>
          <w:b/>
          <w:bCs/>
        </w:rPr>
        <w:t>/</w:t>
      </w:r>
      <w:proofErr w:type="spellStart"/>
      <w:r w:rsidRPr="00F23346">
        <w:rPr>
          <w:b/>
          <w:bCs/>
        </w:rPr>
        <w:t>ui</w:t>
      </w:r>
      <w:proofErr w:type="spellEnd"/>
      <w:r>
        <w:t> para acelerar el desarrollo de elementos UI complejos y consistentes.</w:t>
      </w:r>
    </w:p>
    <w:p w14:paraId="6D766EB6" w14:textId="4A118CE1" w:rsidR="00AC7316" w:rsidRDefault="00AC7316" w:rsidP="00AC7316">
      <w:pPr>
        <w:pStyle w:val="Ttulo3"/>
      </w:pPr>
      <w:bookmarkStart w:id="29" w:name="_Toc219962951"/>
      <w:r>
        <w:t>Integración de datos</w:t>
      </w:r>
      <w:bookmarkEnd w:id="29"/>
    </w:p>
    <w:p w14:paraId="3269A525" w14:textId="4A6FD535" w:rsidR="00AC7316" w:rsidRPr="00AC7316" w:rsidRDefault="00AC7316" w:rsidP="00AC7316">
      <w:r w:rsidRPr="00AC7316">
        <w:t>Para poblar la base de datos de la aplicación con información actualizada de películas y series, se integrará </w:t>
      </w:r>
      <w:r w:rsidRPr="00AC7316">
        <w:rPr>
          <w:b/>
          <w:bCs/>
        </w:rPr>
        <w:t xml:space="preserve">The Movie </w:t>
      </w:r>
      <w:proofErr w:type="spellStart"/>
      <w:r w:rsidRPr="00AC7316">
        <w:rPr>
          <w:b/>
          <w:bCs/>
        </w:rPr>
        <w:t>Database</w:t>
      </w:r>
      <w:proofErr w:type="spellEnd"/>
      <w:r w:rsidRPr="00AC7316">
        <w:rPr>
          <w:b/>
          <w:bCs/>
        </w:rPr>
        <w:t xml:space="preserve"> (TMDB)</w:t>
      </w:r>
      <w:r w:rsidRPr="00AC7316">
        <w:t> </w:t>
      </w:r>
      <w:r w:rsidR="001A7951">
        <w:fldChar w:fldCharType="begin"/>
      </w:r>
      <w:r w:rsidR="001A7951">
        <w:instrText xml:space="preserve"> REF _Ref213707714 \n \h </w:instrText>
      </w:r>
      <w:r w:rsidR="001A7951">
        <w:fldChar w:fldCharType="separate"/>
      </w:r>
      <w:r w:rsidR="001A7951">
        <w:t>[15]</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30" w:name="_Toc219962952"/>
      <w:r>
        <w:t>Miscelánea</w:t>
      </w:r>
      <w:bookmarkEnd w:id="30"/>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22A0CABE"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1A7951">
        <w:t>[16]</w:t>
      </w:r>
      <w:r w:rsidR="001A7951">
        <w:fldChar w:fldCharType="end"/>
      </w:r>
      <w:r>
        <w:t>: Editor de código fuente para el desarrollo.</w:t>
      </w:r>
    </w:p>
    <w:p w14:paraId="021A20C1" w14:textId="00A27CF6"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1A7951">
        <w:t>[17]</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1A7951">
        <w:t>[18]</w:t>
      </w:r>
      <w:r w:rsidR="001A7951">
        <w:fldChar w:fldCharType="end"/>
      </w:r>
      <w:r w:rsidRPr="00AC7316">
        <w:t>: Para el c</w:t>
      </w:r>
      <w:r>
        <w:t>ontrol de versiones y alojamiento del repositorio.</w:t>
      </w:r>
    </w:p>
    <w:p w14:paraId="6BA5B584" w14:textId="0288128C" w:rsidR="00AC7316" w:rsidRP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1A7951">
        <w:t>[19]</w:t>
      </w:r>
      <w:r w:rsidR="001A7951">
        <w:fldChar w:fldCharType="end"/>
      </w:r>
      <w:r>
        <w:t xml:space="preserve">: Para la prueba y documentación de los </w:t>
      </w:r>
      <w:commentRangeStart w:id="31"/>
      <w:proofErr w:type="spellStart"/>
      <w:r w:rsidRPr="008F7814">
        <w:rPr>
          <w:i/>
          <w:iCs/>
          <w:rPrChange w:id="32" w:author="FRANCISCO GARCIA SANCHEZ" w:date="2026-02-09T10:26:00Z" w16du:dateUtc="2026-02-09T09:26:00Z">
            <w:rPr/>
          </w:rPrChange>
        </w:rPr>
        <w:t>endpoints</w:t>
      </w:r>
      <w:commentRangeEnd w:id="31"/>
      <w:proofErr w:type="spellEnd"/>
      <w:r w:rsidR="008F7814">
        <w:rPr>
          <w:rStyle w:val="Refdecomentario"/>
        </w:rPr>
        <w:commentReference w:id="31"/>
      </w:r>
      <w:r>
        <w:t xml:space="preserve"> de la API </w:t>
      </w:r>
      <w:commentRangeStart w:id="33"/>
      <w:r>
        <w:t>REST</w:t>
      </w:r>
      <w:commentRangeEnd w:id="33"/>
      <w:r w:rsidR="000615CA">
        <w:rPr>
          <w:rStyle w:val="Refdecomentario"/>
        </w:rPr>
        <w:commentReference w:id="33"/>
      </w:r>
      <w:r>
        <w:t>.</w:t>
      </w:r>
    </w:p>
    <w:p w14:paraId="295BF8A5" w14:textId="77777777" w:rsidR="003D4D41" w:rsidRPr="007B1868" w:rsidRDefault="00966FBA" w:rsidP="003D4D41">
      <w:pPr>
        <w:pStyle w:val="Ttulo1"/>
      </w:pPr>
      <w:bookmarkStart w:id="34" w:name="_Toc219962953"/>
      <w:r w:rsidRPr="007B1868">
        <w:lastRenderedPageBreak/>
        <w:t>Análisis de objetivos y metodología</w:t>
      </w:r>
      <w:bookmarkEnd w:id="34"/>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5" w:name="_Toc219962954"/>
      <w:r w:rsidRPr="007B1868">
        <w:t>Objetivos</w:t>
      </w:r>
      <w:bookmarkEnd w:id="35"/>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w:t>
      </w:r>
      <w:proofErr w:type="spellStart"/>
      <w:r w:rsidR="007B1868">
        <w:t>streaming</w:t>
      </w:r>
      <w:proofErr w:type="spellEnd"/>
      <w:r w:rsidR="007B1868">
        <w:t xml:space="preserve"> de contenido</w:t>
      </w:r>
      <w:r w:rsidRPr="007B1868">
        <w:t>.</w:t>
      </w:r>
      <w:r w:rsidR="009E73B6">
        <w:t xml:space="preserve"> </w:t>
      </w:r>
      <w:r w:rsidR="00D111E2">
        <w:t xml:space="preserve">Se integrarán </w:t>
      </w:r>
      <w:proofErr w:type="spellStart"/>
      <w:r w:rsidR="009E73B6">
        <w:t>APIs</w:t>
      </w:r>
      <w:proofErr w:type="spellEnd"/>
      <w:r w:rsidR="009E73B6">
        <w:t xml:space="preserve">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6" w:name="_Toc219962955"/>
      <w:r w:rsidRPr="007B1868">
        <w:t>Metodología</w:t>
      </w:r>
      <w:bookmarkEnd w:id="36"/>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w:t>
      </w:r>
      <w:proofErr w:type="spellStart"/>
      <w:r w:rsidRPr="007B1868">
        <w:rPr>
          <w:color w:val="000000" w:themeColor="text1"/>
          <w:lang w:val="es-ES"/>
        </w:rPr>
        <w:t>front-end</w:t>
      </w:r>
      <w:proofErr w:type="spellEnd"/>
      <w:r w:rsidRPr="007B1868">
        <w:rPr>
          <w:color w:val="000000" w:themeColor="text1"/>
          <w:lang w:val="es-ES"/>
        </w:rPr>
        <w:t xml:space="preserve"> adaptable (responsivo): </w:t>
      </w:r>
      <w:proofErr w:type="spellStart"/>
      <w:r w:rsidR="004B4958">
        <w:rPr>
          <w:color w:val="000000" w:themeColor="text1"/>
          <w:lang w:val="es-ES"/>
        </w:rPr>
        <w:t>React</w:t>
      </w:r>
      <w:proofErr w:type="spellEnd"/>
      <w:r w:rsidR="004B4958">
        <w:rPr>
          <w:color w:val="000000" w:themeColor="text1"/>
          <w:lang w:val="es-ES"/>
        </w:rPr>
        <w:t xml:space="preserve">, </w:t>
      </w:r>
      <w:proofErr w:type="spellStart"/>
      <w:r w:rsidR="004B4958">
        <w:rPr>
          <w:color w:val="000000" w:themeColor="text1"/>
          <w:lang w:val="es-ES"/>
        </w:rPr>
        <w:t>TypeScript</w:t>
      </w:r>
      <w:proofErr w:type="spellEnd"/>
      <w:r w:rsidR="004B4958">
        <w:rPr>
          <w:color w:val="000000" w:themeColor="text1"/>
          <w:lang w:val="es-ES"/>
        </w:rPr>
        <w:t xml:space="preserve">, </w:t>
      </w:r>
      <w:proofErr w:type="spellStart"/>
      <w:r w:rsidR="004B4958">
        <w:rPr>
          <w:color w:val="000000" w:themeColor="text1"/>
          <w:lang w:val="es-ES"/>
        </w:rPr>
        <w:t>Tailwind</w:t>
      </w:r>
      <w:proofErr w:type="spellEnd"/>
      <w:r w:rsidR="004B4958">
        <w:rPr>
          <w:color w:val="000000" w:themeColor="text1"/>
          <w:lang w:val="es-ES"/>
        </w:rPr>
        <w:t xml:space="preserve">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w:t>
      </w:r>
      <w:proofErr w:type="spellStart"/>
      <w:r w:rsidRPr="007B1868">
        <w:rPr>
          <w:color w:val="000000" w:themeColor="text1"/>
          <w:lang w:val="es-ES"/>
        </w:rPr>
        <w:t>end</w:t>
      </w:r>
      <w:proofErr w:type="spellEnd"/>
      <w:r w:rsidRPr="007B1868">
        <w:rPr>
          <w:color w:val="000000" w:themeColor="text1"/>
          <w:lang w:val="es-ES"/>
        </w:rPr>
        <w:t>:</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w:t>
      </w:r>
      <w:proofErr w:type="spellStart"/>
      <w:r w:rsidRPr="007B1868">
        <w:rPr>
          <w:color w:val="000000" w:themeColor="text1"/>
          <w:lang w:val="es-ES"/>
        </w:rPr>
        <w:t>end</w:t>
      </w:r>
      <w:proofErr w:type="spellEnd"/>
      <w:r w:rsidRPr="007B1868">
        <w:rPr>
          <w:color w:val="000000" w:themeColor="text1"/>
          <w:lang w:val="es-ES"/>
        </w:rPr>
        <w:t xml:space="preserve">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w:t>
      </w:r>
      <w:proofErr w:type="spellStart"/>
      <w:r w:rsidRPr="007B1868">
        <w:rPr>
          <w:color w:val="000000" w:themeColor="text1"/>
          <w:lang w:val="es-ES"/>
        </w:rPr>
        <w:t>front-end</w:t>
      </w:r>
      <w:proofErr w:type="spellEnd"/>
      <w:r w:rsidRPr="007B1868">
        <w:rPr>
          <w:color w:val="000000" w:themeColor="text1"/>
          <w:lang w:val="es-ES"/>
        </w:rPr>
        <w:t xml:space="preserve">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w:t>
      </w:r>
      <w:proofErr w:type="spellStart"/>
      <w:r w:rsidRPr="007B1868">
        <w:rPr>
          <w:color w:val="000000" w:themeColor="text1"/>
          <w:lang w:val="es-ES"/>
        </w:rPr>
        <w:t>end</w:t>
      </w:r>
      <w:proofErr w:type="spellEnd"/>
      <w:r w:rsidRPr="007B1868">
        <w:rPr>
          <w:color w:val="000000" w:themeColor="text1"/>
          <w:lang w:val="es-ES"/>
        </w:rPr>
        <w:t>)</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w:t>
      </w:r>
      <w:proofErr w:type="spellStart"/>
      <w:r w:rsidRPr="007B1868">
        <w:rPr>
          <w:color w:val="000000" w:themeColor="text1"/>
          <w:lang w:val="es-ES"/>
        </w:rPr>
        <w:t>front-end</w:t>
      </w:r>
      <w:proofErr w:type="spellEnd"/>
      <w:r w:rsidRPr="007B1868">
        <w:rPr>
          <w:color w:val="000000" w:themeColor="text1"/>
          <w:lang w:val="es-ES"/>
        </w:rPr>
        <w:t>)</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 xml:space="preserve">Conectar el </w:t>
      </w:r>
      <w:proofErr w:type="spellStart"/>
      <w:r w:rsidRPr="007B1868">
        <w:rPr>
          <w:color w:val="000000" w:themeColor="text1"/>
          <w:lang w:val="es-ES"/>
        </w:rPr>
        <w:t>front-end</w:t>
      </w:r>
      <w:proofErr w:type="spellEnd"/>
      <w:r w:rsidRPr="007B1868">
        <w:rPr>
          <w:color w:val="000000" w:themeColor="text1"/>
          <w:lang w:val="es-ES"/>
        </w:rPr>
        <w:t xml:space="preserve"> y el back-</w:t>
      </w:r>
      <w:proofErr w:type="spellStart"/>
      <w:r w:rsidRPr="007B1868">
        <w:rPr>
          <w:color w:val="000000" w:themeColor="text1"/>
          <w:lang w:val="es-ES"/>
        </w:rPr>
        <w:t>end</w:t>
      </w:r>
      <w:proofErr w:type="spellEnd"/>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7" w:name="_Ref213710535"/>
      <w:bookmarkStart w:id="38" w:name="_Toc219626072"/>
      <w:r>
        <w:t xml:space="preserve">Tabla </w:t>
      </w:r>
      <w:fldSimple w:instr=" SEQ Tabla \* ARABIC ">
        <w:r w:rsidR="002D7CD7">
          <w:rPr>
            <w:noProof/>
          </w:rPr>
          <w:t>2</w:t>
        </w:r>
      </w:fldSimple>
      <w:bookmarkEnd w:id="37"/>
      <w:r>
        <w:t xml:space="preserve">. </w:t>
      </w:r>
      <w:r w:rsidRPr="000B6370">
        <w:t>Plan de trabajo: planificación mensual de las tareas</w:t>
      </w:r>
      <w:bookmarkEnd w:id="38"/>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39" w:name="_Ref213710542"/>
      <w:bookmarkStart w:id="40" w:name="_Toc219626073"/>
      <w:r>
        <w:t xml:space="preserve">Tabla </w:t>
      </w:r>
      <w:fldSimple w:instr=" SEQ Tabla \* ARABIC ">
        <w:r w:rsidR="002D7CD7">
          <w:rPr>
            <w:noProof/>
          </w:rPr>
          <w:t>3</w:t>
        </w:r>
      </w:fldSimple>
      <w:bookmarkEnd w:id="39"/>
      <w:r>
        <w:t xml:space="preserve">. </w:t>
      </w:r>
      <w:r w:rsidRPr="00442551">
        <w:t>Plan de trabajo: estimación de horas por tarea</w:t>
      </w:r>
      <w:bookmarkEnd w:id="40"/>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proofErr w:type="gramStart"/>
            <w:r w:rsidR="007B2FF3">
              <w:rPr>
                <w:sz w:val="20"/>
                <w:szCs w:val="20"/>
              </w:rPr>
              <w:t>apps</w:t>
            </w:r>
            <w:proofErr w:type="gramEnd"/>
            <w:r w:rsidR="007B2FF3">
              <w:rPr>
                <w:sz w:val="20"/>
                <w:szCs w:val="20"/>
              </w:rPr>
              <w:t xml:space="preserve">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 xml:space="preserve">Estudio tecnologías </w:t>
            </w:r>
            <w:proofErr w:type="spellStart"/>
            <w:r w:rsidRPr="007B1868">
              <w:rPr>
                <w:sz w:val="20"/>
                <w:szCs w:val="20"/>
              </w:rPr>
              <w:t>front-end</w:t>
            </w:r>
            <w:proofErr w:type="spellEnd"/>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w:t>
            </w:r>
            <w:proofErr w:type="spellStart"/>
            <w:r w:rsidRPr="007B1868">
              <w:rPr>
                <w:sz w:val="20"/>
                <w:szCs w:val="20"/>
              </w:rPr>
              <w:t>end</w:t>
            </w:r>
            <w:proofErr w:type="spellEnd"/>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w:t>
            </w:r>
            <w:proofErr w:type="spellStart"/>
            <w:r w:rsidRPr="007B1868">
              <w:rPr>
                <w:sz w:val="20"/>
                <w:szCs w:val="20"/>
              </w:rPr>
              <w:t>end</w:t>
            </w:r>
            <w:proofErr w:type="spellEnd"/>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 xml:space="preserve">Diseñar </w:t>
            </w:r>
            <w:proofErr w:type="spellStart"/>
            <w:r w:rsidRPr="007B1868">
              <w:rPr>
                <w:sz w:val="20"/>
                <w:szCs w:val="20"/>
              </w:rPr>
              <w:t>front-end</w:t>
            </w:r>
            <w:proofErr w:type="spellEnd"/>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w:t>
            </w:r>
            <w:proofErr w:type="spellStart"/>
            <w:r w:rsidRPr="007B1868">
              <w:rPr>
                <w:sz w:val="20"/>
                <w:szCs w:val="20"/>
              </w:rPr>
              <w:t>end</w:t>
            </w:r>
            <w:proofErr w:type="spellEnd"/>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 xml:space="preserve">Desarrollar el </w:t>
            </w:r>
            <w:proofErr w:type="spellStart"/>
            <w:r w:rsidRPr="007B1868">
              <w:rPr>
                <w:sz w:val="20"/>
                <w:szCs w:val="20"/>
              </w:rPr>
              <w:t>front-end</w:t>
            </w:r>
            <w:proofErr w:type="spellEnd"/>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proofErr w:type="spellStart"/>
            <w:r w:rsidRPr="0051247B">
              <w:rPr>
                <w:sz w:val="20"/>
                <w:szCs w:val="20"/>
                <w:lang w:val="en-US"/>
              </w:rPr>
              <w:t>Conectar</w:t>
            </w:r>
            <w:proofErr w:type="spellEnd"/>
            <w:r w:rsidRPr="0051247B">
              <w:rPr>
                <w:sz w:val="20"/>
                <w:szCs w:val="20"/>
                <w:lang w:val="en-US"/>
              </w:rPr>
              <w:t xml:space="preserve">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41" w:name="_Toc219962956"/>
      <w:r w:rsidRPr="007B1868">
        <w:lastRenderedPageBreak/>
        <w:t>Diseño y resolución del trabajo realizado</w:t>
      </w:r>
      <w:bookmarkEnd w:id="41"/>
    </w:p>
    <w:p w14:paraId="791DC94F" w14:textId="4D9D1C45" w:rsidR="00367294" w:rsidRPr="00367294" w:rsidRDefault="00367294" w:rsidP="00367294">
      <w:r w:rsidRPr="00367294">
        <w:t xml:space="preserve">En este capítulo se describe el proceso seguido para el análisis, diseño e implementación de la aplicación </w:t>
      </w:r>
      <w:proofErr w:type="spellStart"/>
      <w:r w:rsidRPr="00367294">
        <w:t>MovieMate</w:t>
      </w:r>
      <w:proofErr w:type="spellEnd"/>
      <w:r w:rsidRPr="00367294">
        <w:t>.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42" w:name="_Toc219962957"/>
      <w:r w:rsidRPr="007B1868">
        <w:t>Análisis</w:t>
      </w:r>
      <w:bookmarkEnd w:id="42"/>
    </w:p>
    <w:p w14:paraId="5E59DBDC" w14:textId="0E7D2940" w:rsidR="00367294" w:rsidRDefault="00367294" w:rsidP="00367294">
      <w:r>
        <w:t xml:space="preserve">En este apartado se describen los </w:t>
      </w:r>
      <w:commentRangeStart w:id="43"/>
      <w:r>
        <w:t>casos de uso</w:t>
      </w:r>
      <w:commentRangeEnd w:id="43"/>
      <w:r w:rsidR="007D6217">
        <w:rPr>
          <w:rStyle w:val="Refdecomentario"/>
        </w:rPr>
        <w:commentReference w:id="43"/>
      </w:r>
      <w:r>
        <w:t xml:space="preserve"> que abarca la aplicación </w:t>
      </w:r>
      <w:proofErr w:type="spellStart"/>
      <w:r>
        <w:t>MovieMate</w:t>
      </w:r>
      <w:proofErr w:type="spellEnd"/>
      <w:r>
        <w:t>,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44" w:name="_Toc219962958"/>
      <w:r>
        <w:t>Usuarios no registrados</w:t>
      </w:r>
      <w:bookmarkEnd w:id="44"/>
    </w:p>
    <w:p w14:paraId="3C345D19" w14:textId="2BBF04BB" w:rsidR="00533A62" w:rsidRDefault="00533A62" w:rsidP="00533A62">
      <w:pPr>
        <w:keepNext/>
        <w:jc w:val="center"/>
      </w:pPr>
      <w:r>
        <w:rPr>
          <w:noProof/>
        </w:rPr>
        <w:drawing>
          <wp:inline distT="0" distB="0" distL="0" distR="0" wp14:anchorId="5A6CFF7F" wp14:editId="1C89942A">
            <wp:extent cx="3627120" cy="3011310"/>
            <wp:effectExtent l="0" t="0" r="0" b="0"/>
            <wp:docPr id="20978216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6991" cy="3019505"/>
                    </a:xfrm>
                    <a:prstGeom prst="rect">
                      <a:avLst/>
                    </a:prstGeom>
                    <a:noFill/>
                    <a:ln>
                      <a:noFill/>
                    </a:ln>
                  </pic:spPr>
                </pic:pic>
              </a:graphicData>
            </a:graphic>
          </wp:inline>
        </w:drawing>
      </w:r>
      <w:r w:rsidR="00E313AE">
        <w:t xml:space="preserve"> </w:t>
      </w:r>
    </w:p>
    <w:p w14:paraId="5324597D" w14:textId="5D34A37E" w:rsidR="00345DD6" w:rsidRPr="00345DD6" w:rsidRDefault="00533A62" w:rsidP="00533A62">
      <w:pPr>
        <w:pStyle w:val="Descripcin"/>
        <w:jc w:val="center"/>
      </w:pPr>
      <w:bookmarkStart w:id="45" w:name="_Toc220846216"/>
      <w:r>
        <w:t xml:space="preserve">Figura </w:t>
      </w:r>
      <w:fldSimple w:instr=" SEQ Figura \* ARABIC ">
        <w:r w:rsidR="0087160C">
          <w:rPr>
            <w:noProof/>
          </w:rPr>
          <w:t>4</w:t>
        </w:r>
      </w:fldSimple>
      <w:r>
        <w:t>. Diagrama de casos de uso de un usuario no registrado</w:t>
      </w:r>
      <w:bookmarkEnd w:id="45"/>
    </w:p>
    <w:p w14:paraId="1FC99948" w14:textId="7DDE2926" w:rsidR="00DE0275" w:rsidRDefault="00DE0275" w:rsidP="00DE0275">
      <w:r>
        <w:t xml:space="preserve">Los usuarios no registrados pueden acceder a una parte limitada de la funcionalidad de </w:t>
      </w:r>
      <w:proofErr w:type="spellStart"/>
      <w:r>
        <w:t>MovieMate</w:t>
      </w:r>
      <w:proofErr w:type="spellEnd"/>
      <w:del w:id="46" w:author="FRANCISCO GARCIA SANCHEZ" w:date="2026-02-09T10:29:00Z" w16du:dateUtc="2026-02-09T09:29:00Z">
        <w:r w:rsidR="00B6195C" w:rsidDel="00ED634E">
          <w:delText xml:space="preserve"> </w:delText>
        </w:r>
      </w:del>
      <w:r>
        <w:t>. Sus principales casos de uso son los siguientes:</w:t>
      </w:r>
    </w:p>
    <w:p w14:paraId="00B08D63" w14:textId="4E0A7618" w:rsidR="00DE0275" w:rsidRDefault="00DE0275" w:rsidP="00DE0275">
      <w:pPr>
        <w:pStyle w:val="Prrafodelista"/>
        <w:numPr>
          <w:ilvl w:val="0"/>
          <w:numId w:val="14"/>
        </w:numPr>
      </w:pPr>
      <w:commentRangeStart w:id="47"/>
      <w:r>
        <w:t>Explorar el catálogo de películas y series, incluyendo ficha básica, sinopsis y valoraciones agregadas de la comunidad cuando estén disponibles.</w:t>
      </w:r>
      <w:commentRangeEnd w:id="47"/>
      <w:r w:rsidR="000B75B9">
        <w:rPr>
          <w:rStyle w:val="Refdecomentario"/>
        </w:rPr>
        <w:commentReference w:id="47"/>
      </w:r>
    </w:p>
    <w:p w14:paraId="36E6535B" w14:textId="01324DF2" w:rsidR="00DE0275" w:rsidRDefault="00DE0275" w:rsidP="00DE0275">
      <w:pPr>
        <w:pStyle w:val="Prrafodelista"/>
        <w:numPr>
          <w:ilvl w:val="0"/>
          <w:numId w:val="14"/>
        </w:numPr>
      </w:pPr>
      <w:r>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lastRenderedPageBreak/>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1FC67203" w:rsidR="00DE0275" w:rsidRDefault="00DE0275" w:rsidP="00DE0275">
      <w:pPr>
        <w:pStyle w:val="Prrafodelista"/>
        <w:numPr>
          <w:ilvl w:val="0"/>
          <w:numId w:val="14"/>
        </w:numPr>
      </w:pPr>
      <w:r>
        <w:t>Iniciar el proceso de registro para crear una cuenta nueva o acceder al formulario de inicio de sesión si ya disponen de credenciales.</w:t>
      </w:r>
    </w:p>
    <w:p w14:paraId="38C78A0C" w14:textId="7F2F700E" w:rsidR="00DE0275" w:rsidRDefault="00DE0275" w:rsidP="00DE0275">
      <w:r>
        <w:t xml:space="preserve">Estas funcionalidades permiten que cualquier visitante pueda hacerse una idea del tipo de contenido y de la experiencia que ofrece </w:t>
      </w:r>
      <w:proofErr w:type="spellStart"/>
      <w:r>
        <w:t>MovieMate</w:t>
      </w:r>
      <w:proofErr w:type="spellEnd"/>
      <w:r>
        <w:t>, al tiempo que se reserva la interacción avanzada y la personalización para los usuarios registrados.</w:t>
      </w:r>
    </w:p>
    <w:p w14:paraId="2F222B00" w14:textId="50009F2E" w:rsidR="003662A6" w:rsidRDefault="003662A6" w:rsidP="003662A6">
      <w:pPr>
        <w:pStyle w:val="Ttulo3"/>
      </w:pPr>
      <w:bookmarkStart w:id="48" w:name="_Toc219962959"/>
      <w:r>
        <w:t>Usuarios registrados</w:t>
      </w:r>
      <w:bookmarkEnd w:id="48"/>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1E93BD6F">
            <wp:extent cx="2664600" cy="3406140"/>
            <wp:effectExtent l="0" t="0" r="2540" b="3810"/>
            <wp:docPr id="1406142251"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9707" cy="3412669"/>
                    </a:xfrm>
                    <a:prstGeom prst="rect">
                      <a:avLst/>
                    </a:prstGeom>
                    <a:noFill/>
                    <a:ln>
                      <a:noFill/>
                    </a:ln>
                  </pic:spPr>
                </pic:pic>
              </a:graphicData>
            </a:graphic>
          </wp:inline>
        </w:drawing>
      </w:r>
    </w:p>
    <w:p w14:paraId="0304B184" w14:textId="1DD0CC81" w:rsidR="00690382" w:rsidRPr="00690382" w:rsidRDefault="00690382" w:rsidP="00690382">
      <w:pPr>
        <w:pStyle w:val="Descripcin"/>
        <w:jc w:val="center"/>
      </w:pPr>
      <w:bookmarkStart w:id="49" w:name="_Toc220846217"/>
      <w:r>
        <w:t xml:space="preserve">Figura </w:t>
      </w:r>
      <w:fldSimple w:instr=" SEQ Figura \* ARABIC ">
        <w:r w:rsidR="0087160C">
          <w:rPr>
            <w:noProof/>
          </w:rPr>
          <w:t>5</w:t>
        </w:r>
      </w:fldSimple>
      <w:r>
        <w:t>. Diagrama de casos de uso de la interacción social de un usuario registrado</w:t>
      </w:r>
      <w:bookmarkEnd w:id="49"/>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62C0D89B" w14:textId="10F45E22" w:rsidR="00EE2A55" w:rsidRDefault="00EE2A55" w:rsidP="00EE2A55">
      <w:pPr>
        <w:pStyle w:val="Prrafodelista"/>
        <w:numPr>
          <w:ilvl w:val="0"/>
          <w:numId w:val="15"/>
        </w:numPr>
      </w:pPr>
      <w:r>
        <w:t>Seguir a otros usuarios de la plataforma para mantenerse al día de su actividad pública, incluyendo nuevas listas, valoraciones y otras acciones relevantes.</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202CE37E" w:rsidR="00EE2A55" w:rsidRDefault="00EE2A55" w:rsidP="00EE2A55">
      <w:pPr>
        <w:pStyle w:val="Prrafodelista"/>
        <w:numPr>
          <w:ilvl w:val="0"/>
          <w:numId w:val="15"/>
        </w:numPr>
      </w:pPr>
      <w:r>
        <w:t>Consultar la lista de seguidores y de usuarios seguidos, tanto en el propio perfil como en el de otros usuarios cuando la visibilidad lo permita.</w:t>
      </w:r>
    </w:p>
    <w:p w14:paraId="2820B4B1" w14:textId="4FAE61C9" w:rsidR="00EE2A55" w:rsidRDefault="00EE2A55" w:rsidP="00EE2A55">
      <w:pPr>
        <w:pStyle w:val="Prrafodelista"/>
        <w:numPr>
          <w:ilvl w:val="0"/>
          <w:numId w:val="15"/>
        </w:numPr>
      </w:pPr>
      <w:r>
        <w:lastRenderedPageBreak/>
        <w:t xml:space="preserve">Acceder a un </w:t>
      </w:r>
      <w:proofErr w:type="spellStart"/>
      <w:r w:rsidRPr="00A65C21">
        <w:rPr>
          <w:i/>
          <w:iCs/>
          <w:rPrChange w:id="50" w:author="FRANCISCO GARCIA SANCHEZ" w:date="2026-02-09T10:37:00Z" w16du:dateUtc="2026-02-09T09:37:00Z">
            <w:rPr/>
          </w:rPrChange>
        </w:rPr>
        <w:t>feed</w:t>
      </w:r>
      <w:proofErr w:type="spellEnd"/>
      <w:r>
        <w:t xml:space="preserve"> de actividad personalizado, donde se muestran acciones recientes de los usuarios seguidos, como nuevas valoraciones, listas creadas o contenido añadido a listas.</w:t>
      </w:r>
    </w:p>
    <w:p w14:paraId="099F127D" w14:textId="37823B68" w:rsidR="0038634C" w:rsidRDefault="0038634C" w:rsidP="0038634C">
      <w:r>
        <w:t xml:space="preserve">Además de estas </w:t>
      </w:r>
      <w:commentRangeStart w:id="51"/>
      <w:r>
        <w:t>capacidades generales</w:t>
      </w:r>
      <w:commentRangeEnd w:id="51"/>
      <w:r w:rsidR="00A65C21">
        <w:rPr>
          <w:rStyle w:val="Refdecomentario"/>
        </w:rPr>
        <w:commentReference w:id="51"/>
      </w:r>
      <w:r>
        <w:t xml:space="preserve">, los usuarios registrados pueden realizar acciones específicas relacionadas con el contenido, las listas, las valoraciones y </w:t>
      </w:r>
      <w:commentRangeStart w:id="52"/>
      <w:r>
        <w:t xml:space="preserve">la dimensión social </w:t>
      </w:r>
      <w:commentRangeEnd w:id="52"/>
      <w:r w:rsidR="00A65C21">
        <w:rPr>
          <w:rStyle w:val="Refdecomentario"/>
        </w:rPr>
        <w:commentReference w:id="52"/>
      </w:r>
      <w:r>
        <w:t>de la aplicación.</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41788C0" w:rsidR="00690382" w:rsidRPr="00690382" w:rsidRDefault="00690382" w:rsidP="00690382">
      <w:pPr>
        <w:pStyle w:val="Descripcin"/>
        <w:jc w:val="center"/>
      </w:pPr>
      <w:bookmarkStart w:id="53" w:name="_Toc220846218"/>
      <w:r>
        <w:t xml:space="preserve">Figura </w:t>
      </w:r>
      <w:fldSimple w:instr=" SEQ Figura \* ARABIC ">
        <w:r w:rsidR="0087160C">
          <w:rPr>
            <w:noProof/>
          </w:rPr>
          <w:t>6</w:t>
        </w:r>
      </w:fldSimple>
      <w:r>
        <w:t xml:space="preserve">. </w:t>
      </w:r>
      <w:r w:rsidRPr="00440D0D">
        <w:t xml:space="preserve">Diagrama de casos de uso sobre listas </w:t>
      </w:r>
      <w:r>
        <w:t xml:space="preserve">personalizadas </w:t>
      </w:r>
      <w:r w:rsidRPr="00440D0D">
        <w:t>de un usuario registrado</w:t>
      </w:r>
      <w:bookmarkEnd w:id="53"/>
    </w:p>
    <w:p w14:paraId="07120DA3" w14:textId="77777777" w:rsidR="006E51F2" w:rsidRDefault="006E51F2" w:rsidP="006E51F2">
      <w:r>
        <w:t xml:space="preserve">Una de las características centrales de </w:t>
      </w:r>
      <w:proofErr w:type="spellStart"/>
      <w:r>
        <w:t>MovieMate</w:t>
      </w:r>
      <w:proofErr w:type="spellEnd"/>
      <w:r>
        <w:t xml:space="preserv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t>Consultar mis propias listas.</w:t>
      </w:r>
    </w:p>
    <w:p w14:paraId="45C89755" w14:textId="55085224" w:rsidR="006E51F2" w:rsidRDefault="006E51F2" w:rsidP="006E51F2">
      <w:pPr>
        <w:pStyle w:val="Prrafodelista"/>
        <w:numPr>
          <w:ilvl w:val="0"/>
          <w:numId w:val="16"/>
        </w:numPr>
      </w:pPr>
      <w:r>
        <w:lastRenderedPageBreak/>
        <w:t>Consultar listas públicas de otros usuarios, incluyendo las valoraciones asociadas al contenido.</w:t>
      </w:r>
    </w:p>
    <w:p w14:paraId="6E91E6F9" w14:textId="3B626043" w:rsidR="00F326BE" w:rsidRDefault="006E51F2" w:rsidP="006E51F2">
      <w:r>
        <w:t xml:space="preserve">Con estas acciones, </w:t>
      </w:r>
      <w:proofErr w:type="spellStart"/>
      <w:r>
        <w:t>MovieMate</w:t>
      </w:r>
      <w:proofErr w:type="spellEnd"/>
      <w:r>
        <w:t xml:space="preserv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3E0EBEBB" w:rsidR="00690382" w:rsidRPr="00690382" w:rsidRDefault="00FD1FDC" w:rsidP="00FD1FDC">
      <w:pPr>
        <w:pStyle w:val="Descripcin"/>
        <w:jc w:val="center"/>
      </w:pPr>
      <w:bookmarkStart w:id="54" w:name="_Toc220846219"/>
      <w:r>
        <w:t xml:space="preserve">Figura </w:t>
      </w:r>
      <w:fldSimple w:instr=" SEQ Figura \* ARABIC ">
        <w:r w:rsidR="0087160C">
          <w:rPr>
            <w:noProof/>
          </w:rPr>
          <w:t>7</w:t>
        </w:r>
      </w:fldSimple>
      <w:r>
        <w:t xml:space="preserve">. </w:t>
      </w:r>
      <w:r w:rsidRPr="00FD1BB4">
        <w:t>Diagrama de casos de uso de valoraciones y reseñas de un usuario registrado</w:t>
      </w:r>
      <w:bookmarkEnd w:id="54"/>
    </w:p>
    <w:p w14:paraId="7B305FA9" w14:textId="43126FF9" w:rsidR="006E51F2" w:rsidRDefault="006E51F2" w:rsidP="006E51F2">
      <w:r>
        <w:t xml:space="preserve">El sistema de valoraciones y reseñas constituye otro pilar fundamental del funcionamiento de </w:t>
      </w:r>
      <w:proofErr w:type="spellStart"/>
      <w:r>
        <w:t>MovieMate</w:t>
      </w:r>
      <w:proofErr w:type="spellEnd"/>
      <w:r>
        <w:t>,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 xml:space="preserve">Consultar las valoraciones asociadas a un contenido concreto, permitiendo ver cómo ha sido recibido por el resto de los usuarios de </w:t>
      </w:r>
      <w:proofErr w:type="spellStart"/>
      <w:r>
        <w:t>MovieMate</w:t>
      </w:r>
      <w:proofErr w:type="spellEnd"/>
      <w:r>
        <w:t>.</w:t>
      </w:r>
    </w:p>
    <w:p w14:paraId="7E816A62" w14:textId="0546522A" w:rsidR="006E51F2" w:rsidRDefault="006E51F2" w:rsidP="006E51F2">
      <w:pPr>
        <w:pStyle w:val="Prrafodelista"/>
        <w:numPr>
          <w:ilvl w:val="0"/>
          <w:numId w:val="17"/>
        </w:numPr>
      </w:pPr>
      <w:proofErr w:type="gramStart"/>
      <w:r>
        <w:t>Indicar</w:t>
      </w:r>
      <w:proofErr w:type="gramEnd"/>
      <w:r>
        <w:t xml:space="preserve">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Pr="006E51F2" w:rsidRDefault="00B74E84" w:rsidP="006E51F2">
      <w:r w:rsidRPr="00B74E84">
        <w:t xml:space="preserve">Gracias a estas funcionalidades, </w:t>
      </w:r>
      <w:proofErr w:type="spellStart"/>
      <w:r w:rsidRPr="00B74E84">
        <w:t>MovieMate</w:t>
      </w:r>
      <w:proofErr w:type="spellEnd"/>
      <w:r w:rsidRPr="00B74E84">
        <w:t xml:space="preserve"> se posiciona no solo como una herramienta de gestión de películas y series, sino también como una red social centrada en la experiencia compartida de descubrir, organizar y valorar contenido audiovisual.</w:t>
      </w:r>
    </w:p>
    <w:p w14:paraId="2BC388FD" w14:textId="05B8B71F" w:rsidR="009667EE" w:rsidRDefault="009667EE" w:rsidP="009667EE">
      <w:pPr>
        <w:pStyle w:val="Ttulo2"/>
      </w:pPr>
      <w:bookmarkStart w:id="55" w:name="_Toc219962960"/>
      <w:commentRangeStart w:id="56"/>
      <w:r w:rsidRPr="007B1868">
        <w:t>Diseño</w:t>
      </w:r>
      <w:bookmarkEnd w:id="55"/>
      <w:commentRangeEnd w:id="56"/>
      <w:r w:rsidR="0014538F">
        <w:rPr>
          <w:rStyle w:val="Refdecomentario"/>
          <w:rFonts w:asciiTheme="minorHAnsi" w:eastAsiaTheme="minorHAnsi" w:hAnsiTheme="minorHAnsi" w:cstheme="minorBidi"/>
          <w:b w:val="0"/>
          <w:bCs w:val="0"/>
          <w:color w:val="auto"/>
        </w:rPr>
        <w:commentReference w:id="56"/>
      </w:r>
    </w:p>
    <w:p w14:paraId="15066524" w14:textId="61E8996D" w:rsidR="003B2D44" w:rsidRDefault="003B2D44" w:rsidP="003B2D44">
      <w:r w:rsidRPr="003B2D44">
        <w:t xml:space="preserve">En este apartado se describe el diseño del sistema desarrollado, comenzando por el modelo de datos sobre el que se apoya la aplicación </w:t>
      </w:r>
      <w:proofErr w:type="spellStart"/>
      <w:r w:rsidRPr="003B2D44">
        <w:t>MovieMate</w:t>
      </w:r>
      <w:proofErr w:type="spellEnd"/>
      <w:r w:rsidRPr="003B2D44">
        <w:t xml:space="preserve"> y continuando posteriormente con el diseño de los componentes </w:t>
      </w:r>
      <w:r w:rsidRPr="00625E80">
        <w:rPr>
          <w:i/>
          <w:iCs/>
          <w:rPrChange w:id="57" w:author="FRANCISCO GARCIA SANCHEZ" w:date="2026-02-09T10:41:00Z" w16du:dateUtc="2026-02-09T09:41:00Z">
            <w:rPr/>
          </w:rPrChange>
        </w:rPr>
        <w:t>back</w:t>
      </w:r>
      <w:r w:rsidRPr="00625E80">
        <w:rPr>
          <w:rFonts w:ascii="Cambria Math" w:hAnsi="Cambria Math" w:cs="Cambria Math"/>
          <w:i/>
          <w:iCs/>
          <w:rPrChange w:id="58" w:author="FRANCISCO GARCIA SANCHEZ" w:date="2026-02-09T10:41:00Z" w16du:dateUtc="2026-02-09T09:41:00Z">
            <w:rPr>
              <w:rFonts w:ascii="Cambria Math" w:hAnsi="Cambria Math" w:cs="Cambria Math"/>
            </w:rPr>
          </w:rPrChange>
        </w:rPr>
        <w:t>‑</w:t>
      </w:r>
      <w:proofErr w:type="spellStart"/>
      <w:r w:rsidRPr="00625E80">
        <w:rPr>
          <w:i/>
          <w:iCs/>
          <w:rPrChange w:id="59" w:author="FRANCISCO GARCIA SANCHEZ" w:date="2026-02-09T10:41:00Z" w16du:dateUtc="2026-02-09T09:41:00Z">
            <w:rPr/>
          </w:rPrChange>
        </w:rPr>
        <w:t>end</w:t>
      </w:r>
      <w:proofErr w:type="spellEnd"/>
      <w:r w:rsidRPr="003B2D44">
        <w:t xml:space="preserve"> y </w:t>
      </w:r>
      <w:proofErr w:type="spellStart"/>
      <w:r w:rsidRPr="00625E80">
        <w:rPr>
          <w:i/>
          <w:iCs/>
          <w:rPrChange w:id="60" w:author="FRANCISCO GARCIA SANCHEZ" w:date="2026-02-09T10:41:00Z" w16du:dateUtc="2026-02-09T09:41:00Z">
            <w:rPr/>
          </w:rPrChange>
        </w:rPr>
        <w:t>front</w:t>
      </w:r>
      <w:r w:rsidRPr="00625E80">
        <w:rPr>
          <w:rFonts w:ascii="Cambria Math" w:hAnsi="Cambria Math" w:cs="Cambria Math"/>
          <w:i/>
          <w:iCs/>
          <w:rPrChange w:id="61" w:author="FRANCISCO GARCIA SANCHEZ" w:date="2026-02-09T10:41:00Z" w16du:dateUtc="2026-02-09T09:41:00Z">
            <w:rPr>
              <w:rFonts w:ascii="Cambria Math" w:hAnsi="Cambria Math" w:cs="Cambria Math"/>
            </w:rPr>
          </w:rPrChange>
        </w:rPr>
        <w:t>‑</w:t>
      </w:r>
      <w:r w:rsidRPr="00625E80">
        <w:rPr>
          <w:i/>
          <w:iCs/>
          <w:rPrChange w:id="62" w:author="FRANCISCO GARCIA SANCHEZ" w:date="2026-02-09T10:41:00Z" w16du:dateUtc="2026-02-09T09:41:00Z">
            <w:rPr/>
          </w:rPrChange>
        </w:rPr>
        <w:t>end</w:t>
      </w:r>
      <w:proofErr w:type="spellEnd"/>
      <w:r w:rsidR="00DA3305">
        <w:t xml:space="preserve"> como se muestra en la </w:t>
      </w:r>
      <w:r w:rsidR="00DA3305">
        <w:fldChar w:fldCharType="begin"/>
      </w:r>
      <w:r w:rsidR="00DA3305">
        <w:instrText xml:space="preserve"> REF _Ref220063175 \h </w:instrText>
      </w:r>
      <w:r w:rsidR="00DA3305">
        <w:fldChar w:fldCharType="separate"/>
      </w:r>
      <w:r w:rsidR="00DA3305">
        <w:t xml:space="preserve">Figura </w:t>
      </w:r>
      <w:r w:rsidR="00DA3305">
        <w:rPr>
          <w:noProof/>
        </w:rPr>
        <w:t>8</w:t>
      </w:r>
      <w:r w:rsidR="00DA3305">
        <w:fldChar w:fldCharType="end"/>
      </w:r>
      <w:r w:rsidRPr="003B2D44">
        <w:t>. 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p>
    <w:p w14:paraId="71F18606" w14:textId="4223E617" w:rsidR="00C70B2E" w:rsidRDefault="00A80F87" w:rsidP="003B2D4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38F39F3D" w14:textId="77777777" w:rsidR="006206BC" w:rsidRDefault="002E2782" w:rsidP="006206BC">
      <w:pPr>
        <w:keepNext/>
        <w:jc w:val="center"/>
      </w:pPr>
      <w:r>
        <w:rPr>
          <w:noProof/>
        </w:rPr>
        <w:drawing>
          <wp:inline distT="0" distB="0" distL="0" distR="0" wp14:anchorId="3F9C860B" wp14:editId="4129E4B8">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66BB0583" w14:textId="1E5A755F" w:rsidR="002E2782" w:rsidRPr="003B2D44" w:rsidRDefault="006206BC" w:rsidP="006206BC">
      <w:pPr>
        <w:pStyle w:val="Descripcin"/>
        <w:jc w:val="center"/>
      </w:pPr>
      <w:bookmarkStart w:id="63" w:name="_Ref220063175"/>
      <w:bookmarkStart w:id="64" w:name="_Toc220846220"/>
      <w:r>
        <w:t xml:space="preserve">Figura </w:t>
      </w:r>
      <w:fldSimple w:instr=" SEQ Figura \* ARABIC ">
        <w:r w:rsidR="0087160C">
          <w:rPr>
            <w:noProof/>
          </w:rPr>
          <w:t>8</w:t>
        </w:r>
      </w:fldSimple>
      <w:bookmarkEnd w:id="63"/>
      <w:r>
        <w:t xml:space="preserve">. Arquitectura de </w:t>
      </w:r>
      <w:proofErr w:type="spellStart"/>
      <w:r>
        <w:t>MovieMate</w:t>
      </w:r>
      <w:bookmarkEnd w:id="64"/>
      <w:proofErr w:type="spellEnd"/>
    </w:p>
    <w:p w14:paraId="7586F7BE" w14:textId="20BCC636" w:rsidR="009667EE" w:rsidRDefault="009667EE" w:rsidP="009667EE">
      <w:pPr>
        <w:pStyle w:val="Ttulo3"/>
      </w:pPr>
      <w:bookmarkStart w:id="65" w:name="_Toc219962961"/>
      <w:r w:rsidRPr="007B1868">
        <w:t>Modelo de datos</w:t>
      </w:r>
      <w:bookmarkEnd w:id="65"/>
    </w:p>
    <w:p w14:paraId="10E08D57" w14:textId="0B5A9D5E" w:rsidR="003B2D44" w:rsidRDefault="00DA3305" w:rsidP="003B2D44">
      <w:r>
        <w:t xml:space="preserve">Como se puede ver en la </w:t>
      </w:r>
      <w:r>
        <w:fldChar w:fldCharType="begin"/>
      </w:r>
      <w:r>
        <w:instrText xml:space="preserve"> REF _Ref220063059 \h </w:instrText>
      </w:r>
      <w:r>
        <w:fldChar w:fldCharType="separate"/>
      </w:r>
      <w:r>
        <w:t xml:space="preserve">Figura </w:t>
      </w:r>
      <w:r>
        <w:rPr>
          <w:noProof/>
        </w:rPr>
        <w:t>9</w:t>
      </w:r>
      <w:r>
        <w:fldChar w:fldCharType="end"/>
      </w:r>
      <w:r>
        <w:t>, e</w:t>
      </w:r>
      <w:r w:rsidR="003B2D44">
        <w:t xml:space="preserve">l modelo de datos de </w:t>
      </w:r>
      <w:proofErr w:type="spellStart"/>
      <w:r w:rsidR="003B2D44">
        <w:t>MovieMate</w:t>
      </w:r>
      <w:proofErr w:type="spellEnd"/>
      <w:r w:rsidR="003B2D44">
        <w:t xml:space="preserve"> se ha diseñado siguiendo un enfoque relacional, empleando PostgreSQL como sistema de gestión de bases de datos. El objetivo principal ha sido representar de forma coherente las entidades clave del dominio </w:t>
      </w:r>
      <w:ins w:id="66" w:author="FRANCISCO GARCIA SANCHEZ" w:date="2026-02-09T10:56:00Z" w16du:dateUtc="2026-02-09T09:56:00Z">
        <w:r w:rsidR="00FA4676">
          <w:t>(</w:t>
        </w:r>
      </w:ins>
      <w:r w:rsidR="003B2D44">
        <w:t>películas, series, usuarios, listas y valoraciones</w:t>
      </w:r>
      <w:ins w:id="67" w:author="FRANCISCO GARCIA SANCHEZ" w:date="2026-02-09T10:56:00Z" w16du:dateUtc="2026-02-09T09:56:00Z">
        <w:r w:rsidR="00FA4676">
          <w:t>)</w:t>
        </w:r>
      </w:ins>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61F66804">
            <wp:extent cx="3604260" cy="4123453"/>
            <wp:effectExtent l="0" t="0" r="0" b="0"/>
            <wp:docPr id="418222519"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descr="Interfaz de usuario gráfic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2676" cy="4133081"/>
                    </a:xfrm>
                    <a:prstGeom prst="rect">
                      <a:avLst/>
                    </a:prstGeom>
                    <a:noFill/>
                    <a:ln>
                      <a:noFill/>
                    </a:ln>
                  </pic:spPr>
                </pic:pic>
              </a:graphicData>
            </a:graphic>
          </wp:inline>
        </w:drawing>
      </w:r>
    </w:p>
    <w:p w14:paraId="5AA719AD" w14:textId="6C7FE806" w:rsidR="00DA3305" w:rsidRDefault="00DA3305" w:rsidP="00DA3305">
      <w:pPr>
        <w:pStyle w:val="Descripcin"/>
        <w:jc w:val="center"/>
      </w:pPr>
      <w:bookmarkStart w:id="68" w:name="_Ref220063059"/>
      <w:bookmarkStart w:id="69" w:name="_Toc220846221"/>
      <w:r>
        <w:t xml:space="preserve">Figura </w:t>
      </w:r>
      <w:fldSimple w:instr=" SEQ Figura \* ARABIC ">
        <w:r w:rsidR="0087160C">
          <w:rPr>
            <w:noProof/>
          </w:rPr>
          <w:t>9</w:t>
        </w:r>
      </w:fldSimple>
      <w:bookmarkEnd w:id="68"/>
      <w:r>
        <w:t xml:space="preserve">. Diagrama </w:t>
      </w:r>
      <w:commentRangeStart w:id="70"/>
      <w:r>
        <w:t>ER</w:t>
      </w:r>
      <w:commentRangeEnd w:id="70"/>
      <w:r w:rsidR="001A26FB">
        <w:rPr>
          <w:rStyle w:val="Refdecomentario"/>
          <w:b w:val="0"/>
          <w:bCs w:val="0"/>
          <w:color w:val="auto"/>
        </w:rPr>
        <w:commentReference w:id="70"/>
      </w:r>
      <w:r>
        <w:t xml:space="preserve"> de </w:t>
      </w:r>
      <w:proofErr w:type="spellStart"/>
      <w:r>
        <w:t>MovieMate</w:t>
      </w:r>
      <w:bookmarkEnd w:id="69"/>
      <w:proofErr w:type="spellEnd"/>
    </w:p>
    <w:p w14:paraId="20C41259" w14:textId="689C4BDE" w:rsidR="003B2D44" w:rsidRDefault="003B2D44" w:rsidP="003B2D44">
      <w:del w:id="71" w:author="FRANCISCO GARCIA SANCHEZ" w:date="2026-02-09T11:00:00Z" w16du:dateUtc="2026-02-09T10:00:00Z">
        <w:r w:rsidDel="00B828B5">
          <w:delText>​</w:delText>
        </w:r>
      </w:del>
      <w:r>
        <w:t xml:space="preserve">En el núcleo del modelo se encuentra la entidad </w:t>
      </w:r>
      <w:commentRangeStart w:id="72"/>
      <w:proofErr w:type="spellStart"/>
      <w:r w:rsidRPr="00DD5BBF">
        <w:rPr>
          <w:rFonts w:ascii="Courier New" w:hAnsi="Courier New" w:cs="Courier New"/>
          <w:rPrChange w:id="73" w:author="FRANCISCO GARCIA SANCHEZ" w:date="2026-02-09T10:57:00Z" w16du:dateUtc="2026-02-09T09:57:00Z">
            <w:rPr/>
          </w:rPrChange>
        </w:rPr>
        <w:t>User</w:t>
      </w:r>
      <w:commentRangeEnd w:id="72"/>
      <w:proofErr w:type="spellEnd"/>
      <w:r w:rsidR="008C6983">
        <w:rPr>
          <w:rStyle w:val="Refdecomentario"/>
        </w:rPr>
        <w:commentReference w:id="72"/>
      </w:r>
      <w:r>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Esta entidad actúa como punto de anclaje para gran parte de las relaciones del sistema, dado que los usuarios son los responsables de crear listas, emitir valoraciones y establecer relaciones de seguimiento con otros usuarios.</w:t>
      </w:r>
    </w:p>
    <w:p w14:paraId="6AB146BC" w14:textId="3EE1390E" w:rsidR="003B2D44" w:rsidRDefault="003B2D44" w:rsidP="003B2D44">
      <w:del w:id="74" w:author="FRANCISCO GARCIA SANCHEZ" w:date="2026-02-09T11:00:00Z" w16du:dateUtc="2026-02-09T10:00:00Z">
        <w:r w:rsidDel="00B828B5">
          <w:delText>​</w:delText>
        </w:r>
      </w:del>
      <w:r>
        <w:t xml:space="preserve">La entidad Content modela el contenido audiovisual gestionado por </w:t>
      </w:r>
      <w:proofErr w:type="spellStart"/>
      <w:r>
        <w:t>MovieMate</w:t>
      </w:r>
      <w:proofErr w:type="spellEnd"/>
      <w:r>
        <w:t>, abarcando tanto películas como series mediante un atributo que indica el tipo de contenido. Para cada elemento se almacenan identificadores internos y externos, incluyendo el identificador de TMDB, así como atributos como el título, la sinopsis, la fecha de estreno, la duración y la imagen asociada. Esta entidad sirve como base para las operaciones de consulta y para la construcción de listas y valoraciones, y permite desacoplar la lógica de la aplicación de la estructura concreta de la API externa utilizada para poblar la base de datos.</w:t>
      </w:r>
    </w:p>
    <w:p w14:paraId="1C49D58D" w14:textId="54685E20" w:rsidR="003B2D44" w:rsidRDefault="003B2D44" w:rsidP="003B2D44">
      <w:del w:id="75" w:author="FRANCISCO GARCIA SANCHEZ" w:date="2026-02-09T11:00:00Z" w16du:dateUtc="2026-02-09T10:00:00Z">
        <w:r w:rsidDel="00B828B5">
          <w:delText>​</w:delText>
        </w:r>
      </w:del>
      <w:r>
        <w:t xml:space="preserve">La relación entre usuarios y contenido se articula principalmente a través de la entidad Rating,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w:t>
      </w:r>
      <w:r>
        <w:lastRenderedPageBreak/>
        <w:t>puntuaciones medias o número de valoraciones, al tiempo que ofrece un historial de la actividad de cada usuario.</w:t>
      </w:r>
    </w:p>
    <w:p w14:paraId="3653233B" w14:textId="5B1087EF" w:rsidR="003B2D44" w:rsidRDefault="003B2D44" w:rsidP="003B2D44">
      <w:del w:id="76" w:author="FRANCISCO GARCIA SANCHEZ" w:date="2026-02-09T11:00:00Z" w16du:dateUtc="2026-02-09T10:00:00Z">
        <w:r w:rsidDel="00B828B5">
          <w:delText>​</w:delText>
        </w:r>
      </w:del>
      <w:r>
        <w:t>La organización personalizada del contenido se materializa mediante la entidad List,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69CE59D9" w14:textId="7818AEAC" w:rsidR="003B2D44" w:rsidRDefault="003B2D44" w:rsidP="003B2D44">
      <w:del w:id="77" w:author="FRANCISCO GARCIA SANCHEZ" w:date="2026-02-09T11:00:00Z" w16du:dateUtc="2026-02-09T10:00:00Z">
        <w:r w:rsidDel="00B828B5">
          <w:delText>​</w:delText>
        </w:r>
      </w:del>
      <w:r>
        <w:t xml:space="preserve">El componente social del sistema se modela a través de la entidad </w:t>
      </w:r>
      <w:proofErr w:type="spellStart"/>
      <w:proofErr w:type="gramStart"/>
      <w:r>
        <w:t>Follower</w:t>
      </w:r>
      <w:proofErr w:type="spellEnd"/>
      <w:proofErr w:type="gramEnd"/>
      <w:r>
        <w:t xml:space="preserve"> (o una tabla equivalente de relaciones de seguimiento), que representa el vínculo entre usuarios seguidores y usuarios seguidos. Cada registro enlaza dos usuarios distintos, evitando duplicidades mediante restricciones de unicidad y previniendo la </w:t>
      </w:r>
      <w:r w:rsidR="000E65A2">
        <w:t>auto</w:t>
      </w:r>
      <w:r w:rsidR="000E65A2">
        <w:rPr>
          <w:rFonts w:ascii="Cambria Math" w:hAnsi="Cambria Math" w:cs="Cambria Math"/>
        </w:rPr>
        <w:t>r</w:t>
      </w:r>
      <w:r w:rsidR="000E65A2">
        <w:t>referencia</w:t>
      </w:r>
      <w:r>
        <w:t xml:space="preserve">. Esta estructura permite construir las listas de seguidores y seguidos de cada usuario y soporta funcionalidades como el </w:t>
      </w:r>
      <w:proofErr w:type="spellStart"/>
      <w:r w:rsidRPr="001474F6">
        <w:rPr>
          <w:i/>
          <w:iCs/>
          <w:rPrChange w:id="78" w:author="FRANCISCO GARCIA SANCHEZ" w:date="2026-02-09T11:01:00Z" w16du:dateUtc="2026-02-09T10:01:00Z">
            <w:rPr/>
          </w:rPrChange>
        </w:rPr>
        <w:t>feed</w:t>
      </w:r>
      <w:proofErr w:type="spellEnd"/>
      <w:r>
        <w:t xml:space="preserve"> de actividad personalizado, basado en las acciones de los usuarios seguidos.</w:t>
      </w:r>
    </w:p>
    <w:p w14:paraId="1DCA85F5" w14:textId="3F958879" w:rsidR="003B2D44" w:rsidRDefault="003B2D44" w:rsidP="003B2D44">
      <w:del w:id="79" w:author="FRANCISCO GARCIA SANCHEZ" w:date="2026-02-09T11:01:00Z" w16du:dateUtc="2026-02-09T10:01:00Z">
        <w:r w:rsidDel="001474F6">
          <w:delText>​</w:delText>
        </w:r>
      </w:del>
      <w:r>
        <w:t xml:space="preserve">Con el fin de registrar de forma estructurada la actividad relevante dentro de la plataforma se incorpora la entidad </w:t>
      </w:r>
      <w:commentRangeStart w:id="80"/>
      <w:proofErr w:type="spellStart"/>
      <w:r>
        <w:t>Activity</w:t>
      </w:r>
      <w:commentRangeEnd w:id="80"/>
      <w:proofErr w:type="spellEnd"/>
      <w:r w:rsidR="004E3080">
        <w:rPr>
          <w:rStyle w:val="Refdecomentario"/>
        </w:rPr>
        <w:commentReference w:id="80"/>
      </w:r>
      <w:r>
        <w:t xml:space="preserve">, que almacena eventos como nuevas valoraciones, creación de listas o incorporación de contenido a listas. Cada actividad referencia al usuario que la ha generado, al recurso afectado y al tipo de acción realizada, junto con la marca temporal correspondiente. Esta información se utiliza para construir tanto el </w:t>
      </w:r>
      <w:proofErr w:type="spellStart"/>
      <w:r>
        <w:t>feed</w:t>
      </w:r>
      <w:proofErr w:type="spellEnd"/>
      <w:r>
        <w:t xml:space="preserve"> global como el </w:t>
      </w:r>
      <w:proofErr w:type="spellStart"/>
      <w:r>
        <w:t>feed</w:t>
      </w:r>
      <w:proofErr w:type="spellEnd"/>
      <w:r>
        <w:t xml:space="preserve"> personalizado, mejorando la capacidad de descubrimiento de contenido y usuarios.</w:t>
      </w:r>
    </w:p>
    <w:p w14:paraId="070CABFA" w14:textId="5965A896" w:rsidR="003B2D44" w:rsidRDefault="003B2D44" w:rsidP="003B2D44">
      <w:r>
        <w:t xml:space="preserve">​Por último, el modelo de datos incluye una entidad </w:t>
      </w:r>
      <w:proofErr w:type="spellStart"/>
      <w:r>
        <w:t>UserStats</w:t>
      </w:r>
      <w:proofErr w:type="spellEnd"/>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proofErr w:type="spellStart"/>
      <w:r>
        <w:t>User</w:t>
      </w:r>
      <w:proofErr w:type="spellEnd"/>
      <w:r>
        <w:t xml:space="preserve"> y se actualiza de forma peri</w:t>
      </w:r>
      <w:r>
        <w:rPr>
          <w:rFonts w:ascii="Calibri" w:hAnsi="Calibri" w:cs="Calibri"/>
        </w:rPr>
        <w:t>ó</w:t>
      </w:r>
      <w:r>
        <w:t>dica o bajo demanda a partir de la informaci</w:t>
      </w:r>
      <w:r>
        <w:rPr>
          <w:rFonts w:ascii="Calibri" w:hAnsi="Calibri" w:cs="Calibri"/>
        </w:rPr>
        <w:t>ó</w:t>
      </w:r>
      <w:r>
        <w:t>n registrada en Ratings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 xml:space="preserve">En conjunto, el modelo de datos de </w:t>
      </w:r>
      <w:proofErr w:type="spellStart"/>
      <w:r>
        <w:t>MovieMate</w:t>
      </w:r>
      <w:proofErr w:type="spellEnd"/>
      <w:r>
        <w:t xml:space="preserv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6AB6FF2C" w14:textId="12F12FA2" w:rsidR="009667EE" w:rsidRPr="007B1868" w:rsidRDefault="009667EE" w:rsidP="009667EE">
      <w:pPr>
        <w:pStyle w:val="Ttulo3"/>
      </w:pPr>
      <w:bookmarkStart w:id="81" w:name="_Toc219962962"/>
      <w:r w:rsidRPr="007B1868">
        <w:t>Diseño del back-</w:t>
      </w:r>
      <w:proofErr w:type="spellStart"/>
      <w:r w:rsidRPr="007B1868">
        <w:t>end</w:t>
      </w:r>
      <w:bookmarkEnd w:id="81"/>
      <w:proofErr w:type="spellEnd"/>
    </w:p>
    <w:p w14:paraId="35FEE00D" w14:textId="77777777" w:rsidR="003B2D44" w:rsidRDefault="003B2D44" w:rsidP="003B2D44">
      <w:r>
        <w:t>El diseño del back</w:t>
      </w:r>
      <w:r>
        <w:rPr>
          <w:rFonts w:ascii="Cambria Math" w:hAnsi="Cambria Math" w:cs="Cambria Math"/>
        </w:rPr>
        <w:t>‑</w:t>
      </w:r>
      <w:proofErr w:type="spellStart"/>
      <w:r>
        <w:t>end</w:t>
      </w:r>
      <w:proofErr w:type="spellEnd"/>
      <w:r>
        <w:t xml:space="preserve"> de </w:t>
      </w:r>
      <w:proofErr w:type="spellStart"/>
      <w:r>
        <w:t>MovieMate</w:t>
      </w:r>
      <w:proofErr w:type="spellEnd"/>
      <w:r>
        <w:t xml:space="preserve"> sigue una arquitectura en tres capas basada en el patr</w:t>
      </w:r>
      <w:r>
        <w:rPr>
          <w:rFonts w:ascii="Calibri" w:hAnsi="Calibri" w:cs="Calibri"/>
        </w:rPr>
        <w:t>ó</w:t>
      </w:r>
      <w:r>
        <w:t>n MVC, donde se separan claramente los controladores web, la l</w:t>
      </w:r>
      <w:r>
        <w:rPr>
          <w:rFonts w:ascii="Calibri" w:hAnsi="Calibri" w:cs="Calibri"/>
        </w:rPr>
        <w:t>ó</w:t>
      </w:r>
      <w:r>
        <w:t xml:space="preserve">gica de negocio y el acceso a datos. El servidor </w:t>
      </w:r>
      <w:commentRangeStart w:id="82"/>
      <w:r>
        <w:t>se ha implementado con Spring Boot y Java</w:t>
      </w:r>
      <w:commentRangeEnd w:id="82"/>
      <w:r w:rsidR="00EC4770">
        <w:rPr>
          <w:rStyle w:val="Refdecomentario"/>
        </w:rPr>
        <w:commentReference w:id="82"/>
      </w:r>
      <w:r>
        <w:t xml:space="preserve">, exponiendo una API </w:t>
      </w:r>
      <w:proofErr w:type="spellStart"/>
      <w:r>
        <w:t>RESTful</w:t>
      </w:r>
      <w:proofErr w:type="spellEnd"/>
      <w:r>
        <w:t xml:space="preserve"> consumida por el cliente web y potencialmente por otros clientes de terceros. </w:t>
      </w:r>
      <w:commentRangeStart w:id="83"/>
      <w:r>
        <w:t xml:space="preserve">La persistencia </w:t>
      </w:r>
      <w:r>
        <w:lastRenderedPageBreak/>
        <w:t>se gestiona mediante Spring Data JPA sobre PostgreSQL, mientras que la autenticaci</w:t>
      </w:r>
      <w:r>
        <w:rPr>
          <w:rFonts w:ascii="Calibri" w:hAnsi="Calibri" w:cs="Calibri"/>
        </w:rPr>
        <w:t>ó</w:t>
      </w:r>
      <w:r>
        <w:t>n y autorizaci</w:t>
      </w:r>
      <w:r>
        <w:rPr>
          <w:rFonts w:ascii="Calibri" w:hAnsi="Calibri" w:cs="Calibri"/>
        </w:rPr>
        <w:t>ó</w:t>
      </w:r>
      <w:r>
        <w:t>n se resuelven con Spring Security y JSON Web Tokens (JWT).</w:t>
      </w:r>
      <w:commentRangeEnd w:id="83"/>
      <w:r w:rsidR="00502D19">
        <w:rPr>
          <w:rStyle w:val="Refdecomentario"/>
        </w:rPr>
        <w:commentReference w:id="83"/>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proofErr w:type="spellStart"/>
      <w:r w:rsidRPr="00EC4770">
        <w:rPr>
          <w:i/>
          <w:iCs/>
          <w:rPrChange w:id="84" w:author="FRANCISCO GARCIA SANCHEZ" w:date="2026-02-09T11:05:00Z" w16du:dateUtc="2026-02-09T10:05:00Z">
            <w:rPr/>
          </w:rPrChange>
        </w:rPr>
        <w:t>endpoints</w:t>
      </w:r>
      <w:proofErr w:type="spellEnd"/>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proofErr w:type="spellStart"/>
      <w:r w:rsidRPr="00640D24">
        <w:rPr>
          <w:i/>
          <w:iCs/>
          <w:rPrChange w:id="85" w:author="FRANCISCO GARCIA SANCHEZ" w:date="2026-02-09T11:17:00Z" w16du:dateUtc="2026-02-09T10:17:00Z">
            <w:rPr/>
          </w:rPrChange>
        </w:rPr>
        <w:t>feed</w:t>
      </w:r>
      <w:proofErr w:type="spellEnd"/>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639723E4" w14:textId="688C7585" w:rsidR="003B2D44" w:rsidRDefault="003B2D44" w:rsidP="003B2D44">
      <w:r>
        <w:t xml:space="preserve">La capa de persistencia se ha construido con </w:t>
      </w:r>
      <w:commentRangeStart w:id="86"/>
      <w:r>
        <w:t>Spring Data JPA</w:t>
      </w:r>
      <w:commentRangeEnd w:id="86"/>
      <w:r w:rsidR="002879B0">
        <w:rPr>
          <w:rStyle w:val="Refdecomentario"/>
        </w:rPr>
        <w:commentReference w:id="86"/>
      </w:r>
      <w:r>
        <w:t xml:space="preserve">, definiendo repositorios por cada entidad principal del dominio. Estos repositorios proporcionan operaciones CRUD básicas y consultas derivadas a partir de nombres de método o mediante consultas personalizadas cuando es necesario. </w:t>
      </w:r>
      <w:commentRangeStart w:id="87"/>
      <w:r>
        <w:t>El uso de JPA permite mapear las entidades Java al modelo relacional de PostgreSQL, aprovechando características como las relaciones entre tablas, la gestión de transacciones y la paginación nativa en las consultas</w:t>
      </w:r>
      <w:commentRangeEnd w:id="87"/>
      <w:r w:rsidR="00ED51C7">
        <w:rPr>
          <w:rStyle w:val="Refdecomentario"/>
        </w:rPr>
        <w:commentReference w:id="87"/>
      </w:r>
      <w:r>
        <w:t>.</w:t>
      </w:r>
    </w:p>
    <w:p w14:paraId="18A1B30D" w14:textId="6C08BF03" w:rsidR="003B2D44" w:rsidRDefault="003B2D44" w:rsidP="003B2D44">
      <w:commentRangeStart w:id="88"/>
      <w:r>
        <w:t xml:space="preserve">El sistema de autenticación se apoya en JWT para gestionar sesiones sin estado, de forma que el servidor no necesita mantener información de sesión en memoria. Un filtro de seguridad intercepta las peticiones entrantes, extrae el token de la cabecera de autorización y, si es válido, construye un contexto de seguridad con la información del usuario autenticado. A partir de este contexto se aplica la autorización, restringiendo el acceso a </w:t>
      </w:r>
      <w:proofErr w:type="spellStart"/>
      <w:r>
        <w:t>endpoints</w:t>
      </w:r>
      <w:proofErr w:type="spellEnd"/>
      <w:r>
        <w:t xml:space="preserve"> sensibles únicamente a usuarios autenticados o a determinados roles cuando resulta necesario.</w:t>
      </w:r>
      <w:commentRangeEnd w:id="88"/>
      <w:r w:rsidR="00ED51C7">
        <w:rPr>
          <w:rStyle w:val="Refdecomentario"/>
        </w:rPr>
        <w:commentReference w:id="88"/>
      </w:r>
    </w:p>
    <w:p w14:paraId="739C0BC9" w14:textId="76D30AC9" w:rsidR="002D7CD7" w:rsidRPr="007B1868" w:rsidRDefault="003B2D44" w:rsidP="002D7CD7">
      <w:r>
        <w:t xml:space="preserve">La API REST de </w:t>
      </w:r>
      <w:proofErr w:type="spellStart"/>
      <w:r>
        <w:t>MovieMate</w:t>
      </w:r>
      <w:proofErr w:type="spellEnd"/>
      <w:r>
        <w:t xml:space="preserve"> se ha diseñado siguiendo principios </w:t>
      </w:r>
      <w:proofErr w:type="spellStart"/>
      <w:r>
        <w:t>RESTful</w:t>
      </w:r>
      <w:proofErr w:type="spellEnd"/>
      <w:r>
        <w:t xml:space="preserve">, usando sustantivos en plural para los recursos y métodos HTTP estándar para expresar las operaciones. A modo de resumen, en la siguiente tabla se describen los principales </w:t>
      </w:r>
      <w:proofErr w:type="spellStart"/>
      <w:r w:rsidRPr="00612201">
        <w:rPr>
          <w:i/>
          <w:iCs/>
          <w:rPrChange w:id="89" w:author="FRANCISCO GARCIA SANCHEZ" w:date="2026-02-09T11:30:00Z" w16du:dateUtc="2026-02-09T10:30:00Z">
            <w:rPr/>
          </w:rPrChange>
        </w:rPr>
        <w:t>endpoints</w:t>
      </w:r>
      <w:proofErr w:type="spellEnd"/>
      <w:r>
        <w:t xml:space="preserve"> disponibles y las operaciones asociadas a cada uno de ellos:</w:t>
      </w:r>
    </w:p>
    <w:p w14:paraId="15D5651F" w14:textId="7439F36B" w:rsidR="002D7CD7" w:rsidRDefault="002D7CD7" w:rsidP="002D7CD7">
      <w:pPr>
        <w:pStyle w:val="Descripcin"/>
        <w:keepNext/>
      </w:pPr>
      <w:bookmarkStart w:id="90" w:name="_Toc219626074"/>
      <w:r>
        <w:t xml:space="preserve">Tabla </w:t>
      </w:r>
      <w:fldSimple w:instr=" SEQ Tabla \* ARABIC ">
        <w:r>
          <w:rPr>
            <w:noProof/>
          </w:rPr>
          <w:t>4</w:t>
        </w:r>
      </w:fldSimple>
      <w:r>
        <w:t xml:space="preserve">. </w:t>
      </w:r>
      <w:commentRangeStart w:id="91"/>
      <w:proofErr w:type="spellStart"/>
      <w:r w:rsidRPr="00612201">
        <w:rPr>
          <w:i/>
          <w:iCs/>
          <w:rPrChange w:id="92" w:author="FRANCISCO GARCIA SANCHEZ" w:date="2026-02-09T11:30:00Z" w16du:dateUtc="2026-02-09T10:30:00Z">
            <w:rPr/>
          </w:rPrChange>
        </w:rPr>
        <w:t>Endpoints</w:t>
      </w:r>
      <w:commentRangeEnd w:id="91"/>
      <w:proofErr w:type="spellEnd"/>
      <w:r w:rsidR="00522750">
        <w:rPr>
          <w:rStyle w:val="Refdecomentario"/>
          <w:b w:val="0"/>
          <w:bCs w:val="0"/>
          <w:color w:val="auto"/>
        </w:rPr>
        <w:commentReference w:id="91"/>
      </w:r>
      <w:r>
        <w:t xml:space="preserve"> de la aplicación</w:t>
      </w:r>
      <w:bookmarkEnd w:id="90"/>
    </w:p>
    <w:tbl>
      <w:tblPr>
        <w:tblStyle w:val="Tablaconcuadrcula"/>
        <w:tblW w:w="0" w:type="auto"/>
        <w:tblLook w:val="04A0" w:firstRow="1" w:lastRow="0" w:firstColumn="1" w:lastColumn="0" w:noHBand="0" w:noVBand="1"/>
      </w:tblPr>
      <w:tblGrid>
        <w:gridCol w:w="3533"/>
        <w:gridCol w:w="1251"/>
        <w:gridCol w:w="1302"/>
        <w:gridCol w:w="1256"/>
        <w:gridCol w:w="1378"/>
      </w:tblGrid>
      <w:tr w:rsidR="005E1014" w:rsidRPr="007B1868" w14:paraId="7D43D1DD" w14:textId="77777777" w:rsidTr="000846F5">
        <w:tc>
          <w:tcPr>
            <w:tcW w:w="3533" w:type="dxa"/>
          </w:tcPr>
          <w:p w14:paraId="6C65300B" w14:textId="57D4BDF3" w:rsidR="00994304" w:rsidRPr="007B1868" w:rsidRDefault="00994304" w:rsidP="00F31E6E">
            <w:pPr>
              <w:rPr>
                <w:b/>
                <w:bCs/>
              </w:rPr>
            </w:pPr>
            <w:proofErr w:type="spellStart"/>
            <w:r w:rsidRPr="007B1868">
              <w:rPr>
                <w:b/>
                <w:bCs/>
              </w:rPr>
              <w:t>Endpoint</w:t>
            </w:r>
            <w:proofErr w:type="spellEnd"/>
          </w:p>
        </w:tc>
        <w:tc>
          <w:tcPr>
            <w:tcW w:w="1251" w:type="dxa"/>
          </w:tcPr>
          <w:p w14:paraId="00F118D3" w14:textId="0960F6D7" w:rsidR="00994304" w:rsidRPr="007B1868" w:rsidRDefault="00994304" w:rsidP="00F31E6E">
            <w:pPr>
              <w:rPr>
                <w:b/>
                <w:bCs/>
              </w:rPr>
            </w:pPr>
            <w:r w:rsidRPr="007B1868">
              <w:rPr>
                <w:b/>
                <w:bCs/>
              </w:rPr>
              <w:t>GET</w:t>
            </w:r>
          </w:p>
        </w:tc>
        <w:tc>
          <w:tcPr>
            <w:tcW w:w="1302" w:type="dxa"/>
          </w:tcPr>
          <w:p w14:paraId="3C520FD3" w14:textId="5D60904D" w:rsidR="00994304" w:rsidRPr="007B1868" w:rsidRDefault="00994304" w:rsidP="00F31E6E">
            <w:pPr>
              <w:rPr>
                <w:b/>
                <w:bCs/>
              </w:rPr>
            </w:pPr>
            <w:r w:rsidRPr="007B1868">
              <w:rPr>
                <w:b/>
                <w:bCs/>
              </w:rPr>
              <w:t>POST</w:t>
            </w:r>
          </w:p>
        </w:tc>
        <w:tc>
          <w:tcPr>
            <w:tcW w:w="1256" w:type="dxa"/>
          </w:tcPr>
          <w:p w14:paraId="3335DBD5" w14:textId="6968DDBA" w:rsidR="00994304" w:rsidRPr="007B1868" w:rsidRDefault="00994304" w:rsidP="00F31E6E">
            <w:pPr>
              <w:rPr>
                <w:b/>
                <w:bCs/>
              </w:rPr>
            </w:pPr>
            <w:r w:rsidRPr="007B1868">
              <w:rPr>
                <w:b/>
                <w:bCs/>
              </w:rPr>
              <w:t>PUT</w:t>
            </w:r>
          </w:p>
        </w:tc>
        <w:tc>
          <w:tcPr>
            <w:tcW w:w="1378" w:type="dxa"/>
          </w:tcPr>
          <w:p w14:paraId="343F58F1" w14:textId="2FE65894" w:rsidR="00994304" w:rsidRPr="007B1868" w:rsidRDefault="00994304" w:rsidP="00F31E6E">
            <w:pPr>
              <w:rPr>
                <w:b/>
                <w:bCs/>
              </w:rPr>
            </w:pPr>
            <w:r w:rsidRPr="007B1868">
              <w:rPr>
                <w:b/>
                <w:bCs/>
              </w:rPr>
              <w:t>DELETE</w:t>
            </w:r>
          </w:p>
        </w:tc>
      </w:tr>
      <w:tr w:rsidR="005E1014" w:rsidRPr="007B1868" w14:paraId="3AFAEC28" w14:textId="77777777" w:rsidTr="000846F5">
        <w:tc>
          <w:tcPr>
            <w:tcW w:w="3533" w:type="dxa"/>
          </w:tcPr>
          <w:p w14:paraId="2DD713F5" w14:textId="4ECA4926" w:rsidR="00994304" w:rsidRPr="007B1868" w:rsidRDefault="00994304" w:rsidP="00F31E6E">
            <w:r w:rsidRPr="007B1868">
              <w:t>/</w:t>
            </w:r>
            <w:r w:rsidR="003B2D44">
              <w:t>api/</w:t>
            </w:r>
            <w:proofErr w:type="spellStart"/>
            <w:r w:rsidR="003B2D44">
              <w:t>auth</w:t>
            </w:r>
            <w:proofErr w:type="spellEnd"/>
            <w:r w:rsidR="003B2D44">
              <w:t>/</w:t>
            </w:r>
            <w:proofErr w:type="spellStart"/>
            <w:r w:rsidR="003B2D44">
              <w:t>register</w:t>
            </w:r>
            <w:proofErr w:type="spellEnd"/>
          </w:p>
        </w:tc>
        <w:tc>
          <w:tcPr>
            <w:tcW w:w="1251" w:type="dxa"/>
          </w:tcPr>
          <w:p w14:paraId="2F255D78" w14:textId="54D543B2" w:rsidR="00994304" w:rsidRPr="007B1868" w:rsidRDefault="00994304" w:rsidP="00CB679F">
            <w:pPr>
              <w:jc w:val="center"/>
            </w:pPr>
          </w:p>
        </w:tc>
        <w:tc>
          <w:tcPr>
            <w:tcW w:w="1302" w:type="dxa"/>
          </w:tcPr>
          <w:p w14:paraId="477F98AA" w14:textId="3586CA59" w:rsidR="00994304" w:rsidRPr="007B1868" w:rsidRDefault="00CB679F" w:rsidP="00CB679F">
            <w:pPr>
              <w:jc w:val="center"/>
            </w:pPr>
            <w:r w:rsidRPr="00CB679F">
              <w:rPr>
                <w:rFonts w:ascii="Segoe UI Symbol" w:hAnsi="Segoe UI Symbol" w:cs="Segoe UI Symbol"/>
              </w:rPr>
              <w:t>✔</w:t>
            </w:r>
          </w:p>
        </w:tc>
        <w:tc>
          <w:tcPr>
            <w:tcW w:w="1256" w:type="dxa"/>
          </w:tcPr>
          <w:p w14:paraId="051083F5" w14:textId="30A9C546" w:rsidR="00994304" w:rsidRPr="007B1868" w:rsidRDefault="00994304" w:rsidP="00CB679F">
            <w:pPr>
              <w:jc w:val="center"/>
            </w:pPr>
          </w:p>
        </w:tc>
        <w:tc>
          <w:tcPr>
            <w:tcW w:w="1378" w:type="dxa"/>
          </w:tcPr>
          <w:p w14:paraId="65A30B71" w14:textId="6584EB8D" w:rsidR="00994304" w:rsidRPr="007B1868" w:rsidRDefault="00994304" w:rsidP="00CB679F">
            <w:pPr>
              <w:jc w:val="center"/>
            </w:pPr>
          </w:p>
        </w:tc>
      </w:tr>
      <w:tr w:rsidR="005E1014" w:rsidRPr="007B1868" w14:paraId="6D691844" w14:textId="77777777" w:rsidTr="000846F5">
        <w:tc>
          <w:tcPr>
            <w:tcW w:w="3533" w:type="dxa"/>
          </w:tcPr>
          <w:p w14:paraId="474288E8" w14:textId="156931A9" w:rsidR="00994304" w:rsidRPr="007B1868" w:rsidRDefault="003B2D44" w:rsidP="00F31E6E">
            <w:r w:rsidRPr="007B1868">
              <w:t>/</w:t>
            </w:r>
            <w:r>
              <w:t>api/</w:t>
            </w:r>
            <w:proofErr w:type="spellStart"/>
            <w:r>
              <w:t>auth</w:t>
            </w:r>
            <w:proofErr w:type="spellEnd"/>
            <w:r>
              <w:t>/</w:t>
            </w:r>
            <w:proofErr w:type="spellStart"/>
            <w:r>
              <w:t>login</w:t>
            </w:r>
            <w:proofErr w:type="spellEnd"/>
          </w:p>
        </w:tc>
        <w:tc>
          <w:tcPr>
            <w:tcW w:w="1251" w:type="dxa"/>
          </w:tcPr>
          <w:p w14:paraId="5E8B05F8" w14:textId="6FA2D514" w:rsidR="00994304" w:rsidRPr="007B1868" w:rsidRDefault="00994304" w:rsidP="00CB679F">
            <w:pPr>
              <w:jc w:val="center"/>
            </w:pPr>
          </w:p>
        </w:tc>
        <w:tc>
          <w:tcPr>
            <w:tcW w:w="1302" w:type="dxa"/>
          </w:tcPr>
          <w:p w14:paraId="1670E532" w14:textId="7DB24706" w:rsidR="00994304" w:rsidRPr="007B1868" w:rsidRDefault="00CB679F" w:rsidP="00CB679F">
            <w:pPr>
              <w:jc w:val="center"/>
            </w:pPr>
            <w:r w:rsidRPr="00CB679F">
              <w:rPr>
                <w:rFonts w:ascii="Segoe UI Symbol" w:hAnsi="Segoe UI Symbol" w:cs="Segoe UI Symbol"/>
              </w:rPr>
              <w:t>✔</w:t>
            </w:r>
          </w:p>
        </w:tc>
        <w:tc>
          <w:tcPr>
            <w:tcW w:w="1256" w:type="dxa"/>
          </w:tcPr>
          <w:p w14:paraId="04156A70" w14:textId="374D6F0B" w:rsidR="00994304" w:rsidRPr="007B1868" w:rsidRDefault="00994304" w:rsidP="00CB679F">
            <w:pPr>
              <w:jc w:val="center"/>
            </w:pPr>
          </w:p>
        </w:tc>
        <w:tc>
          <w:tcPr>
            <w:tcW w:w="1378" w:type="dxa"/>
          </w:tcPr>
          <w:p w14:paraId="44A0F1CD" w14:textId="6DE42C50" w:rsidR="00994304" w:rsidRPr="007B1868" w:rsidRDefault="00994304" w:rsidP="00CB679F">
            <w:pPr>
              <w:jc w:val="center"/>
            </w:pPr>
          </w:p>
        </w:tc>
      </w:tr>
      <w:tr w:rsidR="005E1014" w:rsidRPr="002D7CD7" w14:paraId="1ACB987C" w14:textId="77777777" w:rsidTr="000846F5">
        <w:tc>
          <w:tcPr>
            <w:tcW w:w="3533" w:type="dxa"/>
          </w:tcPr>
          <w:p w14:paraId="73D4DDE3" w14:textId="6F0A6B53" w:rsidR="00994304" w:rsidRPr="007B1868" w:rsidRDefault="003B2D44" w:rsidP="00F31E6E">
            <w:r w:rsidRPr="007B1868">
              <w:t>/</w:t>
            </w:r>
            <w:r>
              <w:t>api/</w:t>
            </w:r>
            <w:proofErr w:type="spellStart"/>
            <w:r>
              <w:t>users</w:t>
            </w:r>
            <w:proofErr w:type="spellEnd"/>
            <w:r>
              <w:t>/me/</w:t>
            </w:r>
            <w:proofErr w:type="spellStart"/>
            <w:r>
              <w:t>profile</w:t>
            </w:r>
            <w:proofErr w:type="spellEnd"/>
          </w:p>
        </w:tc>
        <w:tc>
          <w:tcPr>
            <w:tcW w:w="1251" w:type="dxa"/>
          </w:tcPr>
          <w:p w14:paraId="485150F7" w14:textId="77777777" w:rsidR="00994304" w:rsidRPr="007B1868" w:rsidRDefault="00994304" w:rsidP="00CB679F">
            <w:pPr>
              <w:jc w:val="center"/>
            </w:pPr>
          </w:p>
        </w:tc>
        <w:tc>
          <w:tcPr>
            <w:tcW w:w="1302" w:type="dxa"/>
          </w:tcPr>
          <w:p w14:paraId="729BE52D" w14:textId="77777777" w:rsidR="00994304" w:rsidRPr="007B1868" w:rsidRDefault="00994304" w:rsidP="00CB679F">
            <w:pPr>
              <w:jc w:val="center"/>
            </w:pPr>
          </w:p>
        </w:tc>
        <w:tc>
          <w:tcPr>
            <w:tcW w:w="1256" w:type="dxa"/>
          </w:tcPr>
          <w:p w14:paraId="61B3DA32" w14:textId="6C868C4F" w:rsidR="00994304" w:rsidRPr="007B1868" w:rsidRDefault="00CB679F" w:rsidP="00CB679F">
            <w:pPr>
              <w:jc w:val="center"/>
            </w:pPr>
            <w:r w:rsidRPr="00CB679F">
              <w:rPr>
                <w:rFonts w:ascii="Segoe UI Symbol" w:hAnsi="Segoe UI Symbol" w:cs="Segoe UI Symbol"/>
              </w:rPr>
              <w:t>✔</w:t>
            </w:r>
          </w:p>
        </w:tc>
        <w:tc>
          <w:tcPr>
            <w:tcW w:w="1378" w:type="dxa"/>
          </w:tcPr>
          <w:p w14:paraId="4BC68AE7" w14:textId="77777777" w:rsidR="00994304" w:rsidRPr="007B1868" w:rsidRDefault="00994304" w:rsidP="00CB679F">
            <w:pPr>
              <w:jc w:val="center"/>
            </w:pPr>
          </w:p>
        </w:tc>
      </w:tr>
      <w:tr w:rsidR="005E1014" w:rsidRPr="007B1868" w14:paraId="040BE992" w14:textId="77777777" w:rsidTr="000846F5">
        <w:tc>
          <w:tcPr>
            <w:tcW w:w="3533" w:type="dxa"/>
          </w:tcPr>
          <w:p w14:paraId="0FA59B5A" w14:textId="1CAAAA81" w:rsidR="00994304" w:rsidRPr="003B2D44" w:rsidRDefault="003B2D44" w:rsidP="00F31E6E">
            <w:pPr>
              <w:rPr>
                <w:lang w:val="en-US"/>
              </w:rPr>
            </w:pPr>
            <w:r w:rsidRPr="007B1868">
              <w:t>/</w:t>
            </w:r>
            <w:r>
              <w:t>api/</w:t>
            </w:r>
            <w:proofErr w:type="spellStart"/>
            <w:r>
              <w:t>users</w:t>
            </w:r>
            <w:proofErr w:type="spellEnd"/>
          </w:p>
        </w:tc>
        <w:tc>
          <w:tcPr>
            <w:tcW w:w="1251" w:type="dxa"/>
          </w:tcPr>
          <w:p w14:paraId="5F45780D" w14:textId="44900388" w:rsidR="00994304" w:rsidRPr="007B1868" w:rsidRDefault="00CB679F" w:rsidP="00CB679F">
            <w:pPr>
              <w:jc w:val="center"/>
            </w:pPr>
            <w:r w:rsidRPr="00CB679F">
              <w:rPr>
                <w:rFonts w:ascii="Segoe UI Symbol" w:hAnsi="Segoe UI Symbol" w:cs="Segoe UI Symbol"/>
              </w:rPr>
              <w:t>✔</w:t>
            </w:r>
          </w:p>
        </w:tc>
        <w:tc>
          <w:tcPr>
            <w:tcW w:w="1302" w:type="dxa"/>
          </w:tcPr>
          <w:p w14:paraId="071B78F2" w14:textId="77777777" w:rsidR="00994304" w:rsidRPr="007B1868" w:rsidRDefault="00994304" w:rsidP="00CB679F">
            <w:pPr>
              <w:jc w:val="center"/>
            </w:pPr>
          </w:p>
        </w:tc>
        <w:tc>
          <w:tcPr>
            <w:tcW w:w="1256" w:type="dxa"/>
          </w:tcPr>
          <w:p w14:paraId="43FB96CF" w14:textId="77777777" w:rsidR="00994304" w:rsidRPr="007B1868" w:rsidRDefault="00994304" w:rsidP="00CB679F">
            <w:pPr>
              <w:jc w:val="center"/>
            </w:pPr>
          </w:p>
        </w:tc>
        <w:tc>
          <w:tcPr>
            <w:tcW w:w="1378" w:type="dxa"/>
          </w:tcPr>
          <w:p w14:paraId="25D55433" w14:textId="77777777" w:rsidR="00994304" w:rsidRPr="007B1868" w:rsidRDefault="00994304" w:rsidP="00CB679F">
            <w:pPr>
              <w:jc w:val="center"/>
            </w:pPr>
          </w:p>
        </w:tc>
      </w:tr>
      <w:tr w:rsidR="005E1014" w:rsidRPr="007B1868" w14:paraId="51ED3060" w14:textId="77777777" w:rsidTr="000846F5">
        <w:tc>
          <w:tcPr>
            <w:tcW w:w="3533" w:type="dxa"/>
          </w:tcPr>
          <w:p w14:paraId="580C2CA0" w14:textId="5A5BE995" w:rsidR="003B2D44" w:rsidRPr="007B1868" w:rsidRDefault="003B2D44" w:rsidP="00F31E6E">
            <w:r>
              <w:t>/api/</w:t>
            </w:r>
            <w:proofErr w:type="spellStart"/>
            <w:r>
              <w:t>users</w:t>
            </w:r>
            <w:proofErr w:type="spellEnd"/>
            <w:r w:rsidR="00CB679F">
              <w:t>/</w:t>
            </w:r>
            <w:r w:rsidR="00CB679F">
              <w:rPr>
                <w:lang w:val="en-US"/>
              </w:rPr>
              <w:t>{</w:t>
            </w:r>
            <w:proofErr w:type="spellStart"/>
            <w:r w:rsidR="00CB679F">
              <w:rPr>
                <w:lang w:val="en-US"/>
              </w:rPr>
              <w:t>userId</w:t>
            </w:r>
            <w:proofErr w:type="spellEnd"/>
            <w:r w:rsidR="00CB679F">
              <w:rPr>
                <w:lang w:val="en-US"/>
              </w:rPr>
              <w:t>}</w:t>
            </w:r>
          </w:p>
        </w:tc>
        <w:tc>
          <w:tcPr>
            <w:tcW w:w="1251" w:type="dxa"/>
          </w:tcPr>
          <w:p w14:paraId="6618E4DE" w14:textId="23BE50F2" w:rsidR="00994304" w:rsidRPr="007B1868" w:rsidRDefault="00CB679F" w:rsidP="00CB679F">
            <w:pPr>
              <w:jc w:val="center"/>
            </w:pPr>
            <w:r w:rsidRPr="00CB679F">
              <w:rPr>
                <w:rFonts w:ascii="Segoe UI Symbol" w:hAnsi="Segoe UI Symbol" w:cs="Segoe UI Symbol"/>
              </w:rPr>
              <w:t>✔</w:t>
            </w:r>
          </w:p>
        </w:tc>
        <w:tc>
          <w:tcPr>
            <w:tcW w:w="1302" w:type="dxa"/>
          </w:tcPr>
          <w:p w14:paraId="64110452" w14:textId="77777777" w:rsidR="00994304" w:rsidRPr="007B1868" w:rsidRDefault="00994304" w:rsidP="00CB679F">
            <w:pPr>
              <w:jc w:val="center"/>
            </w:pPr>
          </w:p>
        </w:tc>
        <w:tc>
          <w:tcPr>
            <w:tcW w:w="1256" w:type="dxa"/>
          </w:tcPr>
          <w:p w14:paraId="7BDF984D" w14:textId="77777777" w:rsidR="00994304" w:rsidRPr="007B1868" w:rsidRDefault="00994304" w:rsidP="00CB679F">
            <w:pPr>
              <w:jc w:val="center"/>
            </w:pPr>
          </w:p>
        </w:tc>
        <w:tc>
          <w:tcPr>
            <w:tcW w:w="1378" w:type="dxa"/>
          </w:tcPr>
          <w:p w14:paraId="4BE2ABFF" w14:textId="77777777" w:rsidR="00994304" w:rsidRPr="007B1868" w:rsidRDefault="00994304" w:rsidP="00CB679F">
            <w:pPr>
              <w:jc w:val="center"/>
            </w:pPr>
          </w:p>
        </w:tc>
      </w:tr>
      <w:tr w:rsidR="000846F5" w:rsidRPr="007B1868" w14:paraId="0DCD2785" w14:textId="77777777" w:rsidTr="000846F5">
        <w:tc>
          <w:tcPr>
            <w:tcW w:w="3533" w:type="dxa"/>
          </w:tcPr>
          <w:p w14:paraId="06D7B278" w14:textId="2935187F" w:rsidR="003B2D44" w:rsidRPr="005E1014" w:rsidRDefault="005E1014" w:rsidP="00F31E6E">
            <w:pPr>
              <w:rPr>
                <w:lang w:val="en-US"/>
              </w:rPr>
            </w:pPr>
            <w:r>
              <w:t>/api/</w:t>
            </w:r>
            <w:proofErr w:type="spellStart"/>
            <w:r>
              <w:t>users</w:t>
            </w:r>
            <w:proofErr w:type="spellEnd"/>
            <w:r>
              <w:t>/</w:t>
            </w:r>
            <w:r>
              <w:rPr>
                <w:lang w:val="en-US"/>
              </w:rPr>
              <w:t>{</w:t>
            </w:r>
            <w:proofErr w:type="spellStart"/>
            <w:r>
              <w:rPr>
                <w:lang w:val="en-US"/>
              </w:rPr>
              <w:t>userId</w:t>
            </w:r>
            <w:proofErr w:type="spellEnd"/>
            <w:r>
              <w:rPr>
                <w:lang w:val="en-US"/>
              </w:rPr>
              <w:t>}/stats</w:t>
            </w:r>
          </w:p>
        </w:tc>
        <w:tc>
          <w:tcPr>
            <w:tcW w:w="1251" w:type="dxa"/>
          </w:tcPr>
          <w:p w14:paraId="1BE6497D" w14:textId="0CF35388" w:rsidR="003B2D44" w:rsidRPr="007B1868" w:rsidRDefault="00CB679F" w:rsidP="00CB679F">
            <w:pPr>
              <w:jc w:val="center"/>
            </w:pPr>
            <w:r w:rsidRPr="00CB679F">
              <w:rPr>
                <w:rFonts w:ascii="Segoe UI Symbol" w:hAnsi="Segoe UI Symbol" w:cs="Segoe UI Symbol"/>
              </w:rPr>
              <w:t>✔</w:t>
            </w:r>
          </w:p>
        </w:tc>
        <w:tc>
          <w:tcPr>
            <w:tcW w:w="1302" w:type="dxa"/>
          </w:tcPr>
          <w:p w14:paraId="6C9DF41C" w14:textId="77777777" w:rsidR="003B2D44" w:rsidRPr="007B1868" w:rsidRDefault="003B2D44" w:rsidP="00CB679F">
            <w:pPr>
              <w:jc w:val="center"/>
            </w:pPr>
          </w:p>
        </w:tc>
        <w:tc>
          <w:tcPr>
            <w:tcW w:w="1256" w:type="dxa"/>
          </w:tcPr>
          <w:p w14:paraId="02AABCC1" w14:textId="77777777" w:rsidR="003B2D44" w:rsidRPr="007B1868" w:rsidRDefault="003B2D44" w:rsidP="00CB679F">
            <w:pPr>
              <w:jc w:val="center"/>
            </w:pPr>
          </w:p>
        </w:tc>
        <w:tc>
          <w:tcPr>
            <w:tcW w:w="1378" w:type="dxa"/>
          </w:tcPr>
          <w:p w14:paraId="6B17DED9" w14:textId="77777777" w:rsidR="003B2D44" w:rsidRPr="007B1868" w:rsidRDefault="003B2D44" w:rsidP="00CB679F">
            <w:pPr>
              <w:jc w:val="center"/>
            </w:pPr>
          </w:p>
        </w:tc>
      </w:tr>
      <w:tr w:rsidR="005E1014" w:rsidRPr="007B1868" w14:paraId="1F4E1BD2" w14:textId="77777777" w:rsidTr="000846F5">
        <w:tc>
          <w:tcPr>
            <w:tcW w:w="3533" w:type="dxa"/>
          </w:tcPr>
          <w:p w14:paraId="612722A9" w14:textId="642F7169" w:rsidR="005E1014" w:rsidRDefault="005E1014" w:rsidP="00F31E6E">
            <w:r>
              <w:t>/api/</w:t>
            </w:r>
            <w:proofErr w:type="spellStart"/>
            <w:r>
              <w:t>users</w:t>
            </w:r>
            <w:proofErr w:type="spellEnd"/>
            <w:r>
              <w:t>/</w:t>
            </w:r>
            <w:proofErr w:type="spellStart"/>
            <w:r>
              <w:t>username</w:t>
            </w:r>
            <w:proofErr w:type="spellEnd"/>
            <w:r>
              <w:t>/{</w:t>
            </w:r>
            <w:proofErr w:type="spellStart"/>
            <w:r>
              <w:t>username</w:t>
            </w:r>
            <w:proofErr w:type="spellEnd"/>
            <w:r>
              <w:t>}</w:t>
            </w:r>
          </w:p>
        </w:tc>
        <w:tc>
          <w:tcPr>
            <w:tcW w:w="1251" w:type="dxa"/>
          </w:tcPr>
          <w:p w14:paraId="3569880F" w14:textId="40B62D0C" w:rsidR="005E1014" w:rsidRPr="007B1868" w:rsidRDefault="00CB679F" w:rsidP="00CB679F">
            <w:pPr>
              <w:jc w:val="center"/>
            </w:pPr>
            <w:r w:rsidRPr="00CB679F">
              <w:rPr>
                <w:rFonts w:ascii="Segoe UI Symbol" w:hAnsi="Segoe UI Symbol" w:cs="Segoe UI Symbol"/>
              </w:rPr>
              <w:t>✔</w:t>
            </w:r>
          </w:p>
        </w:tc>
        <w:tc>
          <w:tcPr>
            <w:tcW w:w="1302" w:type="dxa"/>
          </w:tcPr>
          <w:p w14:paraId="2C95790C" w14:textId="77777777" w:rsidR="005E1014" w:rsidRPr="007B1868" w:rsidRDefault="005E1014" w:rsidP="00CB679F">
            <w:pPr>
              <w:jc w:val="center"/>
            </w:pPr>
          </w:p>
        </w:tc>
        <w:tc>
          <w:tcPr>
            <w:tcW w:w="1256" w:type="dxa"/>
          </w:tcPr>
          <w:p w14:paraId="7D5193C7" w14:textId="77777777" w:rsidR="005E1014" w:rsidRPr="007B1868" w:rsidRDefault="005E1014" w:rsidP="00CB679F">
            <w:pPr>
              <w:jc w:val="center"/>
            </w:pPr>
          </w:p>
        </w:tc>
        <w:tc>
          <w:tcPr>
            <w:tcW w:w="1378" w:type="dxa"/>
          </w:tcPr>
          <w:p w14:paraId="3D9F3201" w14:textId="77777777" w:rsidR="005E1014" w:rsidRPr="007B1868" w:rsidRDefault="005E1014" w:rsidP="00CB679F">
            <w:pPr>
              <w:jc w:val="center"/>
            </w:pPr>
          </w:p>
        </w:tc>
      </w:tr>
      <w:tr w:rsidR="005E1014" w:rsidRPr="007B1868" w14:paraId="282604BF" w14:textId="77777777" w:rsidTr="000846F5">
        <w:tc>
          <w:tcPr>
            <w:tcW w:w="3533" w:type="dxa"/>
          </w:tcPr>
          <w:p w14:paraId="1E621BF0" w14:textId="5893B119" w:rsidR="005E1014" w:rsidRDefault="005E1014" w:rsidP="00F31E6E">
            <w:r>
              <w:t>/api/</w:t>
            </w:r>
            <w:proofErr w:type="spellStart"/>
            <w:r>
              <w:t>users</w:t>
            </w:r>
            <w:proofErr w:type="spellEnd"/>
            <w:r>
              <w:t>/</w:t>
            </w:r>
            <w:proofErr w:type="spellStart"/>
            <w:r>
              <w:t>sugges</w:t>
            </w:r>
            <w:r w:rsidR="00F753E9">
              <w:t>tions</w:t>
            </w:r>
            <w:proofErr w:type="spellEnd"/>
          </w:p>
        </w:tc>
        <w:tc>
          <w:tcPr>
            <w:tcW w:w="1251" w:type="dxa"/>
          </w:tcPr>
          <w:p w14:paraId="34D67FCF" w14:textId="75526CF6" w:rsidR="005E1014" w:rsidRPr="007B1868" w:rsidRDefault="00CB679F" w:rsidP="00CB679F">
            <w:pPr>
              <w:jc w:val="center"/>
            </w:pPr>
            <w:r w:rsidRPr="00CB679F">
              <w:rPr>
                <w:rFonts w:ascii="Segoe UI Symbol" w:hAnsi="Segoe UI Symbol" w:cs="Segoe UI Symbol"/>
              </w:rPr>
              <w:t>✔</w:t>
            </w:r>
          </w:p>
        </w:tc>
        <w:tc>
          <w:tcPr>
            <w:tcW w:w="1302" w:type="dxa"/>
          </w:tcPr>
          <w:p w14:paraId="23F1F5D4" w14:textId="77777777" w:rsidR="005E1014" w:rsidRPr="007B1868" w:rsidRDefault="005E1014" w:rsidP="00CB679F">
            <w:pPr>
              <w:jc w:val="center"/>
            </w:pPr>
          </w:p>
        </w:tc>
        <w:tc>
          <w:tcPr>
            <w:tcW w:w="1256" w:type="dxa"/>
          </w:tcPr>
          <w:p w14:paraId="14708063" w14:textId="77777777" w:rsidR="005E1014" w:rsidRPr="007B1868" w:rsidRDefault="005E1014" w:rsidP="00CB679F">
            <w:pPr>
              <w:jc w:val="center"/>
            </w:pPr>
          </w:p>
        </w:tc>
        <w:tc>
          <w:tcPr>
            <w:tcW w:w="1378" w:type="dxa"/>
          </w:tcPr>
          <w:p w14:paraId="3AFA1C8C" w14:textId="77777777" w:rsidR="005E1014" w:rsidRPr="007B1868" w:rsidRDefault="005E1014" w:rsidP="00CB679F">
            <w:pPr>
              <w:jc w:val="center"/>
            </w:pPr>
          </w:p>
        </w:tc>
      </w:tr>
      <w:tr w:rsidR="005E1014" w:rsidRPr="007B1868" w14:paraId="65797FBC" w14:textId="77777777" w:rsidTr="000846F5">
        <w:tc>
          <w:tcPr>
            <w:tcW w:w="3533" w:type="dxa"/>
          </w:tcPr>
          <w:p w14:paraId="30DDBE56" w14:textId="5E1086BD" w:rsidR="005E1014" w:rsidRDefault="005E1014" w:rsidP="00F31E6E">
            <w:r>
              <w:lastRenderedPageBreak/>
              <w:t>/api/</w:t>
            </w:r>
            <w:proofErr w:type="spellStart"/>
            <w:r>
              <w:t>users</w:t>
            </w:r>
            <w:proofErr w:type="spellEnd"/>
            <w:r>
              <w:t>/me</w:t>
            </w:r>
          </w:p>
        </w:tc>
        <w:tc>
          <w:tcPr>
            <w:tcW w:w="1251" w:type="dxa"/>
          </w:tcPr>
          <w:p w14:paraId="45DBC2DB" w14:textId="3640C739" w:rsidR="005E1014" w:rsidRPr="007B1868" w:rsidRDefault="00CB679F" w:rsidP="00CB679F">
            <w:pPr>
              <w:jc w:val="center"/>
            </w:pPr>
            <w:r w:rsidRPr="00CB679F">
              <w:rPr>
                <w:rFonts w:ascii="Segoe UI Symbol" w:hAnsi="Segoe UI Symbol" w:cs="Segoe UI Symbol"/>
              </w:rPr>
              <w:t>✔</w:t>
            </w:r>
          </w:p>
        </w:tc>
        <w:tc>
          <w:tcPr>
            <w:tcW w:w="1302" w:type="dxa"/>
          </w:tcPr>
          <w:p w14:paraId="1ACF2EB1" w14:textId="77777777" w:rsidR="005E1014" w:rsidRPr="007B1868" w:rsidRDefault="005E1014" w:rsidP="00CB679F">
            <w:pPr>
              <w:jc w:val="center"/>
            </w:pPr>
          </w:p>
        </w:tc>
        <w:tc>
          <w:tcPr>
            <w:tcW w:w="1256" w:type="dxa"/>
          </w:tcPr>
          <w:p w14:paraId="193EFBB1" w14:textId="77777777" w:rsidR="005E1014" w:rsidRPr="007B1868" w:rsidRDefault="005E1014" w:rsidP="00CB679F">
            <w:pPr>
              <w:jc w:val="center"/>
            </w:pPr>
          </w:p>
        </w:tc>
        <w:tc>
          <w:tcPr>
            <w:tcW w:w="1378" w:type="dxa"/>
          </w:tcPr>
          <w:p w14:paraId="204A8267" w14:textId="77777777" w:rsidR="005E1014" w:rsidRPr="007B1868" w:rsidRDefault="005E1014" w:rsidP="00CB679F">
            <w:pPr>
              <w:jc w:val="center"/>
            </w:pPr>
          </w:p>
        </w:tc>
      </w:tr>
      <w:tr w:rsidR="00B92DA9" w:rsidRPr="007B1868" w14:paraId="6663CB3D" w14:textId="77777777" w:rsidTr="000846F5">
        <w:tc>
          <w:tcPr>
            <w:tcW w:w="3533" w:type="dxa"/>
          </w:tcPr>
          <w:p w14:paraId="6EAD09D7" w14:textId="6F314A16" w:rsidR="00B92DA9" w:rsidRDefault="00B92DA9" w:rsidP="00F31E6E">
            <w:r>
              <w:t>/api/</w:t>
            </w:r>
            <w:proofErr w:type="spellStart"/>
            <w:r>
              <w:t>users</w:t>
            </w:r>
            <w:proofErr w:type="spellEnd"/>
            <w:r>
              <w:t>/me/</w:t>
            </w:r>
            <w:r w:rsidR="00763A20" w:rsidRPr="00763A20">
              <w:rPr>
                <w:lang w:val="en-US"/>
              </w:rPr>
              <w:t>ratings</w:t>
            </w:r>
          </w:p>
        </w:tc>
        <w:tc>
          <w:tcPr>
            <w:tcW w:w="1251" w:type="dxa"/>
          </w:tcPr>
          <w:p w14:paraId="7F5F5C90" w14:textId="42125FE4" w:rsidR="00B92DA9" w:rsidRPr="00CB679F" w:rsidRDefault="00B92DA9" w:rsidP="00CB679F">
            <w:pPr>
              <w:jc w:val="center"/>
              <w:rPr>
                <w:rFonts w:ascii="Segoe UI Symbol" w:hAnsi="Segoe UI Symbol" w:cs="Segoe UI Symbol"/>
              </w:rPr>
            </w:pPr>
            <w:r w:rsidRPr="00CB679F">
              <w:rPr>
                <w:rFonts w:ascii="Segoe UI Symbol" w:hAnsi="Segoe UI Symbol" w:cs="Segoe UI Symbol"/>
              </w:rPr>
              <w:t>✔</w:t>
            </w:r>
          </w:p>
        </w:tc>
        <w:tc>
          <w:tcPr>
            <w:tcW w:w="1302" w:type="dxa"/>
          </w:tcPr>
          <w:p w14:paraId="086EEA0A" w14:textId="77777777" w:rsidR="00B92DA9" w:rsidRPr="007B1868" w:rsidRDefault="00B92DA9" w:rsidP="00CB679F">
            <w:pPr>
              <w:jc w:val="center"/>
            </w:pPr>
          </w:p>
        </w:tc>
        <w:tc>
          <w:tcPr>
            <w:tcW w:w="1256" w:type="dxa"/>
          </w:tcPr>
          <w:p w14:paraId="22154080" w14:textId="77777777" w:rsidR="00B92DA9" w:rsidRPr="007B1868" w:rsidRDefault="00B92DA9" w:rsidP="00CB679F">
            <w:pPr>
              <w:jc w:val="center"/>
            </w:pPr>
          </w:p>
        </w:tc>
        <w:tc>
          <w:tcPr>
            <w:tcW w:w="1378" w:type="dxa"/>
          </w:tcPr>
          <w:p w14:paraId="24583130" w14:textId="77777777" w:rsidR="00B92DA9" w:rsidRPr="007B1868" w:rsidRDefault="00B92DA9" w:rsidP="00CB679F">
            <w:pPr>
              <w:jc w:val="center"/>
            </w:pPr>
          </w:p>
        </w:tc>
      </w:tr>
      <w:tr w:rsidR="00763A20" w:rsidRPr="00763A20" w14:paraId="67696B1F" w14:textId="77777777" w:rsidTr="000846F5">
        <w:tc>
          <w:tcPr>
            <w:tcW w:w="3533" w:type="dxa"/>
          </w:tcPr>
          <w:p w14:paraId="301B726A" w14:textId="0D99622D" w:rsidR="00763A20" w:rsidRPr="00763A20" w:rsidRDefault="00763A20" w:rsidP="00F31E6E">
            <w:pPr>
              <w:rPr>
                <w:lang w:val="en-US"/>
              </w:rPr>
            </w:pPr>
            <w:r w:rsidRPr="00763A20">
              <w:rPr>
                <w:lang w:val="en-US"/>
              </w:rPr>
              <w:t>/</w:t>
            </w:r>
            <w:proofErr w:type="spellStart"/>
            <w:r w:rsidRPr="00763A20">
              <w:rPr>
                <w:lang w:val="en-US"/>
              </w:rPr>
              <w:t>api</w:t>
            </w:r>
            <w:proofErr w:type="spellEnd"/>
            <w:r w:rsidRPr="00763A20">
              <w:rPr>
                <w:lang w:val="en-US"/>
              </w:rPr>
              <w:t>/users/me/lists</w:t>
            </w:r>
          </w:p>
        </w:tc>
        <w:tc>
          <w:tcPr>
            <w:tcW w:w="1251" w:type="dxa"/>
          </w:tcPr>
          <w:p w14:paraId="28010EBF" w14:textId="759B6A6B" w:rsidR="00763A20" w:rsidRPr="00763A20" w:rsidRDefault="00763A20" w:rsidP="00CB679F">
            <w:pPr>
              <w:jc w:val="center"/>
              <w:rPr>
                <w:rFonts w:ascii="Segoe UI Symbol" w:hAnsi="Segoe UI Symbol" w:cs="Segoe UI Symbol"/>
                <w:lang w:val="en-US"/>
              </w:rPr>
            </w:pPr>
            <w:r w:rsidRPr="00CB679F">
              <w:rPr>
                <w:rFonts w:ascii="Segoe UI Symbol" w:hAnsi="Segoe UI Symbol" w:cs="Segoe UI Symbol"/>
              </w:rPr>
              <w:t>✔</w:t>
            </w:r>
          </w:p>
        </w:tc>
        <w:tc>
          <w:tcPr>
            <w:tcW w:w="1302" w:type="dxa"/>
          </w:tcPr>
          <w:p w14:paraId="4B9F7EBE" w14:textId="77777777" w:rsidR="00763A20" w:rsidRPr="00763A20" w:rsidRDefault="00763A20" w:rsidP="00CB679F">
            <w:pPr>
              <w:jc w:val="center"/>
              <w:rPr>
                <w:lang w:val="en-US"/>
              </w:rPr>
            </w:pPr>
          </w:p>
        </w:tc>
        <w:tc>
          <w:tcPr>
            <w:tcW w:w="1256" w:type="dxa"/>
          </w:tcPr>
          <w:p w14:paraId="40CE1232" w14:textId="77777777" w:rsidR="00763A20" w:rsidRPr="00763A20" w:rsidRDefault="00763A20" w:rsidP="00CB679F">
            <w:pPr>
              <w:jc w:val="center"/>
              <w:rPr>
                <w:lang w:val="en-US"/>
              </w:rPr>
            </w:pPr>
          </w:p>
        </w:tc>
        <w:tc>
          <w:tcPr>
            <w:tcW w:w="1378" w:type="dxa"/>
          </w:tcPr>
          <w:p w14:paraId="3C9CD378" w14:textId="77777777" w:rsidR="00763A20" w:rsidRPr="00763A20" w:rsidRDefault="00763A20" w:rsidP="00CB679F">
            <w:pPr>
              <w:jc w:val="center"/>
              <w:rPr>
                <w:lang w:val="en-US"/>
              </w:rPr>
            </w:pPr>
          </w:p>
        </w:tc>
      </w:tr>
      <w:tr w:rsidR="000846F5" w:rsidRPr="007B1868" w14:paraId="7A3A3998" w14:textId="77777777" w:rsidTr="000846F5">
        <w:tc>
          <w:tcPr>
            <w:tcW w:w="3533" w:type="dxa"/>
          </w:tcPr>
          <w:p w14:paraId="0E9A3A19" w14:textId="2AB87D93" w:rsidR="000846F5" w:rsidRDefault="000846F5" w:rsidP="000846F5">
            <w:pPr>
              <w:tabs>
                <w:tab w:val="center" w:pos="1658"/>
              </w:tabs>
            </w:pPr>
            <w:r>
              <w:t>/api/</w:t>
            </w:r>
            <w:proofErr w:type="spellStart"/>
            <w:r>
              <w:t>users</w:t>
            </w:r>
            <w:proofErr w:type="spellEnd"/>
            <w:r>
              <w:t>/{</w:t>
            </w:r>
            <w:proofErr w:type="spellStart"/>
            <w:r>
              <w:t>userId</w:t>
            </w:r>
            <w:proofErr w:type="spellEnd"/>
            <w:r>
              <w:t>}/</w:t>
            </w:r>
            <w:proofErr w:type="spellStart"/>
            <w:r>
              <w:t>following</w:t>
            </w:r>
            <w:proofErr w:type="spellEnd"/>
          </w:p>
        </w:tc>
        <w:tc>
          <w:tcPr>
            <w:tcW w:w="1251" w:type="dxa"/>
          </w:tcPr>
          <w:p w14:paraId="4DB38741" w14:textId="57C116A3" w:rsidR="000846F5" w:rsidRPr="007B1868" w:rsidRDefault="00CB679F" w:rsidP="00CB679F">
            <w:pPr>
              <w:jc w:val="center"/>
            </w:pPr>
            <w:r w:rsidRPr="00CB679F">
              <w:rPr>
                <w:rFonts w:ascii="Segoe UI Symbol" w:hAnsi="Segoe UI Symbol" w:cs="Segoe UI Symbol"/>
              </w:rPr>
              <w:t>✔</w:t>
            </w:r>
          </w:p>
        </w:tc>
        <w:tc>
          <w:tcPr>
            <w:tcW w:w="1302" w:type="dxa"/>
          </w:tcPr>
          <w:p w14:paraId="7B58AEF6" w14:textId="77777777" w:rsidR="000846F5" w:rsidRPr="007B1868" w:rsidRDefault="000846F5" w:rsidP="00CB679F">
            <w:pPr>
              <w:jc w:val="center"/>
            </w:pPr>
          </w:p>
        </w:tc>
        <w:tc>
          <w:tcPr>
            <w:tcW w:w="1256" w:type="dxa"/>
          </w:tcPr>
          <w:p w14:paraId="143D1838" w14:textId="77777777" w:rsidR="000846F5" w:rsidRPr="007B1868" w:rsidRDefault="000846F5" w:rsidP="00CB679F">
            <w:pPr>
              <w:jc w:val="center"/>
            </w:pPr>
          </w:p>
        </w:tc>
        <w:tc>
          <w:tcPr>
            <w:tcW w:w="1378" w:type="dxa"/>
          </w:tcPr>
          <w:p w14:paraId="06D6D1C5" w14:textId="77777777" w:rsidR="000846F5" w:rsidRPr="007B1868" w:rsidRDefault="000846F5" w:rsidP="00CB679F">
            <w:pPr>
              <w:jc w:val="center"/>
            </w:pPr>
          </w:p>
        </w:tc>
      </w:tr>
      <w:tr w:rsidR="000846F5" w:rsidRPr="002D7CD7" w14:paraId="7FBB6838" w14:textId="77777777" w:rsidTr="000846F5">
        <w:tc>
          <w:tcPr>
            <w:tcW w:w="3533" w:type="dxa"/>
          </w:tcPr>
          <w:p w14:paraId="64E96F00" w14:textId="1726476C" w:rsidR="000846F5" w:rsidRPr="000846F5" w:rsidRDefault="000846F5" w:rsidP="000846F5">
            <w:pPr>
              <w:tabs>
                <w:tab w:val="center" w:pos="1658"/>
              </w:tabs>
              <w:rPr>
                <w:lang w:val="en-US"/>
              </w:rPr>
            </w:pPr>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users/{</w:t>
            </w:r>
            <w:proofErr w:type="spellStart"/>
            <w:r w:rsidRPr="000846F5">
              <w:rPr>
                <w:lang w:val="en-US"/>
              </w:rPr>
              <w:t>userId</w:t>
            </w:r>
            <w:proofErr w:type="spellEnd"/>
            <w:r w:rsidRPr="000846F5">
              <w:rPr>
                <w:lang w:val="en-US"/>
              </w:rPr>
              <w:t>}/</w:t>
            </w:r>
            <w:proofErr w:type="gramEnd"/>
            <w:r w:rsidRPr="000846F5">
              <w:rPr>
                <w:lang w:val="en-US"/>
              </w:rPr>
              <w:t>following-s</w:t>
            </w:r>
            <w:r>
              <w:rPr>
                <w:lang w:val="en-US"/>
              </w:rPr>
              <w:t>tatus</w:t>
            </w:r>
          </w:p>
        </w:tc>
        <w:tc>
          <w:tcPr>
            <w:tcW w:w="1251" w:type="dxa"/>
          </w:tcPr>
          <w:p w14:paraId="6A544124" w14:textId="534DC85A"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D5402BB" w14:textId="77777777" w:rsidR="000846F5" w:rsidRPr="000846F5" w:rsidRDefault="000846F5" w:rsidP="00CB679F">
            <w:pPr>
              <w:jc w:val="center"/>
              <w:rPr>
                <w:lang w:val="en-US"/>
              </w:rPr>
            </w:pPr>
          </w:p>
        </w:tc>
        <w:tc>
          <w:tcPr>
            <w:tcW w:w="1256" w:type="dxa"/>
          </w:tcPr>
          <w:p w14:paraId="5AF9950D" w14:textId="77777777" w:rsidR="000846F5" w:rsidRPr="000846F5" w:rsidRDefault="000846F5" w:rsidP="00CB679F">
            <w:pPr>
              <w:jc w:val="center"/>
              <w:rPr>
                <w:lang w:val="en-US"/>
              </w:rPr>
            </w:pPr>
          </w:p>
        </w:tc>
        <w:tc>
          <w:tcPr>
            <w:tcW w:w="1378" w:type="dxa"/>
          </w:tcPr>
          <w:p w14:paraId="33D7FAC0" w14:textId="77777777" w:rsidR="000846F5" w:rsidRPr="000846F5" w:rsidRDefault="000846F5" w:rsidP="00CB679F">
            <w:pPr>
              <w:jc w:val="center"/>
              <w:rPr>
                <w:lang w:val="en-US"/>
              </w:rPr>
            </w:pPr>
          </w:p>
        </w:tc>
      </w:tr>
      <w:tr w:rsidR="000846F5" w:rsidRPr="007B1868" w14:paraId="0F561020" w14:textId="77777777" w:rsidTr="000846F5">
        <w:tc>
          <w:tcPr>
            <w:tcW w:w="3533" w:type="dxa"/>
          </w:tcPr>
          <w:p w14:paraId="76546AA0" w14:textId="27086FA0" w:rsidR="000846F5" w:rsidRDefault="000846F5" w:rsidP="000846F5">
            <w:pPr>
              <w:tabs>
                <w:tab w:val="center" w:pos="1658"/>
              </w:tabs>
            </w:pPr>
            <w:r>
              <w:t>/api/</w:t>
            </w:r>
            <w:proofErr w:type="spellStart"/>
            <w:r>
              <w:t>users</w:t>
            </w:r>
            <w:proofErr w:type="spellEnd"/>
            <w:r>
              <w:t>/{</w:t>
            </w:r>
            <w:proofErr w:type="spellStart"/>
            <w:r>
              <w:t>userId</w:t>
            </w:r>
            <w:proofErr w:type="spellEnd"/>
            <w:r>
              <w:t>}/</w:t>
            </w:r>
            <w:proofErr w:type="spellStart"/>
            <w:r>
              <w:t>followers</w:t>
            </w:r>
            <w:proofErr w:type="spellEnd"/>
          </w:p>
        </w:tc>
        <w:tc>
          <w:tcPr>
            <w:tcW w:w="1251" w:type="dxa"/>
          </w:tcPr>
          <w:p w14:paraId="1F8B7DAE" w14:textId="00260D82" w:rsidR="000846F5" w:rsidRPr="007B1868" w:rsidRDefault="00CB679F" w:rsidP="00CB679F">
            <w:pPr>
              <w:jc w:val="center"/>
            </w:pPr>
            <w:r w:rsidRPr="00CB679F">
              <w:rPr>
                <w:rFonts w:ascii="Segoe UI Symbol" w:hAnsi="Segoe UI Symbol" w:cs="Segoe UI Symbol"/>
              </w:rPr>
              <w:t>✔</w:t>
            </w:r>
          </w:p>
        </w:tc>
        <w:tc>
          <w:tcPr>
            <w:tcW w:w="1302" w:type="dxa"/>
          </w:tcPr>
          <w:p w14:paraId="456131EF" w14:textId="0F2A7537" w:rsidR="000846F5" w:rsidRPr="007B1868" w:rsidRDefault="00F753E9" w:rsidP="00CB679F">
            <w:pPr>
              <w:jc w:val="center"/>
            </w:pPr>
            <w:r w:rsidRPr="00CB679F">
              <w:rPr>
                <w:rFonts w:ascii="Segoe UI Symbol" w:hAnsi="Segoe UI Symbol" w:cs="Segoe UI Symbol"/>
              </w:rPr>
              <w:t>✔</w:t>
            </w:r>
          </w:p>
        </w:tc>
        <w:tc>
          <w:tcPr>
            <w:tcW w:w="1256" w:type="dxa"/>
          </w:tcPr>
          <w:p w14:paraId="3CC580BB" w14:textId="77777777" w:rsidR="000846F5" w:rsidRPr="007B1868" w:rsidRDefault="000846F5" w:rsidP="00CB679F">
            <w:pPr>
              <w:jc w:val="center"/>
            </w:pPr>
          </w:p>
        </w:tc>
        <w:tc>
          <w:tcPr>
            <w:tcW w:w="1378" w:type="dxa"/>
          </w:tcPr>
          <w:p w14:paraId="7FE856C7" w14:textId="6ADF76A6" w:rsidR="000846F5" w:rsidRPr="007B1868" w:rsidRDefault="00F753E9" w:rsidP="00CB679F">
            <w:pPr>
              <w:jc w:val="center"/>
            </w:pPr>
            <w:r w:rsidRPr="00CB679F">
              <w:rPr>
                <w:rFonts w:ascii="Segoe UI Symbol" w:hAnsi="Segoe UI Symbol" w:cs="Segoe UI Symbol"/>
              </w:rPr>
              <w:t>✔</w:t>
            </w:r>
          </w:p>
        </w:tc>
      </w:tr>
      <w:tr w:rsidR="000846F5" w:rsidRPr="007B1868" w14:paraId="3923540F" w14:textId="77777777" w:rsidTr="000846F5">
        <w:tc>
          <w:tcPr>
            <w:tcW w:w="3533" w:type="dxa"/>
          </w:tcPr>
          <w:p w14:paraId="59928782" w14:textId="00606399" w:rsidR="000846F5" w:rsidRDefault="000846F5" w:rsidP="000846F5">
            <w:pPr>
              <w:tabs>
                <w:tab w:val="center" w:pos="1658"/>
              </w:tabs>
            </w:pPr>
            <w:r>
              <w:t>/api/</w:t>
            </w:r>
            <w:proofErr w:type="spellStart"/>
            <w:r>
              <w:t>lists</w:t>
            </w:r>
            <w:proofErr w:type="spellEnd"/>
            <w:r>
              <w:tab/>
            </w:r>
          </w:p>
        </w:tc>
        <w:tc>
          <w:tcPr>
            <w:tcW w:w="1251" w:type="dxa"/>
          </w:tcPr>
          <w:p w14:paraId="65656E3A" w14:textId="77777777" w:rsidR="000846F5" w:rsidRPr="007B1868" w:rsidRDefault="000846F5" w:rsidP="00CB679F">
            <w:pPr>
              <w:jc w:val="center"/>
            </w:pPr>
          </w:p>
        </w:tc>
        <w:tc>
          <w:tcPr>
            <w:tcW w:w="1302" w:type="dxa"/>
          </w:tcPr>
          <w:p w14:paraId="7F428567" w14:textId="72D04D48" w:rsidR="000846F5" w:rsidRPr="007B1868" w:rsidRDefault="00CB679F" w:rsidP="00CB679F">
            <w:pPr>
              <w:jc w:val="center"/>
            </w:pPr>
            <w:r w:rsidRPr="00CB679F">
              <w:rPr>
                <w:rFonts w:ascii="Segoe UI Symbol" w:hAnsi="Segoe UI Symbol" w:cs="Segoe UI Symbol"/>
              </w:rPr>
              <w:t>✔</w:t>
            </w:r>
          </w:p>
        </w:tc>
        <w:tc>
          <w:tcPr>
            <w:tcW w:w="1256" w:type="dxa"/>
          </w:tcPr>
          <w:p w14:paraId="3604B48F" w14:textId="77777777" w:rsidR="000846F5" w:rsidRPr="007B1868" w:rsidRDefault="000846F5" w:rsidP="00CB679F">
            <w:pPr>
              <w:jc w:val="center"/>
            </w:pPr>
          </w:p>
        </w:tc>
        <w:tc>
          <w:tcPr>
            <w:tcW w:w="1378" w:type="dxa"/>
          </w:tcPr>
          <w:p w14:paraId="6D8F9A67" w14:textId="77777777" w:rsidR="000846F5" w:rsidRPr="007B1868" w:rsidRDefault="000846F5" w:rsidP="00CB679F">
            <w:pPr>
              <w:jc w:val="center"/>
            </w:pPr>
          </w:p>
        </w:tc>
      </w:tr>
      <w:tr w:rsidR="000846F5" w:rsidRPr="007B1868" w14:paraId="7380A4F2" w14:textId="77777777" w:rsidTr="000846F5">
        <w:tc>
          <w:tcPr>
            <w:tcW w:w="3533" w:type="dxa"/>
          </w:tcPr>
          <w:p w14:paraId="690E47D1" w14:textId="10A020AA" w:rsidR="000846F5" w:rsidRDefault="000846F5" w:rsidP="000846F5">
            <w:pPr>
              <w:tabs>
                <w:tab w:val="center" w:pos="1658"/>
              </w:tabs>
            </w:pPr>
            <w:r>
              <w:t>/api/</w:t>
            </w:r>
            <w:proofErr w:type="spellStart"/>
            <w:r>
              <w:t>lists</w:t>
            </w:r>
            <w:proofErr w:type="spellEnd"/>
            <w:r>
              <w:t>/{</w:t>
            </w:r>
            <w:proofErr w:type="spellStart"/>
            <w:r>
              <w:t>listId</w:t>
            </w:r>
            <w:proofErr w:type="spellEnd"/>
            <w:r>
              <w:t>}/</w:t>
            </w:r>
            <w:proofErr w:type="spellStart"/>
            <w:r>
              <w:t>content</w:t>
            </w:r>
            <w:proofErr w:type="spellEnd"/>
          </w:p>
        </w:tc>
        <w:tc>
          <w:tcPr>
            <w:tcW w:w="1251" w:type="dxa"/>
          </w:tcPr>
          <w:p w14:paraId="63E5FA0F" w14:textId="77777777" w:rsidR="000846F5" w:rsidRPr="007B1868" w:rsidRDefault="000846F5" w:rsidP="00CB679F">
            <w:pPr>
              <w:jc w:val="center"/>
            </w:pPr>
          </w:p>
        </w:tc>
        <w:tc>
          <w:tcPr>
            <w:tcW w:w="1302" w:type="dxa"/>
          </w:tcPr>
          <w:p w14:paraId="08B70930" w14:textId="25F36233" w:rsidR="000846F5" w:rsidRPr="007B1868" w:rsidRDefault="00CB679F" w:rsidP="00CB679F">
            <w:pPr>
              <w:jc w:val="center"/>
            </w:pPr>
            <w:r w:rsidRPr="00CB679F">
              <w:rPr>
                <w:rFonts w:ascii="Segoe UI Symbol" w:hAnsi="Segoe UI Symbol" w:cs="Segoe UI Symbol"/>
              </w:rPr>
              <w:t>✔</w:t>
            </w:r>
          </w:p>
        </w:tc>
        <w:tc>
          <w:tcPr>
            <w:tcW w:w="1256" w:type="dxa"/>
          </w:tcPr>
          <w:p w14:paraId="70E833F3" w14:textId="77777777" w:rsidR="000846F5" w:rsidRPr="007B1868" w:rsidRDefault="000846F5" w:rsidP="00CB679F">
            <w:pPr>
              <w:jc w:val="center"/>
            </w:pPr>
          </w:p>
        </w:tc>
        <w:tc>
          <w:tcPr>
            <w:tcW w:w="1378" w:type="dxa"/>
          </w:tcPr>
          <w:p w14:paraId="171DF65A" w14:textId="77777777" w:rsidR="000846F5" w:rsidRPr="007B1868" w:rsidRDefault="000846F5" w:rsidP="00CB679F">
            <w:pPr>
              <w:jc w:val="center"/>
            </w:pPr>
          </w:p>
        </w:tc>
      </w:tr>
      <w:tr w:rsidR="000846F5" w:rsidRPr="007B1868" w14:paraId="7B9F0F47" w14:textId="77777777" w:rsidTr="000846F5">
        <w:tc>
          <w:tcPr>
            <w:tcW w:w="3533" w:type="dxa"/>
          </w:tcPr>
          <w:p w14:paraId="238C5F77" w14:textId="477C722F" w:rsidR="000846F5" w:rsidRDefault="000846F5" w:rsidP="00F31E6E">
            <w:r>
              <w:t>/api/</w:t>
            </w:r>
            <w:proofErr w:type="spellStart"/>
            <w:r>
              <w:t>lists</w:t>
            </w:r>
            <w:proofErr w:type="spellEnd"/>
            <w:r>
              <w:t>/</w:t>
            </w:r>
            <w:proofErr w:type="spellStart"/>
            <w:r>
              <w:t>public</w:t>
            </w:r>
            <w:proofErr w:type="spellEnd"/>
          </w:p>
        </w:tc>
        <w:tc>
          <w:tcPr>
            <w:tcW w:w="1251" w:type="dxa"/>
          </w:tcPr>
          <w:p w14:paraId="5B371CF0" w14:textId="3CF3CFAD" w:rsidR="000846F5" w:rsidRPr="007B1868" w:rsidRDefault="00CB679F" w:rsidP="00CB679F">
            <w:pPr>
              <w:jc w:val="center"/>
            </w:pPr>
            <w:r w:rsidRPr="00CB679F">
              <w:rPr>
                <w:rFonts w:ascii="Segoe UI Symbol" w:hAnsi="Segoe UI Symbol" w:cs="Segoe UI Symbol"/>
              </w:rPr>
              <w:t>✔</w:t>
            </w:r>
          </w:p>
        </w:tc>
        <w:tc>
          <w:tcPr>
            <w:tcW w:w="1302" w:type="dxa"/>
          </w:tcPr>
          <w:p w14:paraId="6C5E12AE" w14:textId="77777777" w:rsidR="000846F5" w:rsidRPr="007B1868" w:rsidRDefault="000846F5" w:rsidP="00CB679F">
            <w:pPr>
              <w:jc w:val="center"/>
            </w:pPr>
          </w:p>
        </w:tc>
        <w:tc>
          <w:tcPr>
            <w:tcW w:w="1256" w:type="dxa"/>
          </w:tcPr>
          <w:p w14:paraId="6FFF81D6" w14:textId="77777777" w:rsidR="000846F5" w:rsidRPr="007B1868" w:rsidRDefault="000846F5" w:rsidP="00CB679F">
            <w:pPr>
              <w:jc w:val="center"/>
            </w:pPr>
          </w:p>
        </w:tc>
        <w:tc>
          <w:tcPr>
            <w:tcW w:w="1378" w:type="dxa"/>
          </w:tcPr>
          <w:p w14:paraId="3824ECD9" w14:textId="77777777" w:rsidR="000846F5" w:rsidRPr="007B1868" w:rsidRDefault="000846F5" w:rsidP="00CB679F">
            <w:pPr>
              <w:jc w:val="center"/>
            </w:pPr>
          </w:p>
        </w:tc>
      </w:tr>
      <w:tr w:rsidR="000846F5" w:rsidRPr="007B1868" w14:paraId="58FE8CB3" w14:textId="77777777" w:rsidTr="000846F5">
        <w:tc>
          <w:tcPr>
            <w:tcW w:w="3533" w:type="dxa"/>
          </w:tcPr>
          <w:p w14:paraId="4F3E1120" w14:textId="6531007A" w:rsidR="000846F5" w:rsidRDefault="000846F5" w:rsidP="00F31E6E">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lists/{</w:t>
            </w:r>
            <w:proofErr w:type="spellStart"/>
            <w:r w:rsidRPr="000846F5">
              <w:rPr>
                <w:lang w:val="en-US"/>
              </w:rPr>
              <w:t>listId</w:t>
            </w:r>
            <w:proofErr w:type="spellEnd"/>
            <w:r w:rsidRPr="000846F5">
              <w:rPr>
                <w:lang w:val="en-US"/>
              </w:rPr>
              <w:t>}/content/{</w:t>
            </w:r>
            <w:proofErr w:type="spellStart"/>
            <w:proofErr w:type="gramEnd"/>
            <w:r w:rsidRPr="000846F5">
              <w:rPr>
                <w:lang w:val="en-US"/>
              </w:rPr>
              <w:t>c</w:t>
            </w:r>
            <w:r>
              <w:rPr>
                <w:lang w:val="en-US"/>
              </w:rPr>
              <w:t>ontentId</w:t>
            </w:r>
            <w:proofErr w:type="spellEnd"/>
            <w:r>
              <w:rPr>
                <w:lang w:val="en-US"/>
              </w:rPr>
              <w:t>}</w:t>
            </w:r>
          </w:p>
        </w:tc>
        <w:tc>
          <w:tcPr>
            <w:tcW w:w="1251" w:type="dxa"/>
          </w:tcPr>
          <w:p w14:paraId="1B23CC8C" w14:textId="77777777" w:rsidR="000846F5" w:rsidRPr="007B1868" w:rsidRDefault="000846F5" w:rsidP="00CB679F">
            <w:pPr>
              <w:jc w:val="center"/>
            </w:pPr>
          </w:p>
        </w:tc>
        <w:tc>
          <w:tcPr>
            <w:tcW w:w="1302" w:type="dxa"/>
          </w:tcPr>
          <w:p w14:paraId="476ADB1E" w14:textId="77777777" w:rsidR="000846F5" w:rsidRPr="007B1868" w:rsidRDefault="000846F5" w:rsidP="00CB679F">
            <w:pPr>
              <w:jc w:val="center"/>
            </w:pPr>
          </w:p>
        </w:tc>
        <w:tc>
          <w:tcPr>
            <w:tcW w:w="1256" w:type="dxa"/>
          </w:tcPr>
          <w:p w14:paraId="6964F9F1" w14:textId="77777777" w:rsidR="000846F5" w:rsidRPr="007B1868" w:rsidRDefault="000846F5" w:rsidP="00CB679F">
            <w:pPr>
              <w:jc w:val="center"/>
            </w:pPr>
          </w:p>
        </w:tc>
        <w:tc>
          <w:tcPr>
            <w:tcW w:w="1378" w:type="dxa"/>
          </w:tcPr>
          <w:p w14:paraId="61D58FE7" w14:textId="709926CF" w:rsidR="000846F5" w:rsidRPr="007B1868" w:rsidRDefault="00CB679F" w:rsidP="00CB679F">
            <w:pPr>
              <w:jc w:val="center"/>
            </w:pPr>
            <w:r w:rsidRPr="00CB679F">
              <w:rPr>
                <w:rFonts w:ascii="Segoe UI Symbol" w:hAnsi="Segoe UI Symbol" w:cs="Segoe UI Symbol"/>
              </w:rPr>
              <w:t>✔</w:t>
            </w:r>
          </w:p>
        </w:tc>
      </w:tr>
      <w:tr w:rsidR="000846F5" w:rsidRPr="000846F5" w14:paraId="5AB36712" w14:textId="77777777" w:rsidTr="000846F5">
        <w:tc>
          <w:tcPr>
            <w:tcW w:w="3533" w:type="dxa"/>
          </w:tcPr>
          <w:p w14:paraId="007205EF" w14:textId="35CA665A" w:rsidR="000846F5" w:rsidRPr="000846F5" w:rsidRDefault="000846F5" w:rsidP="00F31E6E">
            <w:pPr>
              <w:rPr>
                <w:lang w:val="en-US"/>
              </w:rPr>
            </w:pPr>
            <w:r>
              <w:t>/api/ratings</w:t>
            </w:r>
          </w:p>
        </w:tc>
        <w:tc>
          <w:tcPr>
            <w:tcW w:w="1251" w:type="dxa"/>
          </w:tcPr>
          <w:p w14:paraId="315A6509" w14:textId="77777777" w:rsidR="000846F5" w:rsidRPr="000846F5" w:rsidRDefault="000846F5" w:rsidP="00CB679F">
            <w:pPr>
              <w:jc w:val="center"/>
              <w:rPr>
                <w:lang w:val="en-US"/>
              </w:rPr>
            </w:pPr>
          </w:p>
        </w:tc>
        <w:tc>
          <w:tcPr>
            <w:tcW w:w="1302" w:type="dxa"/>
          </w:tcPr>
          <w:p w14:paraId="73E2E17C" w14:textId="5CF9CD33"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61F147DF" w14:textId="77777777" w:rsidR="000846F5" w:rsidRPr="000846F5" w:rsidRDefault="000846F5" w:rsidP="00CB679F">
            <w:pPr>
              <w:jc w:val="center"/>
              <w:rPr>
                <w:lang w:val="en-US"/>
              </w:rPr>
            </w:pPr>
          </w:p>
        </w:tc>
        <w:tc>
          <w:tcPr>
            <w:tcW w:w="1378" w:type="dxa"/>
          </w:tcPr>
          <w:p w14:paraId="005F14F3" w14:textId="77777777" w:rsidR="000846F5" w:rsidRPr="000846F5" w:rsidRDefault="000846F5" w:rsidP="00CB679F">
            <w:pPr>
              <w:jc w:val="center"/>
              <w:rPr>
                <w:lang w:val="en-US"/>
              </w:rPr>
            </w:pPr>
          </w:p>
        </w:tc>
      </w:tr>
      <w:tr w:rsidR="000846F5" w:rsidRPr="000846F5" w14:paraId="14C69E7F" w14:textId="77777777" w:rsidTr="000846F5">
        <w:tc>
          <w:tcPr>
            <w:tcW w:w="3533" w:type="dxa"/>
          </w:tcPr>
          <w:p w14:paraId="219DE6F0" w14:textId="007A5693" w:rsidR="000846F5" w:rsidRDefault="000846F5" w:rsidP="00F31E6E">
            <w:r>
              <w:t>/api/ratings/{</w:t>
            </w:r>
            <w:proofErr w:type="spellStart"/>
            <w:r>
              <w:t>ratingId</w:t>
            </w:r>
            <w:proofErr w:type="spellEnd"/>
            <w:r>
              <w:t>}/</w:t>
            </w:r>
            <w:proofErr w:type="spellStart"/>
            <w:r>
              <w:t>likes</w:t>
            </w:r>
            <w:proofErr w:type="spellEnd"/>
          </w:p>
        </w:tc>
        <w:tc>
          <w:tcPr>
            <w:tcW w:w="1251" w:type="dxa"/>
          </w:tcPr>
          <w:p w14:paraId="41B14062" w14:textId="417F27EF"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7FFB61C" w14:textId="03DACC1A" w:rsidR="000846F5" w:rsidRPr="000846F5" w:rsidRDefault="00763A20" w:rsidP="00CB679F">
            <w:pPr>
              <w:jc w:val="center"/>
              <w:rPr>
                <w:lang w:val="en-US"/>
              </w:rPr>
            </w:pPr>
            <w:r w:rsidRPr="00CB679F">
              <w:rPr>
                <w:rFonts w:ascii="Segoe UI Symbol" w:hAnsi="Segoe UI Symbol" w:cs="Segoe UI Symbol"/>
              </w:rPr>
              <w:t>✔</w:t>
            </w:r>
          </w:p>
        </w:tc>
        <w:tc>
          <w:tcPr>
            <w:tcW w:w="1256" w:type="dxa"/>
          </w:tcPr>
          <w:p w14:paraId="37FA2717" w14:textId="77777777" w:rsidR="000846F5" w:rsidRPr="000846F5" w:rsidRDefault="000846F5" w:rsidP="00CB679F">
            <w:pPr>
              <w:jc w:val="center"/>
              <w:rPr>
                <w:lang w:val="en-US"/>
              </w:rPr>
            </w:pPr>
          </w:p>
        </w:tc>
        <w:tc>
          <w:tcPr>
            <w:tcW w:w="1378" w:type="dxa"/>
          </w:tcPr>
          <w:p w14:paraId="12BA6BCF" w14:textId="77777777" w:rsidR="000846F5" w:rsidRPr="000846F5" w:rsidRDefault="000846F5" w:rsidP="00CB679F">
            <w:pPr>
              <w:jc w:val="center"/>
              <w:rPr>
                <w:lang w:val="en-US"/>
              </w:rPr>
            </w:pPr>
          </w:p>
        </w:tc>
      </w:tr>
      <w:tr w:rsidR="000846F5" w:rsidRPr="002D7CD7" w14:paraId="35BF9F84" w14:textId="77777777" w:rsidTr="000846F5">
        <w:tc>
          <w:tcPr>
            <w:tcW w:w="3533" w:type="dxa"/>
          </w:tcPr>
          <w:p w14:paraId="49E98B30" w14:textId="7A2FFEB1" w:rsidR="000846F5" w:rsidRPr="000846F5" w:rsidRDefault="000846F5" w:rsidP="00F31E6E">
            <w:pPr>
              <w:rPr>
                <w:lang w:val="en-US"/>
              </w:rPr>
            </w:pPr>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ratings/{</w:t>
            </w:r>
            <w:proofErr w:type="spellStart"/>
            <w:r w:rsidRPr="000846F5">
              <w:rPr>
                <w:lang w:val="en-US"/>
              </w:rPr>
              <w:t>ratingId</w:t>
            </w:r>
            <w:proofErr w:type="spellEnd"/>
            <w:r w:rsidRPr="000846F5">
              <w:rPr>
                <w:lang w:val="en-US"/>
              </w:rPr>
              <w:t>}/</w:t>
            </w:r>
            <w:proofErr w:type="gramEnd"/>
            <w:r w:rsidRPr="000846F5">
              <w:rPr>
                <w:lang w:val="en-US"/>
              </w:rPr>
              <w:t>like-s</w:t>
            </w:r>
            <w:r>
              <w:rPr>
                <w:lang w:val="en-US"/>
              </w:rPr>
              <w:t>tatus</w:t>
            </w:r>
          </w:p>
        </w:tc>
        <w:tc>
          <w:tcPr>
            <w:tcW w:w="1251" w:type="dxa"/>
          </w:tcPr>
          <w:p w14:paraId="1F8D925F" w14:textId="080B14F7"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15350980" w14:textId="77777777" w:rsidR="000846F5" w:rsidRPr="000846F5" w:rsidRDefault="000846F5" w:rsidP="00CB679F">
            <w:pPr>
              <w:jc w:val="center"/>
              <w:rPr>
                <w:lang w:val="en-US"/>
              </w:rPr>
            </w:pPr>
          </w:p>
        </w:tc>
        <w:tc>
          <w:tcPr>
            <w:tcW w:w="1256" w:type="dxa"/>
          </w:tcPr>
          <w:p w14:paraId="2EBA35D0" w14:textId="77777777" w:rsidR="000846F5" w:rsidRPr="000846F5" w:rsidRDefault="000846F5" w:rsidP="00CB679F">
            <w:pPr>
              <w:jc w:val="center"/>
              <w:rPr>
                <w:lang w:val="en-US"/>
              </w:rPr>
            </w:pPr>
          </w:p>
        </w:tc>
        <w:tc>
          <w:tcPr>
            <w:tcW w:w="1378" w:type="dxa"/>
          </w:tcPr>
          <w:p w14:paraId="38AF3CE3" w14:textId="77777777" w:rsidR="000846F5" w:rsidRPr="000846F5" w:rsidRDefault="000846F5" w:rsidP="00CB679F">
            <w:pPr>
              <w:jc w:val="center"/>
              <w:rPr>
                <w:lang w:val="en-US"/>
              </w:rPr>
            </w:pPr>
          </w:p>
        </w:tc>
      </w:tr>
      <w:tr w:rsidR="000846F5" w:rsidRPr="000846F5" w14:paraId="3926D7B0" w14:textId="77777777" w:rsidTr="000846F5">
        <w:tc>
          <w:tcPr>
            <w:tcW w:w="3533" w:type="dxa"/>
          </w:tcPr>
          <w:p w14:paraId="219EFBE0" w14:textId="215F0FAA" w:rsidR="000846F5" w:rsidRPr="000846F5" w:rsidRDefault="000846F5" w:rsidP="00F31E6E">
            <w:pPr>
              <w:rPr>
                <w:lang w:val="en-US"/>
              </w:rPr>
            </w:pPr>
            <w:r>
              <w:t>/api/ratings/{</w:t>
            </w:r>
            <w:proofErr w:type="spellStart"/>
            <w:r>
              <w:t>ratingId</w:t>
            </w:r>
            <w:proofErr w:type="spellEnd"/>
            <w:r>
              <w:t>}</w:t>
            </w:r>
          </w:p>
        </w:tc>
        <w:tc>
          <w:tcPr>
            <w:tcW w:w="1251" w:type="dxa"/>
          </w:tcPr>
          <w:p w14:paraId="6B318382" w14:textId="77777777" w:rsidR="000846F5" w:rsidRPr="000846F5" w:rsidRDefault="000846F5" w:rsidP="00CB679F">
            <w:pPr>
              <w:jc w:val="center"/>
              <w:rPr>
                <w:lang w:val="en-US"/>
              </w:rPr>
            </w:pPr>
          </w:p>
        </w:tc>
        <w:tc>
          <w:tcPr>
            <w:tcW w:w="1302" w:type="dxa"/>
          </w:tcPr>
          <w:p w14:paraId="658F08D6" w14:textId="77777777" w:rsidR="000846F5" w:rsidRPr="000846F5" w:rsidRDefault="000846F5" w:rsidP="00CB679F">
            <w:pPr>
              <w:jc w:val="center"/>
              <w:rPr>
                <w:lang w:val="en-US"/>
              </w:rPr>
            </w:pPr>
          </w:p>
        </w:tc>
        <w:tc>
          <w:tcPr>
            <w:tcW w:w="1256" w:type="dxa"/>
          </w:tcPr>
          <w:p w14:paraId="3B52E843" w14:textId="77777777" w:rsidR="000846F5" w:rsidRPr="000846F5" w:rsidRDefault="000846F5" w:rsidP="00CB679F">
            <w:pPr>
              <w:jc w:val="center"/>
              <w:rPr>
                <w:lang w:val="en-US"/>
              </w:rPr>
            </w:pPr>
          </w:p>
        </w:tc>
        <w:tc>
          <w:tcPr>
            <w:tcW w:w="1378" w:type="dxa"/>
          </w:tcPr>
          <w:p w14:paraId="76A5291B" w14:textId="40D1CC90" w:rsidR="000846F5" w:rsidRPr="000846F5" w:rsidRDefault="00CB679F" w:rsidP="00CB679F">
            <w:pPr>
              <w:jc w:val="center"/>
              <w:rPr>
                <w:lang w:val="en-US"/>
              </w:rPr>
            </w:pPr>
            <w:r w:rsidRPr="00CB679F">
              <w:rPr>
                <w:rFonts w:ascii="Segoe UI Symbol" w:hAnsi="Segoe UI Symbol" w:cs="Segoe UI Symbol"/>
              </w:rPr>
              <w:t>✔</w:t>
            </w:r>
          </w:p>
        </w:tc>
      </w:tr>
      <w:tr w:rsidR="000846F5" w:rsidRPr="000846F5" w14:paraId="6C43F413" w14:textId="77777777" w:rsidTr="000846F5">
        <w:tc>
          <w:tcPr>
            <w:tcW w:w="3533" w:type="dxa"/>
          </w:tcPr>
          <w:p w14:paraId="1D2DFA9E" w14:textId="3549901E" w:rsidR="000846F5" w:rsidRDefault="000846F5" w:rsidP="00F31E6E">
            <w:r>
              <w:t>/api/</w:t>
            </w:r>
            <w:proofErr w:type="spellStart"/>
            <w:r>
              <w:t>feed</w:t>
            </w:r>
            <w:proofErr w:type="spellEnd"/>
            <w:r>
              <w:t>/personal</w:t>
            </w:r>
          </w:p>
        </w:tc>
        <w:tc>
          <w:tcPr>
            <w:tcW w:w="1251" w:type="dxa"/>
          </w:tcPr>
          <w:p w14:paraId="07F43DBE" w14:textId="45BCAB01"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FF15A4B" w14:textId="77777777" w:rsidR="000846F5" w:rsidRPr="000846F5" w:rsidRDefault="000846F5" w:rsidP="00CB679F">
            <w:pPr>
              <w:jc w:val="center"/>
              <w:rPr>
                <w:lang w:val="en-US"/>
              </w:rPr>
            </w:pPr>
          </w:p>
        </w:tc>
        <w:tc>
          <w:tcPr>
            <w:tcW w:w="1256" w:type="dxa"/>
          </w:tcPr>
          <w:p w14:paraId="2921D8E6" w14:textId="77777777" w:rsidR="000846F5" w:rsidRPr="000846F5" w:rsidRDefault="000846F5" w:rsidP="00CB679F">
            <w:pPr>
              <w:jc w:val="center"/>
              <w:rPr>
                <w:lang w:val="en-US"/>
              </w:rPr>
            </w:pPr>
          </w:p>
        </w:tc>
        <w:tc>
          <w:tcPr>
            <w:tcW w:w="1378" w:type="dxa"/>
          </w:tcPr>
          <w:p w14:paraId="128AA761" w14:textId="77777777" w:rsidR="000846F5" w:rsidRPr="000846F5" w:rsidRDefault="000846F5" w:rsidP="00CB679F">
            <w:pPr>
              <w:jc w:val="center"/>
              <w:rPr>
                <w:lang w:val="en-US"/>
              </w:rPr>
            </w:pPr>
          </w:p>
        </w:tc>
      </w:tr>
      <w:tr w:rsidR="000846F5" w:rsidRPr="000846F5" w14:paraId="5121B1CE" w14:textId="77777777" w:rsidTr="000846F5">
        <w:tc>
          <w:tcPr>
            <w:tcW w:w="3533" w:type="dxa"/>
          </w:tcPr>
          <w:p w14:paraId="7117DA78" w14:textId="16DDABC3" w:rsidR="000846F5" w:rsidRDefault="000846F5" w:rsidP="00F31E6E">
            <w:r>
              <w:t>/api/</w:t>
            </w:r>
            <w:proofErr w:type="spellStart"/>
            <w:r>
              <w:t>feed</w:t>
            </w:r>
            <w:proofErr w:type="spellEnd"/>
            <w:r>
              <w:t>/global</w:t>
            </w:r>
          </w:p>
        </w:tc>
        <w:tc>
          <w:tcPr>
            <w:tcW w:w="1251" w:type="dxa"/>
          </w:tcPr>
          <w:p w14:paraId="3B252B79" w14:textId="57F0D963"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1C01A0CB" w14:textId="77777777" w:rsidR="000846F5" w:rsidRPr="000846F5" w:rsidRDefault="000846F5" w:rsidP="00CB679F">
            <w:pPr>
              <w:jc w:val="center"/>
              <w:rPr>
                <w:lang w:val="en-US"/>
              </w:rPr>
            </w:pPr>
          </w:p>
        </w:tc>
        <w:tc>
          <w:tcPr>
            <w:tcW w:w="1256" w:type="dxa"/>
          </w:tcPr>
          <w:p w14:paraId="05824B70" w14:textId="77777777" w:rsidR="000846F5" w:rsidRPr="000846F5" w:rsidRDefault="000846F5" w:rsidP="00CB679F">
            <w:pPr>
              <w:jc w:val="center"/>
              <w:rPr>
                <w:lang w:val="en-US"/>
              </w:rPr>
            </w:pPr>
          </w:p>
        </w:tc>
        <w:tc>
          <w:tcPr>
            <w:tcW w:w="1378" w:type="dxa"/>
          </w:tcPr>
          <w:p w14:paraId="7294CA4C" w14:textId="77777777" w:rsidR="000846F5" w:rsidRPr="000846F5" w:rsidRDefault="000846F5" w:rsidP="00CB679F">
            <w:pPr>
              <w:jc w:val="center"/>
              <w:rPr>
                <w:lang w:val="en-US"/>
              </w:rPr>
            </w:pPr>
          </w:p>
        </w:tc>
      </w:tr>
      <w:tr w:rsidR="000846F5" w:rsidRPr="000846F5" w14:paraId="3DD5ACA2" w14:textId="77777777" w:rsidTr="000846F5">
        <w:tc>
          <w:tcPr>
            <w:tcW w:w="3533" w:type="dxa"/>
          </w:tcPr>
          <w:p w14:paraId="2841EE04" w14:textId="3D2E2C34" w:rsidR="000846F5" w:rsidRDefault="000846F5" w:rsidP="00F31E6E">
            <w:r>
              <w:t>/api/</w:t>
            </w:r>
            <w:proofErr w:type="spellStart"/>
            <w:r>
              <w:t>content</w:t>
            </w:r>
            <w:proofErr w:type="spellEnd"/>
          </w:p>
        </w:tc>
        <w:tc>
          <w:tcPr>
            <w:tcW w:w="1251" w:type="dxa"/>
          </w:tcPr>
          <w:p w14:paraId="0454E52D" w14:textId="06C2808E"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7E89B08" w14:textId="77777777" w:rsidR="000846F5" w:rsidRPr="000846F5" w:rsidRDefault="000846F5" w:rsidP="00CB679F">
            <w:pPr>
              <w:jc w:val="center"/>
              <w:rPr>
                <w:lang w:val="en-US"/>
              </w:rPr>
            </w:pPr>
          </w:p>
        </w:tc>
        <w:tc>
          <w:tcPr>
            <w:tcW w:w="1256" w:type="dxa"/>
          </w:tcPr>
          <w:p w14:paraId="419057C6" w14:textId="77777777" w:rsidR="000846F5" w:rsidRPr="000846F5" w:rsidRDefault="000846F5" w:rsidP="00CB679F">
            <w:pPr>
              <w:jc w:val="center"/>
              <w:rPr>
                <w:lang w:val="en-US"/>
              </w:rPr>
            </w:pPr>
          </w:p>
        </w:tc>
        <w:tc>
          <w:tcPr>
            <w:tcW w:w="1378" w:type="dxa"/>
          </w:tcPr>
          <w:p w14:paraId="598426E9" w14:textId="77777777" w:rsidR="000846F5" w:rsidRPr="000846F5" w:rsidRDefault="000846F5" w:rsidP="00CB679F">
            <w:pPr>
              <w:jc w:val="center"/>
              <w:rPr>
                <w:lang w:val="en-US"/>
              </w:rPr>
            </w:pPr>
          </w:p>
        </w:tc>
      </w:tr>
      <w:tr w:rsidR="000846F5" w:rsidRPr="000846F5" w14:paraId="0BFA1CDA" w14:textId="77777777" w:rsidTr="000846F5">
        <w:tc>
          <w:tcPr>
            <w:tcW w:w="3533" w:type="dxa"/>
          </w:tcPr>
          <w:p w14:paraId="4C39F543" w14:textId="22F32000" w:rsidR="000846F5" w:rsidRDefault="000846F5" w:rsidP="00F31E6E">
            <w:r>
              <w:t>/api/</w:t>
            </w:r>
            <w:proofErr w:type="spellStart"/>
            <w:r>
              <w:t>content</w:t>
            </w:r>
            <w:proofErr w:type="spellEnd"/>
            <w:r>
              <w:t>/{</w:t>
            </w:r>
            <w:proofErr w:type="spellStart"/>
            <w:r w:rsidR="00247968">
              <w:t>contentI</w:t>
            </w:r>
            <w:r>
              <w:t>d</w:t>
            </w:r>
            <w:proofErr w:type="spellEnd"/>
            <w:r>
              <w:t>}</w:t>
            </w:r>
          </w:p>
        </w:tc>
        <w:tc>
          <w:tcPr>
            <w:tcW w:w="1251" w:type="dxa"/>
          </w:tcPr>
          <w:p w14:paraId="6682F523" w14:textId="058693CB"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9032BD6" w14:textId="77777777" w:rsidR="000846F5" w:rsidRPr="000846F5" w:rsidRDefault="000846F5" w:rsidP="00CB679F">
            <w:pPr>
              <w:jc w:val="center"/>
              <w:rPr>
                <w:lang w:val="en-US"/>
              </w:rPr>
            </w:pPr>
          </w:p>
        </w:tc>
        <w:tc>
          <w:tcPr>
            <w:tcW w:w="1256" w:type="dxa"/>
          </w:tcPr>
          <w:p w14:paraId="19B58EB4" w14:textId="77777777" w:rsidR="000846F5" w:rsidRPr="000846F5" w:rsidRDefault="000846F5" w:rsidP="00CB679F">
            <w:pPr>
              <w:jc w:val="center"/>
              <w:rPr>
                <w:lang w:val="en-US"/>
              </w:rPr>
            </w:pPr>
          </w:p>
        </w:tc>
        <w:tc>
          <w:tcPr>
            <w:tcW w:w="1378" w:type="dxa"/>
          </w:tcPr>
          <w:p w14:paraId="653060B0" w14:textId="77777777" w:rsidR="000846F5" w:rsidRPr="000846F5" w:rsidRDefault="000846F5" w:rsidP="00CB679F">
            <w:pPr>
              <w:jc w:val="center"/>
              <w:rPr>
                <w:lang w:val="en-US"/>
              </w:rPr>
            </w:pPr>
          </w:p>
        </w:tc>
      </w:tr>
      <w:tr w:rsidR="000846F5" w:rsidRPr="002D7CD7" w14:paraId="3ECB07FE" w14:textId="77777777" w:rsidTr="000846F5">
        <w:tc>
          <w:tcPr>
            <w:tcW w:w="3533" w:type="dxa"/>
          </w:tcPr>
          <w:p w14:paraId="3AE70303" w14:textId="247BF365" w:rsidR="000846F5" w:rsidRPr="000846F5" w:rsidRDefault="000846F5" w:rsidP="00F31E6E">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proofErr w:type="gramStart"/>
            <w:r w:rsidRPr="000846F5">
              <w:rPr>
                <w:lang w:val="en-US"/>
              </w:rPr>
              <w:t>tv/{</w:t>
            </w:r>
            <w:proofErr w:type="spellStart"/>
            <w:r w:rsidRPr="000846F5">
              <w:rPr>
                <w:lang w:val="en-US"/>
              </w:rPr>
              <w:t>t</w:t>
            </w:r>
            <w:r>
              <w:rPr>
                <w:lang w:val="en-US"/>
              </w:rPr>
              <w:t>mdbId</w:t>
            </w:r>
            <w:proofErr w:type="spellEnd"/>
            <w:r>
              <w:rPr>
                <w:lang w:val="en-US"/>
              </w:rPr>
              <w:t>}</w:t>
            </w:r>
            <w:r w:rsidR="006C3ED6" w:rsidRPr="000846F5">
              <w:rPr>
                <w:lang w:val="en-US"/>
              </w:rPr>
              <w:t>/</w:t>
            </w:r>
            <w:proofErr w:type="gramEnd"/>
            <w:r w:rsidR="006C3ED6" w:rsidRPr="000846F5">
              <w:rPr>
                <w:lang w:val="en-US"/>
              </w:rPr>
              <w:t>sync</w:t>
            </w:r>
          </w:p>
        </w:tc>
        <w:tc>
          <w:tcPr>
            <w:tcW w:w="1251" w:type="dxa"/>
          </w:tcPr>
          <w:p w14:paraId="4B6B6594" w14:textId="77777777" w:rsidR="000846F5" w:rsidRPr="000846F5" w:rsidRDefault="000846F5" w:rsidP="00CB679F">
            <w:pPr>
              <w:jc w:val="center"/>
              <w:rPr>
                <w:lang w:val="en-US"/>
              </w:rPr>
            </w:pPr>
          </w:p>
        </w:tc>
        <w:tc>
          <w:tcPr>
            <w:tcW w:w="1302" w:type="dxa"/>
          </w:tcPr>
          <w:p w14:paraId="7224B049" w14:textId="188FB880"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048BD257" w14:textId="77777777" w:rsidR="000846F5" w:rsidRPr="000846F5" w:rsidRDefault="000846F5" w:rsidP="00CB679F">
            <w:pPr>
              <w:jc w:val="center"/>
              <w:rPr>
                <w:lang w:val="en-US"/>
              </w:rPr>
            </w:pPr>
          </w:p>
        </w:tc>
        <w:tc>
          <w:tcPr>
            <w:tcW w:w="1378" w:type="dxa"/>
          </w:tcPr>
          <w:p w14:paraId="031103CA" w14:textId="77777777" w:rsidR="000846F5" w:rsidRPr="000846F5" w:rsidRDefault="000846F5" w:rsidP="00CB679F">
            <w:pPr>
              <w:jc w:val="center"/>
              <w:rPr>
                <w:lang w:val="en-US"/>
              </w:rPr>
            </w:pPr>
          </w:p>
        </w:tc>
      </w:tr>
      <w:tr w:rsidR="000846F5" w:rsidRPr="002D7CD7" w14:paraId="3B00F833" w14:textId="77777777" w:rsidTr="000846F5">
        <w:tc>
          <w:tcPr>
            <w:tcW w:w="3533" w:type="dxa"/>
          </w:tcPr>
          <w:p w14:paraId="655D2AEF" w14:textId="21FAEEAB" w:rsidR="000846F5" w:rsidRPr="006C3ED6" w:rsidRDefault="000846F5" w:rsidP="00F31E6E">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proofErr w:type="gramStart"/>
            <w:r>
              <w:rPr>
                <w:lang w:val="en-US"/>
              </w:rPr>
              <w:t>movies</w:t>
            </w:r>
            <w:r w:rsidRPr="000846F5">
              <w:rPr>
                <w:lang w:val="en-US"/>
              </w:rPr>
              <w:t>/{</w:t>
            </w:r>
            <w:proofErr w:type="spellStart"/>
            <w:r w:rsidRPr="000846F5">
              <w:rPr>
                <w:lang w:val="en-US"/>
              </w:rPr>
              <w:t>t</w:t>
            </w:r>
            <w:r>
              <w:rPr>
                <w:lang w:val="en-US"/>
              </w:rPr>
              <w:t>mdbId</w:t>
            </w:r>
            <w:proofErr w:type="spellEnd"/>
            <w:r>
              <w:rPr>
                <w:lang w:val="en-US"/>
              </w:rPr>
              <w:t>}</w:t>
            </w:r>
            <w:r w:rsidR="006C3ED6" w:rsidRPr="000846F5">
              <w:rPr>
                <w:lang w:val="en-US"/>
              </w:rPr>
              <w:t>/</w:t>
            </w:r>
            <w:proofErr w:type="gramEnd"/>
            <w:r w:rsidR="006C3ED6" w:rsidRPr="000846F5">
              <w:rPr>
                <w:lang w:val="en-US"/>
              </w:rPr>
              <w:t>sync</w:t>
            </w:r>
          </w:p>
        </w:tc>
        <w:tc>
          <w:tcPr>
            <w:tcW w:w="1251" w:type="dxa"/>
          </w:tcPr>
          <w:p w14:paraId="4244F68E" w14:textId="77777777" w:rsidR="000846F5" w:rsidRPr="000846F5" w:rsidRDefault="000846F5" w:rsidP="00CB679F">
            <w:pPr>
              <w:jc w:val="center"/>
              <w:rPr>
                <w:lang w:val="en-US"/>
              </w:rPr>
            </w:pPr>
          </w:p>
        </w:tc>
        <w:tc>
          <w:tcPr>
            <w:tcW w:w="1302" w:type="dxa"/>
          </w:tcPr>
          <w:p w14:paraId="6AB3765B" w14:textId="476B5058"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01D079EC" w14:textId="77777777" w:rsidR="000846F5" w:rsidRPr="000846F5" w:rsidRDefault="000846F5" w:rsidP="00CB679F">
            <w:pPr>
              <w:jc w:val="center"/>
              <w:rPr>
                <w:lang w:val="en-US"/>
              </w:rPr>
            </w:pPr>
          </w:p>
        </w:tc>
        <w:tc>
          <w:tcPr>
            <w:tcW w:w="1378" w:type="dxa"/>
          </w:tcPr>
          <w:p w14:paraId="35E205B0" w14:textId="77777777" w:rsidR="000846F5" w:rsidRPr="000846F5" w:rsidRDefault="000846F5" w:rsidP="00CB679F">
            <w:pPr>
              <w:jc w:val="center"/>
              <w:rPr>
                <w:lang w:val="en-US"/>
              </w:rPr>
            </w:pPr>
          </w:p>
        </w:tc>
      </w:tr>
      <w:tr w:rsidR="000846F5" w:rsidRPr="000846F5" w14:paraId="7FD08CF9" w14:textId="77777777" w:rsidTr="000846F5">
        <w:tc>
          <w:tcPr>
            <w:tcW w:w="3533" w:type="dxa"/>
          </w:tcPr>
          <w:p w14:paraId="56310B01" w14:textId="0658C54B" w:rsidR="000846F5" w:rsidRPr="000846F5" w:rsidRDefault="000846F5" w:rsidP="00F31E6E">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r>
              <w:rPr>
                <w:lang w:val="en-US"/>
              </w:rPr>
              <w:t>tv</w:t>
            </w:r>
          </w:p>
        </w:tc>
        <w:tc>
          <w:tcPr>
            <w:tcW w:w="1251" w:type="dxa"/>
          </w:tcPr>
          <w:p w14:paraId="328002E0" w14:textId="64C1F26F"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73FB1939" w14:textId="77777777" w:rsidR="000846F5" w:rsidRPr="000846F5" w:rsidRDefault="000846F5" w:rsidP="00CB679F">
            <w:pPr>
              <w:jc w:val="center"/>
              <w:rPr>
                <w:lang w:val="en-US"/>
              </w:rPr>
            </w:pPr>
          </w:p>
        </w:tc>
        <w:tc>
          <w:tcPr>
            <w:tcW w:w="1256" w:type="dxa"/>
          </w:tcPr>
          <w:p w14:paraId="03039559" w14:textId="77777777" w:rsidR="000846F5" w:rsidRPr="000846F5" w:rsidRDefault="000846F5" w:rsidP="00CB679F">
            <w:pPr>
              <w:jc w:val="center"/>
              <w:rPr>
                <w:lang w:val="en-US"/>
              </w:rPr>
            </w:pPr>
          </w:p>
        </w:tc>
        <w:tc>
          <w:tcPr>
            <w:tcW w:w="1378" w:type="dxa"/>
          </w:tcPr>
          <w:p w14:paraId="3B8531B4" w14:textId="77777777" w:rsidR="000846F5" w:rsidRPr="000846F5" w:rsidRDefault="000846F5" w:rsidP="00CB679F">
            <w:pPr>
              <w:jc w:val="center"/>
              <w:rPr>
                <w:lang w:val="en-US"/>
              </w:rPr>
            </w:pPr>
          </w:p>
        </w:tc>
      </w:tr>
      <w:tr w:rsidR="000846F5" w:rsidRPr="000846F5" w14:paraId="2EAB5349" w14:textId="77777777" w:rsidTr="000846F5">
        <w:tc>
          <w:tcPr>
            <w:tcW w:w="3533" w:type="dxa"/>
          </w:tcPr>
          <w:p w14:paraId="4FE0C595" w14:textId="46C6E5BF" w:rsidR="000846F5" w:rsidRPr="000846F5" w:rsidRDefault="000846F5" w:rsidP="00F31E6E">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/tv/popular</w:t>
            </w:r>
          </w:p>
        </w:tc>
        <w:tc>
          <w:tcPr>
            <w:tcW w:w="1251" w:type="dxa"/>
          </w:tcPr>
          <w:p w14:paraId="7D08CF90" w14:textId="602188B7"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560FB528" w14:textId="77777777" w:rsidR="000846F5" w:rsidRPr="000846F5" w:rsidRDefault="000846F5" w:rsidP="00CB679F">
            <w:pPr>
              <w:jc w:val="center"/>
              <w:rPr>
                <w:lang w:val="en-US"/>
              </w:rPr>
            </w:pPr>
          </w:p>
        </w:tc>
        <w:tc>
          <w:tcPr>
            <w:tcW w:w="1256" w:type="dxa"/>
          </w:tcPr>
          <w:p w14:paraId="33A5A476" w14:textId="77777777" w:rsidR="000846F5" w:rsidRPr="000846F5" w:rsidRDefault="000846F5" w:rsidP="00CB679F">
            <w:pPr>
              <w:jc w:val="center"/>
              <w:rPr>
                <w:lang w:val="en-US"/>
              </w:rPr>
            </w:pPr>
          </w:p>
        </w:tc>
        <w:tc>
          <w:tcPr>
            <w:tcW w:w="1378" w:type="dxa"/>
          </w:tcPr>
          <w:p w14:paraId="74A3100A" w14:textId="77777777" w:rsidR="000846F5" w:rsidRPr="000846F5" w:rsidRDefault="000846F5" w:rsidP="00CB679F">
            <w:pPr>
              <w:jc w:val="center"/>
              <w:rPr>
                <w:lang w:val="en-US"/>
              </w:rPr>
            </w:pPr>
          </w:p>
        </w:tc>
      </w:tr>
      <w:tr w:rsidR="000846F5" w:rsidRPr="000846F5" w14:paraId="7C922707" w14:textId="77777777" w:rsidTr="000846F5">
        <w:tc>
          <w:tcPr>
            <w:tcW w:w="3533" w:type="dxa"/>
          </w:tcPr>
          <w:p w14:paraId="3333CCD3" w14:textId="7A9D2852" w:rsidR="000846F5" w:rsidRPr="000846F5" w:rsidRDefault="000846F5" w:rsidP="00F31E6E">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/movies</w:t>
            </w:r>
          </w:p>
        </w:tc>
        <w:tc>
          <w:tcPr>
            <w:tcW w:w="1251" w:type="dxa"/>
          </w:tcPr>
          <w:p w14:paraId="65458D72" w14:textId="31AD3DF8"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850439A" w14:textId="77777777" w:rsidR="000846F5" w:rsidRPr="000846F5" w:rsidRDefault="000846F5" w:rsidP="00CB679F">
            <w:pPr>
              <w:jc w:val="center"/>
              <w:rPr>
                <w:lang w:val="en-US"/>
              </w:rPr>
            </w:pPr>
          </w:p>
        </w:tc>
        <w:tc>
          <w:tcPr>
            <w:tcW w:w="1256" w:type="dxa"/>
          </w:tcPr>
          <w:p w14:paraId="7A3E4814" w14:textId="77777777" w:rsidR="000846F5" w:rsidRPr="000846F5" w:rsidRDefault="000846F5" w:rsidP="00CB679F">
            <w:pPr>
              <w:jc w:val="center"/>
              <w:rPr>
                <w:lang w:val="en-US"/>
              </w:rPr>
            </w:pPr>
          </w:p>
        </w:tc>
        <w:tc>
          <w:tcPr>
            <w:tcW w:w="1378" w:type="dxa"/>
          </w:tcPr>
          <w:p w14:paraId="42601F00" w14:textId="77777777" w:rsidR="000846F5" w:rsidRPr="000846F5" w:rsidRDefault="000846F5" w:rsidP="00CB679F">
            <w:pPr>
              <w:jc w:val="center"/>
              <w:rPr>
                <w:lang w:val="en-US"/>
              </w:rPr>
            </w:pPr>
          </w:p>
        </w:tc>
      </w:tr>
      <w:tr w:rsidR="000846F5" w:rsidRPr="000846F5" w14:paraId="5EAC2E46" w14:textId="77777777" w:rsidTr="000846F5">
        <w:tc>
          <w:tcPr>
            <w:tcW w:w="3533" w:type="dxa"/>
          </w:tcPr>
          <w:p w14:paraId="0780536B" w14:textId="1C648DC8" w:rsidR="000846F5" w:rsidRPr="000846F5" w:rsidRDefault="000846F5" w:rsidP="00F31E6E">
            <w:pPr>
              <w:rPr>
                <w:lang w:val="en-US"/>
              </w:rPr>
            </w:pPr>
            <w:commentRangeStart w:id="93"/>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/movies/popular</w:t>
            </w:r>
            <w:commentRangeEnd w:id="93"/>
            <w:r w:rsidR="00CD79EF">
              <w:rPr>
                <w:rStyle w:val="Refdecomentario"/>
              </w:rPr>
              <w:commentReference w:id="93"/>
            </w:r>
          </w:p>
        </w:tc>
        <w:tc>
          <w:tcPr>
            <w:tcW w:w="1251" w:type="dxa"/>
          </w:tcPr>
          <w:p w14:paraId="610CD1A9" w14:textId="087362F0"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3D43D86" w14:textId="77777777" w:rsidR="000846F5" w:rsidRPr="000846F5" w:rsidRDefault="000846F5" w:rsidP="00CB679F">
            <w:pPr>
              <w:jc w:val="center"/>
              <w:rPr>
                <w:lang w:val="en-US"/>
              </w:rPr>
            </w:pPr>
          </w:p>
        </w:tc>
        <w:tc>
          <w:tcPr>
            <w:tcW w:w="1256" w:type="dxa"/>
          </w:tcPr>
          <w:p w14:paraId="4049248E" w14:textId="77777777" w:rsidR="000846F5" w:rsidRPr="000846F5" w:rsidRDefault="000846F5" w:rsidP="00CB679F">
            <w:pPr>
              <w:jc w:val="center"/>
              <w:rPr>
                <w:lang w:val="en-US"/>
              </w:rPr>
            </w:pPr>
          </w:p>
        </w:tc>
        <w:tc>
          <w:tcPr>
            <w:tcW w:w="1378" w:type="dxa"/>
          </w:tcPr>
          <w:p w14:paraId="510C447C" w14:textId="77777777" w:rsidR="000846F5" w:rsidRPr="000846F5" w:rsidRDefault="000846F5" w:rsidP="00CB679F">
            <w:pPr>
              <w:jc w:val="center"/>
              <w:rPr>
                <w:lang w:val="en-US"/>
              </w:rPr>
            </w:pPr>
          </w:p>
        </w:tc>
      </w:tr>
    </w:tbl>
    <w:p w14:paraId="1EE8DD5E" w14:textId="4D33D897" w:rsidR="00F31E6E" w:rsidRPr="007B1868" w:rsidRDefault="00985199" w:rsidP="00985199">
      <w:pPr>
        <w:pStyle w:val="Ttulo3"/>
      </w:pPr>
      <w:bookmarkStart w:id="94" w:name="_Toc219962963"/>
      <w:r w:rsidRPr="007B1868">
        <w:t xml:space="preserve">Diseño del </w:t>
      </w:r>
      <w:proofErr w:type="spellStart"/>
      <w:r w:rsidRPr="007B1868">
        <w:t>front-end</w:t>
      </w:r>
      <w:bookmarkEnd w:id="94"/>
      <w:proofErr w:type="spellEnd"/>
    </w:p>
    <w:p w14:paraId="48D82EA9" w14:textId="16B72B7B" w:rsidR="00985199" w:rsidRPr="007B1868" w:rsidRDefault="00985199" w:rsidP="00985199">
      <w:r w:rsidRPr="007B1868">
        <w:t>Mock-ups</w:t>
      </w:r>
    </w:p>
    <w:p w14:paraId="3C317A38" w14:textId="5A4D673B" w:rsidR="00985199" w:rsidRPr="007B1868" w:rsidRDefault="005206AB" w:rsidP="00985199">
      <w:r w:rsidRPr="007B1868">
        <w:t>Diagrama de navegación</w:t>
      </w:r>
    </w:p>
    <w:p w14:paraId="108AEA09" w14:textId="0384821D" w:rsidR="005206AB" w:rsidRDefault="009C6345" w:rsidP="009C6345">
      <w:pPr>
        <w:pStyle w:val="Ttulo2"/>
      </w:pPr>
      <w:bookmarkStart w:id="95" w:name="_Toc219962964"/>
      <w:r w:rsidRPr="007B1868">
        <w:t>Implementación</w:t>
      </w:r>
      <w:bookmarkEnd w:id="95"/>
    </w:p>
    <w:p w14:paraId="16297E54" w14:textId="77777777" w:rsidR="007F47C1" w:rsidRPr="007B1868" w:rsidRDefault="007F47C1" w:rsidP="007F47C1">
      <w:pPr>
        <w:pStyle w:val="Ttulo3"/>
      </w:pPr>
      <w:bookmarkStart w:id="96" w:name="_Toc219962965"/>
      <w:commentRangeStart w:id="97"/>
      <w:commentRangeStart w:id="98"/>
      <w:r w:rsidRPr="007B1868">
        <w:t>Arquitectura</w:t>
      </w:r>
      <w:bookmarkEnd w:id="96"/>
      <w:commentRangeEnd w:id="97"/>
      <w:r w:rsidR="0084726F">
        <w:rPr>
          <w:rStyle w:val="Refdecomentario"/>
          <w:rFonts w:asciiTheme="minorHAnsi" w:eastAsiaTheme="minorHAnsi" w:hAnsiTheme="minorHAnsi" w:cstheme="minorBidi"/>
          <w:b w:val="0"/>
          <w:bCs w:val="0"/>
          <w:color w:val="auto"/>
        </w:rPr>
        <w:commentReference w:id="97"/>
      </w:r>
      <w:commentRangeEnd w:id="98"/>
      <w:r w:rsidR="00297039">
        <w:rPr>
          <w:rStyle w:val="Refdecomentario"/>
          <w:rFonts w:asciiTheme="minorHAnsi" w:eastAsiaTheme="minorHAnsi" w:hAnsiTheme="minorHAnsi" w:cstheme="minorBidi"/>
          <w:b w:val="0"/>
          <w:bCs w:val="0"/>
          <w:color w:val="auto"/>
        </w:rPr>
        <w:commentReference w:id="98"/>
      </w:r>
    </w:p>
    <w:p w14:paraId="0E60C360" w14:textId="3B2AF305" w:rsidR="009C6345" w:rsidRDefault="00533827" w:rsidP="00533827">
      <w:pPr>
        <w:pStyle w:val="Ttulo4"/>
      </w:pPr>
      <w:r>
        <w:t>Visión general</w:t>
      </w:r>
    </w:p>
    <w:p w14:paraId="0C98FF72" w14:textId="6F4E4EC6" w:rsidR="00533827" w:rsidRDefault="00533827" w:rsidP="00533827">
      <w:r>
        <w:t xml:space="preserve">La arquitectura del sistema constituye uno de los pilares fundamentales en el desarrollo de la aplicación </w:t>
      </w:r>
      <w:proofErr w:type="spellStart"/>
      <w:r>
        <w:t>MovieMate</w:t>
      </w:r>
      <w:proofErr w:type="spellEnd"/>
      <w:r>
        <w:t>,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133F1AF" w:rsidR="00533827" w:rsidRDefault="00533827" w:rsidP="00533827">
      <w:proofErr w:type="spellStart"/>
      <w:r>
        <w:t>MovieMate</w:t>
      </w:r>
      <w:proofErr w:type="spellEnd"/>
      <w:r>
        <w:t xml:space="preserve"> se concibe como una aplicación web basada en un modelo cliente–servidor, en el que el </w:t>
      </w:r>
      <w:r w:rsidRPr="00507FE3">
        <w:rPr>
          <w:i/>
          <w:iCs/>
          <w:rPrChange w:id="99" w:author="FRANCISCO GARCIA SANCHEZ" w:date="2026-02-09T11:45:00Z" w16du:dateUtc="2026-02-09T10:45:00Z">
            <w:rPr/>
          </w:rPrChange>
        </w:rPr>
        <w:t>back-</w:t>
      </w:r>
      <w:proofErr w:type="spellStart"/>
      <w:r w:rsidRPr="00507FE3">
        <w:rPr>
          <w:i/>
          <w:iCs/>
          <w:rPrChange w:id="100" w:author="FRANCISCO GARCIA SANCHEZ" w:date="2026-02-09T11:45:00Z" w16du:dateUtc="2026-02-09T10:45:00Z">
            <w:rPr/>
          </w:rPrChange>
        </w:rPr>
        <w:t>end</w:t>
      </w:r>
      <w:proofErr w:type="spellEnd"/>
      <w:r>
        <w:t xml:space="preserve"> actúa como proveedor de servicios y el </w:t>
      </w:r>
      <w:proofErr w:type="spellStart"/>
      <w:r w:rsidRPr="00507FE3">
        <w:rPr>
          <w:i/>
          <w:iCs/>
          <w:rPrChange w:id="101" w:author="FRANCISCO GARCIA SANCHEZ" w:date="2026-02-09T11:45:00Z" w16du:dateUtc="2026-02-09T10:45:00Z">
            <w:rPr/>
          </w:rPrChange>
        </w:rPr>
        <w:t>front-end</w:t>
      </w:r>
      <w:proofErr w:type="spellEnd"/>
      <w:r>
        <w:t xml:space="preserve"> como consumidor de estos. El núcleo del sistema reside en el </w:t>
      </w:r>
      <w:r w:rsidRPr="00507FE3">
        <w:rPr>
          <w:i/>
          <w:iCs/>
          <w:rPrChange w:id="102" w:author="FRANCISCO GARCIA SANCHEZ" w:date="2026-02-09T11:45:00Z" w16du:dateUtc="2026-02-09T10:45:00Z">
            <w:rPr/>
          </w:rPrChange>
        </w:rPr>
        <w:t>back-</w:t>
      </w:r>
      <w:proofErr w:type="spellStart"/>
      <w:r w:rsidRPr="00507FE3">
        <w:rPr>
          <w:i/>
          <w:iCs/>
          <w:rPrChange w:id="103" w:author="FRANCISCO GARCIA SANCHEZ" w:date="2026-02-09T11:45:00Z" w16du:dateUtc="2026-02-09T10:45:00Z">
            <w:rPr/>
          </w:rPrChange>
        </w:rPr>
        <w:t>end</w:t>
      </w:r>
      <w:proofErr w:type="spellEnd"/>
      <w:r>
        <w:t>, encargado de gestionar la lógica de negocio, el acceso a la base de datos, la seguridad y la exposición de una API REST que permite la interacción con clientes externos de forma desacoplada.</w:t>
      </w:r>
    </w:p>
    <w:p w14:paraId="0C383D90" w14:textId="343B63C7" w:rsidR="00533827" w:rsidRDefault="00533827" w:rsidP="00533827">
      <w:r>
        <w:lastRenderedPageBreak/>
        <w:t xml:space="preserve">Desde un punto de vista arquitectónico, el sistema sigue un enfoque monolítico modular, implementado mediante el </w:t>
      </w:r>
      <w:proofErr w:type="spellStart"/>
      <w:r w:rsidRPr="00AB4348">
        <w:rPr>
          <w:i/>
          <w:iCs/>
          <w:rPrChange w:id="104" w:author="FRANCISCO GARCIA SANCHEZ" w:date="2026-02-09T11:45:00Z" w16du:dateUtc="2026-02-09T10:45:00Z">
            <w:rPr/>
          </w:rPrChange>
        </w:rPr>
        <w:t>framework</w:t>
      </w:r>
      <w:proofErr w:type="spellEnd"/>
      <w:r>
        <w:t xml:space="preserve"> Spring Boot. Esta decisión permite centralizar la lógica del sistema en una única aplicación desplegable, manteniendo al mismo tiempo una clara separación interna de responsabilidades a través de paquetes y capas bien definidas. Este enfoque prioriza la claridad arquitectónica, la facilidad de despliegue y la posibilidad de evolución futura sin introducir una complejidad innecesaria.</w:t>
      </w:r>
    </w:p>
    <w:p w14:paraId="1DB2B596" w14:textId="315B6B27" w:rsidR="00FA5815" w:rsidRDefault="00533827" w:rsidP="00533827">
      <w:pPr>
        <w:pStyle w:val="Ttulo4"/>
      </w:pPr>
      <w:r>
        <w:t>Justificación</w:t>
      </w:r>
    </w:p>
    <w:p w14:paraId="6F1C3D14" w14:textId="5675F0AC" w:rsidR="00161133" w:rsidRDefault="00161133" w:rsidP="00161133">
      <w:r>
        <w:t xml:space="preserve">La elección del enfoque arquitectónico adoptado en </w:t>
      </w:r>
      <w:proofErr w:type="spellStart"/>
      <w:r>
        <w:t>MovieMate</w:t>
      </w:r>
      <w:proofErr w:type="spellEnd"/>
      <w:r>
        <w:t xml:space="preserve"> no ha sido arbitraria, sino que responde a una serie de criterios técnicos y académicos derivados de los objetivos del proyecto y de las buenas prácticas habituales en el desarrollo de aplicaciones web.</w:t>
      </w:r>
    </w:p>
    <w:p w14:paraId="296017D6" w14:textId="77777777" w:rsidR="00161133" w:rsidRDefault="00161133" w:rsidP="00161133">
      <w:r>
        <w:t xml:space="preserve">En primer lugar, se ha optado por una arquitectura basada en API REST, ya que este estilo arquitectónico permite desacoplar completamente el cliente del servidor. De este modo, el </w:t>
      </w:r>
      <w:r w:rsidRPr="00F55829">
        <w:rPr>
          <w:i/>
          <w:iCs/>
          <w:rPrChange w:id="105" w:author="FRANCISCO GARCIA SANCHEZ" w:date="2026-02-09T11:47:00Z" w16du:dateUtc="2026-02-09T10:47:00Z">
            <w:rPr/>
          </w:rPrChange>
        </w:rPr>
        <w:t>back-</w:t>
      </w:r>
      <w:proofErr w:type="spellStart"/>
      <w:r w:rsidRPr="00F55829">
        <w:rPr>
          <w:i/>
          <w:iCs/>
          <w:rPrChange w:id="106" w:author="FRANCISCO GARCIA SANCHEZ" w:date="2026-02-09T11:47:00Z" w16du:dateUtc="2026-02-09T10:47:00Z">
            <w:rPr/>
          </w:rPrChange>
        </w:rPr>
        <w:t>end</w:t>
      </w:r>
      <w:proofErr w:type="spellEnd"/>
      <w:r>
        <w:t xml:space="preserve"> puede ser consumido por distintos tipos de clientes (aplicaciones web, móviles o incluso servicios externos) sin necesidad de modificar su implementación interna. Esta decisión resulta especialmente relevante en un proyecto como </w:t>
      </w:r>
      <w:proofErr w:type="spellStart"/>
      <w:r>
        <w:t>MovieMate</w:t>
      </w:r>
      <w:proofErr w:type="spellEnd"/>
      <w:r>
        <w:t>, que aspira a integrar múltiples funcionalidades y a evolucionar con el tiempo.</w:t>
      </w:r>
    </w:p>
    <w:p w14:paraId="51ACA2D2" w14:textId="6952C668" w:rsidR="00161133" w:rsidRDefault="00161133" w:rsidP="00161133">
      <w:r>
        <w:t xml:space="preserve">En segundo lugar, el uso de Spring Boot como </w:t>
      </w:r>
      <w:proofErr w:type="spellStart"/>
      <w:r w:rsidRPr="00EC06E0">
        <w:rPr>
          <w:i/>
          <w:iCs/>
          <w:rPrChange w:id="107" w:author="FRANCISCO GARCIA SANCHEZ" w:date="2026-02-09T11:49:00Z" w16du:dateUtc="2026-02-09T10:49:00Z">
            <w:rPr/>
          </w:rPrChange>
        </w:rPr>
        <w:t>framework</w:t>
      </w:r>
      <w:proofErr w:type="spellEnd"/>
      <w:r>
        <w:t xml:space="preserve"> principal condiciona de forma natural la adopción de una arquitectura en capas. Este enfoque favorece la separación de responsabilidades, permitiendo aislar la lógica de negocio del acceso a datos, de la seguridad y de la gestión de peticiones HTTP. Como consecuencia, el sistema resulta más fácil de entender, probar y mantener.</w:t>
      </w:r>
    </w:p>
    <w:p w14:paraId="009C5E3E" w14:textId="1DE104B5" w:rsidR="00161133" w:rsidRDefault="00161133" w:rsidP="00161133">
      <w:r>
        <w:t>Asimismo, se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w:t>
      </w:r>
      <w:r w:rsidR="000E008E">
        <w:t xml:space="preserve"> En la </w:t>
      </w:r>
      <w:r w:rsidR="000E008E">
        <w:fldChar w:fldCharType="begin"/>
      </w:r>
      <w:r w:rsidR="000E008E">
        <w:instrText xml:space="preserve"> REF _Ref220065693 \h </w:instrText>
      </w:r>
      <w:r w:rsidR="000E008E">
        <w:fldChar w:fldCharType="separate"/>
      </w:r>
      <w:r w:rsidR="000E008E">
        <w:t xml:space="preserve">Figura </w:t>
      </w:r>
      <w:r w:rsidR="000E008E">
        <w:rPr>
          <w:noProof/>
        </w:rPr>
        <w:t>10</w:t>
      </w:r>
      <w:r w:rsidR="000E008E">
        <w:fldChar w:fldCharType="end"/>
      </w:r>
      <w:r w:rsidR="000E008E">
        <w:t>, se puede observar de manera visual una comparativa entre la arquitectura monolítica escogida y la arquitectura de microservicios.</w:t>
      </w:r>
    </w:p>
    <w:p w14:paraId="42CD527A" w14:textId="0463A53C" w:rsidR="00161133" w:rsidRDefault="00161133" w:rsidP="00161133">
      <w:r>
        <w:t>Finalmente, la integración de mecanismos de seguridad basados en JWT y la utilización de una base de datos relacional como PostgreSQL refuerzan la coherencia del enfoque arquitectónico, permitiendo implementar un sistema seguro, consistente y alineado con los estándares actuales del desarrollo de aplicaciones web.</w:t>
      </w:r>
    </w:p>
    <w:p w14:paraId="2706838A" w14:textId="77777777" w:rsidR="000E008E" w:rsidRDefault="000E008E" w:rsidP="000E008E">
      <w:pPr>
        <w:keepNext/>
        <w:jc w:val="center"/>
      </w:pPr>
      <w:r>
        <w:rPr>
          <w:noProof/>
        </w:rPr>
        <w:lastRenderedPageBreak/>
        <w:drawing>
          <wp:inline distT="0" distB="0" distL="0" distR="0" wp14:anchorId="5D691459" wp14:editId="5C7E687F">
            <wp:extent cx="5400040" cy="303784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CDA0788" w14:textId="5B97CFE9" w:rsidR="000E008E" w:rsidRDefault="000E008E" w:rsidP="000E008E">
      <w:pPr>
        <w:pStyle w:val="Descripcin"/>
        <w:jc w:val="center"/>
      </w:pPr>
      <w:bookmarkStart w:id="108" w:name="_Ref220065693"/>
      <w:bookmarkStart w:id="109" w:name="_Toc220846222"/>
      <w:r>
        <w:t xml:space="preserve">Figura </w:t>
      </w:r>
      <w:fldSimple w:instr=" SEQ Figura \* ARABIC ">
        <w:r w:rsidR="0087160C">
          <w:rPr>
            <w:noProof/>
          </w:rPr>
          <w:t>10</w:t>
        </w:r>
      </w:fldSimple>
      <w:bookmarkEnd w:id="108"/>
      <w:r>
        <w:t xml:space="preserve">. </w:t>
      </w:r>
      <w:commentRangeStart w:id="110"/>
      <w:r w:rsidRPr="00711EF4">
        <w:t>Comparativa</w:t>
      </w:r>
      <w:r>
        <w:t xml:space="preserve"> </w:t>
      </w:r>
      <w:r w:rsidRPr="00711EF4">
        <w:t>entre arquitectura monolítica modular y microservicios</w:t>
      </w:r>
      <w:bookmarkEnd w:id="109"/>
      <w:commentRangeEnd w:id="110"/>
      <w:r w:rsidR="00B63EFF">
        <w:rPr>
          <w:rStyle w:val="Refdecomentario"/>
          <w:b w:val="0"/>
          <w:bCs w:val="0"/>
          <w:color w:val="auto"/>
        </w:rPr>
        <w:commentReference w:id="110"/>
      </w:r>
    </w:p>
    <w:p w14:paraId="4D70B043" w14:textId="78895646" w:rsidR="00161133" w:rsidRDefault="00161133" w:rsidP="00161133">
      <w:pPr>
        <w:pStyle w:val="Ttulo4"/>
      </w:pPr>
      <w:r>
        <w:t>Arquitectura en capas</w:t>
      </w:r>
    </w:p>
    <w:p w14:paraId="533FF7BC" w14:textId="35AABF32" w:rsidR="003E64D4" w:rsidRDefault="003E64D4" w:rsidP="003E64D4">
      <w:r>
        <w:t xml:space="preserve">La arquitectura en capas constituye el eje central sobre el que se estructura el </w:t>
      </w:r>
      <w:r w:rsidRPr="00A7404C">
        <w:rPr>
          <w:i/>
          <w:iCs/>
          <w:rPrChange w:id="111" w:author="FRANCISCO GARCIA SANCHEZ" w:date="2026-02-09T13:06:00Z" w16du:dateUtc="2026-02-09T12:06:00Z">
            <w:rPr/>
          </w:rPrChange>
        </w:rPr>
        <w:t>back-</w:t>
      </w:r>
      <w:proofErr w:type="spellStart"/>
      <w:r w:rsidRPr="00A7404C">
        <w:rPr>
          <w:i/>
          <w:iCs/>
          <w:rPrChange w:id="112" w:author="FRANCISCO GARCIA SANCHEZ" w:date="2026-02-09T13:06:00Z" w16du:dateUtc="2026-02-09T12:06:00Z">
            <w:rPr/>
          </w:rPrChange>
        </w:rPr>
        <w:t>end</w:t>
      </w:r>
      <w:proofErr w:type="spellEnd"/>
      <w:r>
        <w:t xml:space="preserve"> de </w:t>
      </w:r>
      <w:proofErr w:type="spellStart"/>
      <w:r>
        <w:t>MovieMate</w:t>
      </w:r>
      <w:proofErr w:type="spellEnd"/>
      <w:r>
        <w:t xml:space="preserve">. Este patrón arquitectónico permite dividir el sistema en distintos niveles funcionales, cada uno con responsabilidades bien definidas, favoreciendo así </w:t>
      </w:r>
      <w:proofErr w:type="gramStart"/>
      <w:r>
        <w:t>la modularidad</w:t>
      </w:r>
      <w:proofErr w:type="gramEnd"/>
      <w:r>
        <w:t>, la mantenibilidad y la reutilización del código.</w:t>
      </w:r>
    </w:p>
    <w:p w14:paraId="715CB745" w14:textId="00A153E5" w:rsidR="003E64D4" w:rsidRDefault="003E64D4" w:rsidP="003E64D4">
      <w:r>
        <w:t xml:space="preserve">En el desarrollo de </w:t>
      </w:r>
      <w:proofErr w:type="spellStart"/>
      <w:r>
        <w:t>MovieMate</w:t>
      </w:r>
      <w:proofErr w:type="spellEnd"/>
      <w:r>
        <w:t xml:space="preserve"> se ha adoptado una arquitectura en capas clásica</w:t>
      </w:r>
      <w:r w:rsidR="0069682D">
        <w:t xml:space="preserve">, como se puede ver en la </w:t>
      </w:r>
      <w:r w:rsidR="0069682D">
        <w:fldChar w:fldCharType="begin"/>
      </w:r>
      <w:r w:rsidR="0069682D">
        <w:instrText xml:space="preserve"> REF _Ref220066264 \h </w:instrText>
      </w:r>
      <w:r w:rsidR="0069682D">
        <w:fldChar w:fldCharType="separate"/>
      </w:r>
      <w:r w:rsidR="0069682D">
        <w:t xml:space="preserve">Figura </w:t>
      </w:r>
      <w:r w:rsidR="0069682D">
        <w:rPr>
          <w:noProof/>
        </w:rPr>
        <w:t>11</w:t>
      </w:r>
      <w:r w:rsidR="0069682D">
        <w:fldChar w:fldCharType="end"/>
      </w:r>
      <w:r>
        <w:t>, ampliamente utilizada en aplicaciones basadas en Spring Boot. Esta decisión se fundamenta en la necesidad de aislar los distintos aspectos del sistema, evitando acoplamientos innecesarios y facilitando la evolución independiente de cada componente.</w:t>
      </w:r>
    </w:p>
    <w:p w14:paraId="4E0CFF61" w14:textId="77777777" w:rsidR="0069682D" w:rsidRDefault="0069682D" w:rsidP="0069682D">
      <w:pPr>
        <w:keepNext/>
        <w:jc w:val="center"/>
      </w:pPr>
      <w:r w:rsidRPr="0069682D">
        <w:rPr>
          <w:noProof/>
        </w:rPr>
        <w:drawing>
          <wp:inline distT="0" distB="0" distL="0" distR="0" wp14:anchorId="58892EAF" wp14:editId="0DA6CE82">
            <wp:extent cx="2258885" cy="1809749"/>
            <wp:effectExtent l="0" t="0" r="8255" b="635"/>
            <wp:docPr id="140519325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5"/>
                    <a:stretch>
                      <a:fillRect/>
                    </a:stretch>
                  </pic:blipFill>
                  <pic:spPr>
                    <a:xfrm>
                      <a:off x="0" y="0"/>
                      <a:ext cx="2270768" cy="1819269"/>
                    </a:xfrm>
                    <a:prstGeom prst="rect">
                      <a:avLst/>
                    </a:prstGeom>
                  </pic:spPr>
                </pic:pic>
              </a:graphicData>
            </a:graphic>
          </wp:inline>
        </w:drawing>
      </w:r>
    </w:p>
    <w:p w14:paraId="5B0A26AF" w14:textId="364EA9B9" w:rsidR="0069682D" w:rsidRDefault="0069682D" w:rsidP="0069682D">
      <w:pPr>
        <w:pStyle w:val="Descripcin"/>
        <w:jc w:val="center"/>
      </w:pPr>
      <w:bookmarkStart w:id="113" w:name="_Ref220066264"/>
      <w:bookmarkStart w:id="114" w:name="_Toc220846223"/>
      <w:r>
        <w:t xml:space="preserve">Figura </w:t>
      </w:r>
      <w:fldSimple w:instr=" SEQ Figura \* ARABIC ">
        <w:r w:rsidR="0087160C">
          <w:rPr>
            <w:noProof/>
          </w:rPr>
          <w:t>11</w:t>
        </w:r>
      </w:fldSimple>
      <w:bookmarkEnd w:id="113"/>
      <w:r>
        <w:t>. Estructura de carpetas del back-</w:t>
      </w:r>
      <w:proofErr w:type="spellStart"/>
      <w:r>
        <w:t>end</w:t>
      </w:r>
      <w:proofErr w:type="spellEnd"/>
      <w:r>
        <w:t xml:space="preserve"> de </w:t>
      </w:r>
      <w:proofErr w:type="spellStart"/>
      <w:r>
        <w:t>MovieMate</w:t>
      </w:r>
      <w:bookmarkEnd w:id="114"/>
      <w:proofErr w:type="spellEnd"/>
    </w:p>
    <w:p w14:paraId="7AE02768" w14:textId="5200CC1A" w:rsidR="003E64D4" w:rsidRDefault="003E64D4" w:rsidP="003E64D4">
      <w:pPr>
        <w:pStyle w:val="Ttulo5"/>
      </w:pPr>
      <w:r>
        <w:t>Capa de presentación (Controladores)</w:t>
      </w:r>
    </w:p>
    <w:p w14:paraId="3FCD5421" w14:textId="27DB72FD" w:rsidR="003E64D4" w:rsidRDefault="003E64D4" w:rsidP="003E64D4">
      <w:r>
        <w:t>La capa de presentación está formada por los controladores REST, cuya función principal es actuar como punto de entrada de las peticiones HTTP realizadas por los clientes. Estos controladores reciben las solicitudes, validan los datos de entrada y delegan la lógica de negocio en la capa de servicios correspondiente.</w:t>
      </w:r>
      <w:r w:rsidR="00C805DD">
        <w:t xml:space="preserve"> En la </w:t>
      </w:r>
      <w:r w:rsidR="00C805DD">
        <w:fldChar w:fldCharType="begin"/>
      </w:r>
      <w:r w:rsidR="00C805DD">
        <w:instrText xml:space="preserve"> REF _Ref220845737 \h </w:instrText>
      </w:r>
      <w:r w:rsidR="00C805DD">
        <w:fldChar w:fldCharType="separate"/>
      </w:r>
      <w:r w:rsidR="00C805DD">
        <w:t xml:space="preserve">Figura </w:t>
      </w:r>
      <w:r w:rsidR="00C805DD">
        <w:rPr>
          <w:noProof/>
        </w:rPr>
        <w:t>12</w:t>
      </w:r>
      <w:r w:rsidR="00C805DD">
        <w:fldChar w:fldCharType="end"/>
      </w:r>
      <w:r w:rsidR="00C805DD">
        <w:t xml:space="preserve"> se puede ver un ejemplo de controlador REST de </w:t>
      </w:r>
      <w:proofErr w:type="spellStart"/>
      <w:r w:rsidR="00C805DD">
        <w:t>MovieMate</w:t>
      </w:r>
      <w:proofErr w:type="spellEnd"/>
      <w:r w:rsidR="00C805DD">
        <w:t>.</w:t>
      </w:r>
    </w:p>
    <w:p w14:paraId="6E0F000F" w14:textId="68E3F233" w:rsidR="003E64D4" w:rsidRDefault="003E64D4" w:rsidP="003E64D4">
      <w:r>
        <w:lastRenderedPageBreak/>
        <w:t>Una de las decisiones clave en esta capa ha sido mantener los controladores lo más ligeros posible, evitando la inclusión de lógica de negocio compleja. Este enfoque permite:</w:t>
      </w:r>
    </w:p>
    <w:p w14:paraId="2336F63B" w14:textId="77777777" w:rsidR="00373CBA" w:rsidRDefault="003E64D4" w:rsidP="003E64D4">
      <w:pPr>
        <w:pStyle w:val="Prrafodelista"/>
        <w:numPr>
          <w:ilvl w:val="0"/>
          <w:numId w:val="18"/>
        </w:numPr>
      </w:pPr>
      <w:r>
        <w:t>Reducir la complejidad del código.</w:t>
      </w:r>
    </w:p>
    <w:p w14:paraId="2FE0D152" w14:textId="77777777" w:rsidR="00373CBA" w:rsidRDefault="003E64D4" w:rsidP="003E64D4">
      <w:pPr>
        <w:pStyle w:val="Prrafodelista"/>
        <w:numPr>
          <w:ilvl w:val="0"/>
          <w:numId w:val="18"/>
        </w:numPr>
      </w:pPr>
      <w:r>
        <w:t>Facilitar la lectura y el mantenimiento.</w:t>
      </w:r>
    </w:p>
    <w:p w14:paraId="47B64A19" w14:textId="684EFFD1" w:rsidR="003E64D4" w:rsidRDefault="003E64D4" w:rsidP="003E64D4">
      <w:pPr>
        <w:pStyle w:val="Prrafodelista"/>
        <w:numPr>
          <w:ilvl w:val="0"/>
          <w:numId w:val="18"/>
        </w:numPr>
      </w:pPr>
      <w:r>
        <w:t xml:space="preserve">Mejorar </w:t>
      </w:r>
      <w:r w:rsidR="00373CBA">
        <w:t xml:space="preserve">la capacidad </w:t>
      </w:r>
      <w:r w:rsidR="0031161E">
        <w:t>de prueba</w:t>
      </w:r>
      <w:r>
        <w:t xml:space="preserve"> de los controladores.</w:t>
      </w:r>
    </w:p>
    <w:p w14:paraId="299B36C3" w14:textId="77777777" w:rsidR="00E459AB" w:rsidRDefault="00E459AB" w:rsidP="00E459AB">
      <w:pPr>
        <w:keepNext/>
        <w:jc w:val="center"/>
      </w:pPr>
      <w:r>
        <w:rPr>
          <w:noProof/>
        </w:rPr>
        <w:drawing>
          <wp:inline distT="0" distB="0" distL="0" distR="0" wp14:anchorId="471B8961" wp14:editId="30B41468">
            <wp:extent cx="5400040" cy="7025005"/>
            <wp:effectExtent l="0" t="0" r="0" b="4445"/>
            <wp:docPr id="1671081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8199" name="Imagen 1" descr="Text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7025005"/>
                    </a:xfrm>
                    <a:prstGeom prst="rect">
                      <a:avLst/>
                    </a:prstGeom>
                    <a:noFill/>
                    <a:ln>
                      <a:noFill/>
                    </a:ln>
                  </pic:spPr>
                </pic:pic>
              </a:graphicData>
            </a:graphic>
          </wp:inline>
        </w:drawing>
      </w:r>
    </w:p>
    <w:p w14:paraId="17BCF2F9" w14:textId="0252C394" w:rsidR="00E459AB" w:rsidRDefault="00E459AB" w:rsidP="00E459AB">
      <w:pPr>
        <w:pStyle w:val="Descripcin"/>
        <w:jc w:val="center"/>
      </w:pPr>
      <w:bookmarkStart w:id="115" w:name="_Ref220845737"/>
      <w:bookmarkStart w:id="116" w:name="_Toc220846224"/>
      <w:r>
        <w:t xml:space="preserve">Figura </w:t>
      </w:r>
      <w:fldSimple w:instr=" SEQ Figura \* ARABIC ">
        <w:r w:rsidR="0087160C">
          <w:rPr>
            <w:noProof/>
          </w:rPr>
          <w:t>12</w:t>
        </w:r>
      </w:fldSimple>
      <w:bookmarkEnd w:id="115"/>
      <w:r>
        <w:t>. Ejemplo de controlador REST (</w:t>
      </w:r>
      <w:proofErr w:type="spellStart"/>
      <w:r>
        <w:t>FollowerController</w:t>
      </w:r>
      <w:proofErr w:type="spellEnd"/>
      <w:r>
        <w:t xml:space="preserve">) en </w:t>
      </w:r>
      <w:proofErr w:type="spellStart"/>
      <w:r>
        <w:t>MovieMate</w:t>
      </w:r>
      <w:bookmarkEnd w:id="116"/>
      <w:proofErr w:type="spellEnd"/>
    </w:p>
    <w:p w14:paraId="4EE7A51B" w14:textId="076EC8CE" w:rsidR="003E64D4" w:rsidRDefault="003E64D4" w:rsidP="003E64D4">
      <w:pPr>
        <w:pStyle w:val="Ttulo5"/>
      </w:pPr>
      <w:r>
        <w:lastRenderedPageBreak/>
        <w:t>Capa de negocio (Servicios)</w:t>
      </w:r>
    </w:p>
    <w:p w14:paraId="0712234E" w14:textId="16E870C5" w:rsidR="003E64D4" w:rsidRDefault="003E64D4" w:rsidP="003E64D4">
      <w:r>
        <w:t xml:space="preserve">La capa de servicios constituye el núcleo funcional del sistema, ya que encapsula toda la lógica de negocio de la aplicación. En ella se implementan las reglas que gobiernan el comportamiento de </w:t>
      </w:r>
      <w:proofErr w:type="spellStart"/>
      <w:r>
        <w:t>MovieMate</w:t>
      </w:r>
      <w:proofErr w:type="spellEnd"/>
      <w:r>
        <w:t>, tales como la creación de usuarios, la gestión de valoraciones, la asociación de contenidos a listas o el control de permisos.</w:t>
      </w:r>
    </w:p>
    <w:p w14:paraId="2274D0B7" w14:textId="4C273F1C" w:rsidR="003E64D4" w:rsidRDefault="003E64D4" w:rsidP="003E64D4">
      <w:r>
        <w:t>Separar la lógica de negocio en esta capa permite desacoplarla tanto de la presentación como del acceso a datos, favoreciendo la reutilización del código y la posibilidad de modificar la lógica interna sin afectar a los consumidores de la API.</w:t>
      </w:r>
    </w:p>
    <w:p w14:paraId="6C4F3183" w14:textId="1772FC84" w:rsidR="003E64D4" w:rsidRDefault="003E64D4" w:rsidP="003E64D4">
      <w:r>
        <w:t>Además, esta capa actúa como intermediaria entre los controladores y los repositorios, coordinando las operaciones necesarias y garantizando la coherencia del sistema.</w:t>
      </w:r>
      <w:r w:rsidR="006446BF">
        <w:t xml:space="preserve"> A </w:t>
      </w:r>
      <w:proofErr w:type="gramStart"/>
      <w:r w:rsidR="006446BF">
        <w:t>continuación</w:t>
      </w:r>
      <w:proofErr w:type="gramEnd"/>
      <w:r w:rsidR="006446BF">
        <w:t xml:space="preserve"> en la </w:t>
      </w:r>
      <w:r w:rsidR="006446BF">
        <w:fldChar w:fldCharType="begin"/>
      </w:r>
      <w:r w:rsidR="006446BF">
        <w:instrText xml:space="preserve"> REF _Ref220845808 \h </w:instrText>
      </w:r>
      <w:r w:rsidR="006446BF">
        <w:fldChar w:fldCharType="separate"/>
      </w:r>
      <w:r w:rsidR="006446BF">
        <w:t xml:space="preserve">Figura </w:t>
      </w:r>
      <w:r w:rsidR="006446BF">
        <w:rPr>
          <w:noProof/>
        </w:rPr>
        <w:t>13</w:t>
      </w:r>
      <w:r w:rsidR="006446BF">
        <w:fldChar w:fldCharType="end"/>
      </w:r>
      <w:r w:rsidR="006446BF">
        <w:t xml:space="preserve"> se puede ver un ejemplo.</w:t>
      </w:r>
    </w:p>
    <w:p w14:paraId="095873E5" w14:textId="77777777" w:rsidR="006B014B" w:rsidRDefault="006B014B" w:rsidP="006B014B">
      <w:pPr>
        <w:keepNext/>
        <w:jc w:val="center"/>
      </w:pPr>
      <w:r>
        <w:rPr>
          <w:noProof/>
        </w:rPr>
        <w:drawing>
          <wp:inline distT="0" distB="0" distL="0" distR="0" wp14:anchorId="3D5CCA5C" wp14:editId="4120B893">
            <wp:extent cx="5400040" cy="5229225"/>
            <wp:effectExtent l="0" t="0" r="0" b="9525"/>
            <wp:docPr id="124538212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2129" name="Imagen 2"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5229225"/>
                    </a:xfrm>
                    <a:prstGeom prst="rect">
                      <a:avLst/>
                    </a:prstGeom>
                    <a:noFill/>
                    <a:ln>
                      <a:noFill/>
                    </a:ln>
                  </pic:spPr>
                </pic:pic>
              </a:graphicData>
            </a:graphic>
          </wp:inline>
        </w:drawing>
      </w:r>
    </w:p>
    <w:p w14:paraId="4DE50F76" w14:textId="11CEB1CB" w:rsidR="006B014B" w:rsidRDefault="006B014B" w:rsidP="006B014B">
      <w:pPr>
        <w:pStyle w:val="Descripcin"/>
        <w:jc w:val="center"/>
      </w:pPr>
      <w:bookmarkStart w:id="117" w:name="_Ref220845808"/>
      <w:bookmarkStart w:id="118" w:name="_Toc220846225"/>
      <w:r>
        <w:t xml:space="preserve">Figura </w:t>
      </w:r>
      <w:fldSimple w:instr=" SEQ Figura \* ARABIC ">
        <w:r w:rsidR="0087160C">
          <w:rPr>
            <w:noProof/>
          </w:rPr>
          <w:t>13</w:t>
        </w:r>
      </w:fldSimple>
      <w:bookmarkEnd w:id="117"/>
      <w:r>
        <w:t>. Ejemplo de servicio (</w:t>
      </w:r>
      <w:proofErr w:type="spellStart"/>
      <w:r>
        <w:t>FollowerService</w:t>
      </w:r>
      <w:proofErr w:type="spellEnd"/>
      <w:r>
        <w:t xml:space="preserve">) en </w:t>
      </w:r>
      <w:proofErr w:type="spellStart"/>
      <w:r>
        <w:t>MovieMate</w:t>
      </w:r>
      <w:bookmarkEnd w:id="118"/>
      <w:proofErr w:type="spellEnd"/>
    </w:p>
    <w:p w14:paraId="5D676436" w14:textId="0F7D0955" w:rsidR="003E64D4" w:rsidRDefault="003E64D4" w:rsidP="003E64D4">
      <w:pPr>
        <w:pStyle w:val="Ttulo5"/>
      </w:pPr>
      <w:r>
        <w:t>Capa de persistencia (Repositorios)</w:t>
      </w:r>
    </w:p>
    <w:p w14:paraId="552543CE" w14:textId="19896BF4" w:rsidR="003E64D4" w:rsidRDefault="003E64D4" w:rsidP="003E64D4">
      <w:r>
        <w:t>La capa de persistencia se encarga del acceso a la base de datos PostgreSQL y se implementa mediante Spring Data JPA</w:t>
      </w:r>
      <w:r w:rsidR="00A20EB5">
        <w:t xml:space="preserve"> como se puede </w:t>
      </w:r>
      <w:r w:rsidR="002F0DB6">
        <w:t>observar</w:t>
      </w:r>
      <w:r w:rsidR="00A20EB5">
        <w:t xml:space="preserve"> en la </w:t>
      </w:r>
      <w:r w:rsidR="00A20EB5">
        <w:fldChar w:fldCharType="begin"/>
      </w:r>
      <w:r w:rsidR="00A20EB5">
        <w:instrText xml:space="preserve"> REF _Ref220845849 \h </w:instrText>
      </w:r>
      <w:r w:rsidR="00A20EB5">
        <w:fldChar w:fldCharType="separate"/>
      </w:r>
      <w:r w:rsidR="00A20EB5">
        <w:t xml:space="preserve">Figura </w:t>
      </w:r>
      <w:r w:rsidR="00A20EB5">
        <w:rPr>
          <w:noProof/>
        </w:rPr>
        <w:t>14</w:t>
      </w:r>
      <w:r w:rsidR="00A20EB5">
        <w:fldChar w:fldCharType="end"/>
      </w:r>
      <w:r>
        <w:t xml:space="preserve">. Los repositorios definen </w:t>
      </w:r>
      <w:r>
        <w:lastRenderedPageBreak/>
        <w:t xml:space="preserve">interfaces que permiten realizar operaciones CRUD sobre las entidades del dominio, </w:t>
      </w:r>
      <w:r w:rsidR="00373CBA">
        <w:t>abstrayendo</w:t>
      </w:r>
      <w:r>
        <w:t xml:space="preserve"> la complejidad del acceso a datos y evitando la necesidad de escribir consultas SQL explícitas en la mayoría de los casos.</w:t>
      </w:r>
    </w:p>
    <w:p w14:paraId="504ADA71" w14:textId="11A99CE7" w:rsidR="003E64D4" w:rsidRDefault="003E64D4" w:rsidP="003E64D4">
      <w:r>
        <w:t>Este enfoque ofrece varias ventajas:</w:t>
      </w:r>
    </w:p>
    <w:p w14:paraId="194F9301" w14:textId="77777777" w:rsidR="00373CBA" w:rsidRDefault="003E64D4" w:rsidP="003E64D4">
      <w:pPr>
        <w:pStyle w:val="Prrafodelista"/>
        <w:numPr>
          <w:ilvl w:val="0"/>
          <w:numId w:val="19"/>
        </w:numPr>
      </w:pPr>
      <w:r>
        <w:t>Reducción del código repetitivo.</w:t>
      </w:r>
    </w:p>
    <w:p w14:paraId="156FD4AF" w14:textId="77777777" w:rsidR="00373CBA" w:rsidRDefault="003E64D4" w:rsidP="003E64D4">
      <w:pPr>
        <w:pStyle w:val="Prrafodelista"/>
        <w:numPr>
          <w:ilvl w:val="0"/>
          <w:numId w:val="19"/>
        </w:numPr>
      </w:pPr>
      <w:r>
        <w:t>Mayor legibilidad.</w:t>
      </w:r>
    </w:p>
    <w:p w14:paraId="2AC41DDA" w14:textId="48B9A806" w:rsidR="003E64D4" w:rsidRDefault="003E64D4" w:rsidP="003E64D4">
      <w:pPr>
        <w:pStyle w:val="Prrafodelista"/>
        <w:numPr>
          <w:ilvl w:val="0"/>
          <w:numId w:val="19"/>
        </w:numPr>
      </w:pPr>
      <w:r>
        <w:t>Portabilidad frente a cambios en el sistema gestor de bases de datos.</w:t>
      </w:r>
    </w:p>
    <w:p w14:paraId="0AA8E0B3" w14:textId="77777777" w:rsidR="009E58D9" w:rsidRDefault="009E58D9" w:rsidP="009E58D9">
      <w:pPr>
        <w:keepNext/>
        <w:jc w:val="center"/>
      </w:pPr>
      <w:r>
        <w:rPr>
          <w:noProof/>
        </w:rPr>
        <w:drawing>
          <wp:inline distT="0" distB="0" distL="0" distR="0" wp14:anchorId="577228AB" wp14:editId="2978A629">
            <wp:extent cx="5400040" cy="5095240"/>
            <wp:effectExtent l="0" t="0" r="0" b="0"/>
            <wp:docPr id="78919635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41EF048" w14:textId="34C48EED" w:rsidR="009E58D9" w:rsidRDefault="009E58D9" w:rsidP="009E58D9">
      <w:pPr>
        <w:pStyle w:val="Descripcin"/>
        <w:jc w:val="center"/>
      </w:pPr>
      <w:bookmarkStart w:id="119" w:name="_Ref220845849"/>
      <w:bookmarkStart w:id="120" w:name="_Toc220846226"/>
      <w:r>
        <w:t xml:space="preserve">Figura </w:t>
      </w:r>
      <w:fldSimple w:instr=" SEQ Figura \* ARABIC ">
        <w:r w:rsidR="0087160C">
          <w:rPr>
            <w:noProof/>
          </w:rPr>
          <w:t>14</w:t>
        </w:r>
      </w:fldSimple>
      <w:bookmarkEnd w:id="119"/>
      <w:r>
        <w:t>. Ejemplo de repositorio JPA (</w:t>
      </w:r>
      <w:proofErr w:type="spellStart"/>
      <w:r>
        <w:t>FollowerRepository</w:t>
      </w:r>
      <w:proofErr w:type="spellEnd"/>
      <w:r>
        <w:t xml:space="preserve">) en </w:t>
      </w:r>
      <w:proofErr w:type="spellStart"/>
      <w:r>
        <w:t>MovieMate</w:t>
      </w:r>
      <w:bookmarkEnd w:id="120"/>
      <w:proofErr w:type="spellEnd"/>
    </w:p>
    <w:p w14:paraId="20B45DF2" w14:textId="7178C902" w:rsidR="003E64D4" w:rsidRDefault="003E64D4" w:rsidP="003E64D4">
      <w:pPr>
        <w:pStyle w:val="Ttulo5"/>
      </w:pPr>
      <w:r>
        <w:t>Capa de seguridad</w:t>
      </w:r>
    </w:p>
    <w:p w14:paraId="79A1D053" w14:textId="7975E30C" w:rsidR="003E64D4" w:rsidRDefault="003E64D4" w:rsidP="003E64D4">
      <w:r>
        <w:t>La capa de seguridad se encuentra integrada en el sistema y se apoya en Spring Security para gestionar la autenticación y autorización de usuarios. Esta capa intercepta las peticiones entrantes antes de que alcancen los controladores, verificando la validez de los tokens JWT y comprobando los permisos asociados a cada usuario.</w:t>
      </w:r>
      <w:r w:rsidR="00D27389">
        <w:t xml:space="preserve"> En la </w:t>
      </w:r>
      <w:r w:rsidR="00D27389">
        <w:fldChar w:fldCharType="begin"/>
      </w:r>
      <w:r w:rsidR="00D27389">
        <w:instrText xml:space="preserve"> REF _Ref220845906 \h </w:instrText>
      </w:r>
      <w:r w:rsidR="00D27389">
        <w:fldChar w:fldCharType="separate"/>
      </w:r>
      <w:r w:rsidR="00D27389">
        <w:t xml:space="preserve">Figura </w:t>
      </w:r>
      <w:r w:rsidR="00D27389">
        <w:rPr>
          <w:noProof/>
        </w:rPr>
        <w:t>15</w:t>
      </w:r>
      <w:r w:rsidR="00D27389">
        <w:fldChar w:fldCharType="end"/>
      </w:r>
      <w:r w:rsidR="00D27389">
        <w:t xml:space="preserve"> se encuentra el código correspondiente a la configuración de seguridad de la aplicación.</w:t>
      </w:r>
    </w:p>
    <w:p w14:paraId="7B5864EF" w14:textId="77777777" w:rsidR="000165FB" w:rsidRDefault="000165FB" w:rsidP="000165FB">
      <w:pPr>
        <w:keepNext/>
        <w:jc w:val="center"/>
      </w:pPr>
      <w:r>
        <w:rPr>
          <w:noProof/>
        </w:rPr>
        <w:lastRenderedPageBreak/>
        <w:drawing>
          <wp:inline distT="0" distB="0" distL="0" distR="0" wp14:anchorId="380D57EE" wp14:editId="1FD73C6A">
            <wp:extent cx="4852117" cy="6731000"/>
            <wp:effectExtent l="0" t="0" r="5715" b="0"/>
            <wp:docPr id="238004323"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4323" name="Imagen 6" descr="Text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56706" cy="6737366"/>
                    </a:xfrm>
                    <a:prstGeom prst="rect">
                      <a:avLst/>
                    </a:prstGeom>
                    <a:noFill/>
                    <a:ln>
                      <a:noFill/>
                    </a:ln>
                  </pic:spPr>
                </pic:pic>
              </a:graphicData>
            </a:graphic>
          </wp:inline>
        </w:drawing>
      </w:r>
    </w:p>
    <w:p w14:paraId="2FCED927" w14:textId="72142A7E" w:rsidR="000165FB" w:rsidRDefault="000165FB" w:rsidP="000165FB">
      <w:pPr>
        <w:pStyle w:val="Descripcin"/>
        <w:jc w:val="center"/>
      </w:pPr>
      <w:bookmarkStart w:id="121" w:name="_Ref220845906"/>
      <w:bookmarkStart w:id="122" w:name="_Toc220846227"/>
      <w:r>
        <w:t xml:space="preserve">Figura </w:t>
      </w:r>
      <w:fldSimple w:instr=" SEQ Figura \* ARABIC ">
        <w:r w:rsidR="0087160C">
          <w:rPr>
            <w:noProof/>
          </w:rPr>
          <w:t>15</w:t>
        </w:r>
      </w:fldSimple>
      <w:bookmarkEnd w:id="121"/>
      <w:r>
        <w:t>. Configuración de seguridad</w:t>
      </w:r>
      <w:bookmarkEnd w:id="122"/>
    </w:p>
    <w:p w14:paraId="08D41E70" w14:textId="40DCCBAE" w:rsidR="00EE4030" w:rsidRPr="00EE4030" w:rsidRDefault="00EE4030" w:rsidP="00EE4030">
      <w:r>
        <w:t>La separación de la seguridad en su propia capa permite mantener el resto del sistema libre de código relacionado con autenticación, reforzando así el principio de separación de responsabilidades.</w:t>
      </w:r>
    </w:p>
    <w:p w14:paraId="28F8FBF7" w14:textId="1530FAFD" w:rsidR="00373CBA" w:rsidRDefault="00373CBA" w:rsidP="00373CBA">
      <w:pPr>
        <w:pStyle w:val="Ttulo4"/>
      </w:pPr>
      <w:r>
        <w:t>Arquitectura del back-</w:t>
      </w:r>
      <w:proofErr w:type="spellStart"/>
      <w:r>
        <w:t>end</w:t>
      </w:r>
      <w:proofErr w:type="spellEnd"/>
    </w:p>
    <w:p w14:paraId="796DA0AB" w14:textId="652463B2" w:rsidR="00373CBA" w:rsidRDefault="00373CBA" w:rsidP="00373CBA">
      <w:r>
        <w:t>La arquitectura del back-</w:t>
      </w:r>
      <w:proofErr w:type="spellStart"/>
      <w:r>
        <w:t>end</w:t>
      </w:r>
      <w:proofErr w:type="spellEnd"/>
      <w:r>
        <w:t xml:space="preserve"> de </w:t>
      </w:r>
      <w:proofErr w:type="spellStart"/>
      <w:r>
        <w:t>MovieMate</w:t>
      </w:r>
      <w:proofErr w:type="spellEnd"/>
      <w:r>
        <w:t xml:space="preserve"> ha sido diseñada teniendo en cuenta los principios de claridad, cohesión y escalabilidad, con el objetivo de proporcionar una base sólida sobre la que construir y ampliar el sistema en el futuro.</w:t>
      </w:r>
    </w:p>
    <w:p w14:paraId="56EF261C" w14:textId="72221B61" w:rsidR="00373CBA" w:rsidRDefault="00373CBA" w:rsidP="00373CBA">
      <w:pPr>
        <w:pStyle w:val="Ttulo5"/>
      </w:pPr>
      <w:r>
        <w:lastRenderedPageBreak/>
        <w:t>Enfoque monolítico modular</w:t>
      </w:r>
    </w:p>
    <w:p w14:paraId="6D29DA02" w14:textId="77777777" w:rsidR="00373CBA" w:rsidRDefault="00373CBA" w:rsidP="00373CBA">
      <w:r>
        <w:t>El back-</w:t>
      </w:r>
      <w:proofErr w:type="spellStart"/>
      <w:r>
        <w:t>end</w:t>
      </w:r>
      <w:proofErr w:type="spellEnd"/>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510DEF9D" w14:textId="0FDABEA9" w:rsidR="00373CBA" w:rsidRDefault="00373CBA" w:rsidP="00373CBA">
      <w:r>
        <w:t xml:space="preserve">La </w:t>
      </w:r>
      <w:proofErr w:type="spellStart"/>
      <w:r>
        <w:t>modularización</w:t>
      </w:r>
      <w:proofErr w:type="spellEnd"/>
      <w:r>
        <w:t xml:space="preserve"> interna se logra mediante la organización del código en paquetes coherentes, cada uno responsable de un aspecto concreto del sistema, como la gestión de usuarios, el contenido o la seguridad.</w:t>
      </w:r>
    </w:p>
    <w:p w14:paraId="03D872D0" w14:textId="7C6419A7" w:rsidR="00373CBA" w:rsidRDefault="00373CBA" w:rsidP="00373CBA">
      <w:pPr>
        <w:pStyle w:val="Ttulo5"/>
      </w:pPr>
      <w:r>
        <w:t>Flujo de una petición en el back-</w:t>
      </w:r>
      <w:proofErr w:type="spellStart"/>
      <w:r>
        <w:t>end</w:t>
      </w:r>
      <w:proofErr w:type="spellEnd"/>
    </w:p>
    <w:p w14:paraId="5D02CCFE" w14:textId="2739198D" w:rsidR="00373CBA" w:rsidRDefault="00373CBA" w:rsidP="00373CBA">
      <w:r>
        <w:t>El procesamiento de una petición en el back-</w:t>
      </w:r>
      <w:proofErr w:type="spellStart"/>
      <w:r>
        <w:t>end</w:t>
      </w:r>
      <w:proofErr w:type="spellEnd"/>
      <w:r>
        <w:t xml:space="preserve"> sigue una secuencia bien definida:</w:t>
      </w:r>
    </w:p>
    <w:p w14:paraId="52DBDF70" w14:textId="77777777" w:rsidR="00373CBA" w:rsidRDefault="00373CBA" w:rsidP="00373CBA">
      <w:pPr>
        <w:pStyle w:val="Prrafodelista"/>
        <w:numPr>
          <w:ilvl w:val="0"/>
          <w:numId w:val="20"/>
        </w:numPr>
      </w:pPr>
      <w:r>
        <w:t>El cliente envía una petición HTTP a la API REST.</w:t>
      </w:r>
    </w:p>
    <w:p w14:paraId="395083D7" w14:textId="77777777" w:rsidR="00373CBA" w:rsidRDefault="00373CBA" w:rsidP="00373CBA">
      <w:pPr>
        <w:pStyle w:val="Prrafodelista"/>
        <w:numPr>
          <w:ilvl w:val="0"/>
          <w:numId w:val="20"/>
        </w:numPr>
      </w:pPr>
      <w:r>
        <w:t>La petición es interceptada por los filtros de seguridad.</w:t>
      </w:r>
    </w:p>
    <w:p w14:paraId="6C729D89" w14:textId="77777777" w:rsidR="00373CBA" w:rsidRDefault="00373CBA" w:rsidP="00373CBA">
      <w:pPr>
        <w:pStyle w:val="Prrafodelista"/>
        <w:numPr>
          <w:ilvl w:val="0"/>
          <w:numId w:val="20"/>
        </w:numPr>
      </w:pPr>
      <w:r>
        <w:t>El controlador correspondiente recibe la petición.</w:t>
      </w:r>
    </w:p>
    <w:p w14:paraId="35B6FF33" w14:textId="77777777" w:rsidR="00373CBA" w:rsidRDefault="00373CBA" w:rsidP="00373CBA">
      <w:pPr>
        <w:pStyle w:val="Prrafodelista"/>
        <w:numPr>
          <w:ilvl w:val="0"/>
          <w:numId w:val="20"/>
        </w:numPr>
      </w:pPr>
      <w:r>
        <w:t>El controlador delega la lógica de negocio en el servicio.</w:t>
      </w:r>
    </w:p>
    <w:p w14:paraId="4CE30535" w14:textId="77777777" w:rsidR="00373CBA" w:rsidRDefault="00373CBA" w:rsidP="00373CBA">
      <w:pPr>
        <w:pStyle w:val="Prrafodelista"/>
        <w:numPr>
          <w:ilvl w:val="0"/>
          <w:numId w:val="20"/>
        </w:numPr>
      </w:pPr>
      <w:r>
        <w:t>El servicio interactúa con los repositorios para acceder a la base de datos.</w:t>
      </w:r>
    </w:p>
    <w:p w14:paraId="772F7844" w14:textId="7BA338B8" w:rsidR="00373CBA" w:rsidRDefault="00373CBA" w:rsidP="00373CBA">
      <w:pPr>
        <w:pStyle w:val="Prrafodelista"/>
        <w:numPr>
          <w:ilvl w:val="0"/>
          <w:numId w:val="20"/>
        </w:numPr>
      </w:pPr>
      <w:r>
        <w:t>El resultado se transforma en un DTO y se devuelve al cliente.</w:t>
      </w:r>
    </w:p>
    <w:p w14:paraId="0720203F" w14:textId="3F1A4C64" w:rsidR="00373CBA" w:rsidRDefault="00373CBA" w:rsidP="00373CBA">
      <w:r>
        <w:t>Este flujo garantiza una clara separación de responsabilidades</w:t>
      </w:r>
    </w:p>
    <w:p w14:paraId="6A03C4B7" w14:textId="29256226" w:rsidR="00373CBA" w:rsidRDefault="00373CBA" w:rsidP="00373CBA">
      <w:pPr>
        <w:pStyle w:val="Ttulo5"/>
      </w:pPr>
      <w:r>
        <w:t xml:space="preserve">Uso de </w:t>
      </w:r>
      <w:proofErr w:type="spellStart"/>
      <w:r>
        <w:t>DTOs</w:t>
      </w:r>
      <w:proofErr w:type="spellEnd"/>
      <w:r>
        <w:t xml:space="preserve"> en la arquitectura</w:t>
      </w:r>
    </w:p>
    <w:p w14:paraId="3798C17E" w14:textId="161C3A31" w:rsidR="00373CBA" w:rsidRDefault="00373CBA" w:rsidP="00373CBA">
      <w:r>
        <w:t xml:space="preserve">El uso de </w:t>
      </w:r>
      <w:proofErr w:type="spellStart"/>
      <w:r>
        <w:t>DTOs</w:t>
      </w:r>
      <w:proofErr w:type="spellEnd"/>
      <w:r>
        <w:t xml:space="preserve"> (Data Transfer </w:t>
      </w:r>
      <w:proofErr w:type="spellStart"/>
      <w:r>
        <w:t>Objects</w:t>
      </w:r>
      <w:proofErr w:type="spellEnd"/>
      <w:r>
        <w:t>) es un elemento clave dentro de la arquitectura del back-</w:t>
      </w:r>
      <w:proofErr w:type="spellStart"/>
      <w:r>
        <w:t>end</w:t>
      </w:r>
      <w:proofErr w:type="spellEnd"/>
      <w:r>
        <w:t xml:space="preserve">. Los </w:t>
      </w:r>
      <w:proofErr w:type="spellStart"/>
      <w:r>
        <w:t>DTOs</w:t>
      </w:r>
      <w:proofErr w:type="spellEnd"/>
      <w:r>
        <w:t xml:space="preserve"> actúan como intermediarios entre el modelo interno del sistema y la API pública, evitando la exposición directa de las entidades JPA.</w:t>
      </w:r>
      <w:r w:rsidR="00961484">
        <w:t xml:space="preserve"> En la </w:t>
      </w:r>
      <w:r w:rsidR="00961484">
        <w:fldChar w:fldCharType="begin"/>
      </w:r>
      <w:r w:rsidR="00961484">
        <w:instrText xml:space="preserve"> REF _Ref220846081 \h </w:instrText>
      </w:r>
      <w:r w:rsidR="00961484">
        <w:fldChar w:fldCharType="separate"/>
      </w:r>
      <w:r w:rsidR="00961484">
        <w:t xml:space="preserve">Figura </w:t>
      </w:r>
      <w:r w:rsidR="00961484">
        <w:rPr>
          <w:noProof/>
        </w:rPr>
        <w:t>16</w:t>
      </w:r>
      <w:r w:rsidR="00961484">
        <w:fldChar w:fldCharType="end"/>
      </w:r>
      <w:r w:rsidR="00961484">
        <w:t xml:space="preserve"> se puede ver un ejemplo de un DTO de respuesta a una petición de contenido, ya sea serie o película.</w:t>
      </w:r>
    </w:p>
    <w:p w14:paraId="14C63425" w14:textId="329A91C4" w:rsidR="00373CBA" w:rsidRDefault="00373CBA" w:rsidP="00373CBA">
      <w:r>
        <w:t>Esta decisión permite:</w:t>
      </w:r>
    </w:p>
    <w:p w14:paraId="1874471C" w14:textId="6ED6EB5C" w:rsidR="00373CBA" w:rsidRDefault="00373CBA" w:rsidP="00373CBA">
      <w:pPr>
        <w:pStyle w:val="Prrafodelista"/>
        <w:numPr>
          <w:ilvl w:val="0"/>
          <w:numId w:val="21"/>
        </w:numPr>
      </w:pPr>
      <w:r>
        <w:t>Controlar la información enviada al cliente.</w:t>
      </w:r>
    </w:p>
    <w:p w14:paraId="7B812DFC" w14:textId="46101C7C" w:rsidR="00373CBA" w:rsidRDefault="00373CBA" w:rsidP="00373CBA">
      <w:pPr>
        <w:pStyle w:val="Prrafodelista"/>
        <w:numPr>
          <w:ilvl w:val="0"/>
          <w:numId w:val="21"/>
        </w:numPr>
      </w:pPr>
      <w:r>
        <w:t>Reducir dependencias entre capas.</w:t>
      </w:r>
    </w:p>
    <w:p w14:paraId="01EBD08B" w14:textId="77777777" w:rsidR="00134F5A" w:rsidRDefault="00B6481C" w:rsidP="00134F5A">
      <w:pPr>
        <w:keepNext/>
        <w:jc w:val="center"/>
      </w:pPr>
      <w:r>
        <w:rPr>
          <w:noProof/>
        </w:rPr>
        <w:drawing>
          <wp:inline distT="0" distB="0" distL="0" distR="0" wp14:anchorId="326B246B" wp14:editId="5770A2FF">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6A742EFC" w14:textId="479663A9" w:rsidR="00B6481C" w:rsidRDefault="00134F5A" w:rsidP="0065293D">
      <w:pPr>
        <w:pStyle w:val="Descripcin"/>
        <w:jc w:val="center"/>
      </w:pPr>
      <w:bookmarkStart w:id="123" w:name="_Ref220846081"/>
      <w:bookmarkStart w:id="124" w:name="_Toc220846228"/>
      <w:r>
        <w:t xml:space="preserve">Figura </w:t>
      </w:r>
      <w:fldSimple w:instr=" SEQ Figura \* ARABIC ">
        <w:r w:rsidR="0087160C">
          <w:rPr>
            <w:noProof/>
          </w:rPr>
          <w:t>16</w:t>
        </w:r>
      </w:fldSimple>
      <w:bookmarkEnd w:id="123"/>
      <w:r>
        <w:t>. Ejemplo DTO</w:t>
      </w:r>
      <w:bookmarkEnd w:id="124"/>
    </w:p>
    <w:p w14:paraId="632B3284" w14:textId="25A67217" w:rsidR="00CD73B2" w:rsidRDefault="00CD73B2" w:rsidP="00CD73B2">
      <w:pPr>
        <w:pStyle w:val="Ttulo4"/>
      </w:pPr>
      <w:r>
        <w:lastRenderedPageBreak/>
        <w:t>Arquitectura de la API REST</w:t>
      </w:r>
    </w:p>
    <w:p w14:paraId="4BCD8F42" w14:textId="18A73AAA" w:rsidR="00CD73B2" w:rsidRDefault="00CD73B2" w:rsidP="00CD73B2">
      <w:r>
        <w:t>La API REST constituye el principal punto de interacción entre el back-</w:t>
      </w:r>
      <w:proofErr w:type="spellStart"/>
      <w:r>
        <w:t>end</w:t>
      </w:r>
      <w:proofErr w:type="spellEnd"/>
      <w:r>
        <w:t xml:space="preserve"> de </w:t>
      </w:r>
      <w:proofErr w:type="spellStart"/>
      <w:r>
        <w:t>MovieMate</w:t>
      </w:r>
      <w:proofErr w:type="spellEnd"/>
      <w:r>
        <w:t xml:space="preserve"> y los posibles clientes de la aplicación. Su arquitectura ha sido diseñada siguiendo los principios del estilo arquitectónico REST (</w:t>
      </w:r>
      <w:proofErr w:type="spellStart"/>
      <w:r>
        <w:t>Representational</w:t>
      </w:r>
      <w:proofErr w:type="spellEnd"/>
      <w:r>
        <w:t xml:space="preserve"> State Transfer), con el objetivo de ofrecer una interfaz clara, coherente, extensible y desacoplada del cliente.</w:t>
      </w:r>
    </w:p>
    <w:p w14:paraId="4D2FAB2D" w14:textId="6C26696C" w:rsidR="00CD73B2" w:rsidRDefault="00CD73B2" w:rsidP="00CD73B2">
      <w:pPr>
        <w:pStyle w:val="Ttulo5"/>
      </w:pPr>
      <w:r>
        <w:t>Diseño orientado a recursos</w:t>
      </w:r>
    </w:p>
    <w:p w14:paraId="38691564" w14:textId="4D41268C" w:rsidR="00CD73B2" w:rsidRDefault="00CD73B2" w:rsidP="00CD73B2">
      <w:r>
        <w:t xml:space="preserve">La API de </w:t>
      </w:r>
      <w:proofErr w:type="spellStart"/>
      <w:r>
        <w:t>MovieMate</w:t>
      </w:r>
      <w:proofErr w:type="spellEnd"/>
      <w:r>
        <w:t xml:space="preserve"> se ha diseñado siguiendo un enfoque orientado a recursos, donde cada entidad relevante del dominio (usuarios, películas, series, valoraciones, listas, etc.) se expone como un recurso accesible a través de una URI específica. Las operaciones sobre dichos recursos se realizan utilizando los métodos HTTP estándar (GET, POST, PUT, DELETE), lo que permite una semántica clara y fácilmente comprensible</w:t>
      </w:r>
      <w:r w:rsidR="00ED6316">
        <w:t xml:space="preserve">, como se puede ver en la </w:t>
      </w:r>
      <w:r w:rsidR="00ED6316">
        <w:fldChar w:fldCharType="begin"/>
      </w:r>
      <w:r w:rsidR="00ED6316">
        <w:instrText xml:space="preserve"> REF _Ref220846180 \h </w:instrText>
      </w:r>
      <w:r w:rsidR="00ED6316">
        <w:fldChar w:fldCharType="separate"/>
      </w:r>
      <w:r w:rsidR="00ED6316">
        <w:t xml:space="preserve">Figura </w:t>
      </w:r>
      <w:r w:rsidR="00ED6316">
        <w:rPr>
          <w:noProof/>
        </w:rPr>
        <w:t>17</w:t>
      </w:r>
      <w:r w:rsidR="00ED6316">
        <w:fldChar w:fldCharType="end"/>
      </w:r>
      <w:r>
        <w:t>.</w:t>
      </w:r>
    </w:p>
    <w:p w14:paraId="0C7043E5" w14:textId="77777777" w:rsidR="0087160C" w:rsidRDefault="0087160C" w:rsidP="0087160C">
      <w:pPr>
        <w:keepNext/>
        <w:jc w:val="center"/>
      </w:pPr>
      <w:r w:rsidRPr="0087160C">
        <w:rPr>
          <w:noProof/>
        </w:rPr>
        <w:drawing>
          <wp:inline distT="0" distB="0" distL="0" distR="0" wp14:anchorId="40B41A2D" wp14:editId="4BF5BF33">
            <wp:extent cx="5400040" cy="2021840"/>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400040" cy="2021840"/>
                    </a:xfrm>
                    <a:prstGeom prst="rect">
                      <a:avLst/>
                    </a:prstGeom>
                  </pic:spPr>
                </pic:pic>
              </a:graphicData>
            </a:graphic>
          </wp:inline>
        </w:drawing>
      </w:r>
    </w:p>
    <w:p w14:paraId="67597CB6" w14:textId="3F1C433E" w:rsidR="0087160C" w:rsidRDefault="0087160C" w:rsidP="0087160C">
      <w:pPr>
        <w:pStyle w:val="Descripcin"/>
        <w:jc w:val="center"/>
      </w:pPr>
      <w:bookmarkStart w:id="125" w:name="_Ref220846180"/>
      <w:bookmarkStart w:id="126" w:name="_Toc220846229"/>
      <w:r>
        <w:t xml:space="preserve">Figura </w:t>
      </w:r>
      <w:fldSimple w:instr=" SEQ Figura \* ARABIC ">
        <w:r>
          <w:rPr>
            <w:noProof/>
          </w:rPr>
          <w:t>17</w:t>
        </w:r>
      </w:fldSimple>
      <w:bookmarkEnd w:id="125"/>
      <w:r>
        <w:t xml:space="preserve">. </w:t>
      </w:r>
      <w:proofErr w:type="spellStart"/>
      <w:r>
        <w:t>Endpoints</w:t>
      </w:r>
      <w:proofErr w:type="spellEnd"/>
      <w:r>
        <w:t xml:space="preserve"> para gestión de seguidores en </w:t>
      </w:r>
      <w:proofErr w:type="spellStart"/>
      <w:r>
        <w:t>MovieMate</w:t>
      </w:r>
      <w:bookmarkEnd w:id="126"/>
      <w:proofErr w:type="spellEnd"/>
    </w:p>
    <w:p w14:paraId="19A5EE03" w14:textId="1782C440" w:rsidR="00ED6316" w:rsidRPr="00ED6316" w:rsidRDefault="00ED6316" w:rsidP="00ED6316">
      <w:r>
        <w:t xml:space="preserve">Este enfoque facilita tanto el desarrollo del cliente como el mantenimiento de la API, ya que las responsabilidades de cada </w:t>
      </w:r>
      <w:proofErr w:type="spellStart"/>
      <w:r>
        <w:t>endpoint</w:t>
      </w:r>
      <w:proofErr w:type="spellEnd"/>
      <w:r>
        <w:t xml:space="preserve"> quedan claramente definidas.</w:t>
      </w:r>
    </w:p>
    <w:p w14:paraId="55BF6E2F" w14:textId="75143767" w:rsidR="00CD73B2" w:rsidRDefault="00CD73B2" w:rsidP="00CD73B2">
      <w:pPr>
        <w:pStyle w:val="Ttulo5"/>
      </w:pPr>
      <w:r>
        <w:t>Uso de convenciones HTTP y códigos de estado</w:t>
      </w:r>
    </w:p>
    <w:p w14:paraId="206E818B" w14:textId="1F5D35FF" w:rsidR="00CD73B2" w:rsidRDefault="00CD73B2" w:rsidP="00CD73B2">
      <w:r>
        <w:t xml:space="preserve">Uno de los objetivos principales en el diseño de la API ha sido el uso coherente de las convenciones HTTP. Cada </w:t>
      </w:r>
      <w:proofErr w:type="spellStart"/>
      <w:r>
        <w:t>endpoint</w:t>
      </w:r>
      <w:proofErr w:type="spellEnd"/>
      <w:r>
        <w:t xml:space="preserve"> devuelve códigos de estado adecuados que reflejan el resultado de la operación realizada, tales como:</w:t>
      </w:r>
    </w:p>
    <w:p w14:paraId="3BEEB02E" w14:textId="3DF83319" w:rsidR="00CD73B2" w:rsidRDefault="00CD73B2" w:rsidP="00CD73B2">
      <w:pPr>
        <w:pStyle w:val="Prrafodelista"/>
        <w:numPr>
          <w:ilvl w:val="0"/>
          <w:numId w:val="22"/>
        </w:numPr>
      </w:pPr>
      <w:r w:rsidRPr="00D06773">
        <w:rPr>
          <w:b/>
          <w:bCs/>
        </w:rPr>
        <w:t>200 OK</w:t>
      </w:r>
      <w:r>
        <w:t xml:space="preserve"> para operaciones exitosas.</w:t>
      </w:r>
    </w:p>
    <w:p w14:paraId="761F25CA" w14:textId="4407E4F6" w:rsidR="00CD73B2" w:rsidRDefault="00CD73B2" w:rsidP="00CD73B2">
      <w:pPr>
        <w:pStyle w:val="Prrafodelista"/>
        <w:numPr>
          <w:ilvl w:val="0"/>
          <w:numId w:val="22"/>
        </w:numPr>
      </w:pPr>
      <w:r w:rsidRPr="00D06773">
        <w:rPr>
          <w:b/>
          <w:bCs/>
        </w:rPr>
        <w:t xml:space="preserve">201 </w:t>
      </w:r>
      <w:proofErr w:type="spellStart"/>
      <w:r w:rsidRPr="00D06773">
        <w:rPr>
          <w:b/>
          <w:bCs/>
        </w:rPr>
        <w:t>Created</w:t>
      </w:r>
      <w:proofErr w:type="spellEnd"/>
      <w:r>
        <w:t xml:space="preserve"> para la creación de nuevos recursos.</w:t>
      </w:r>
    </w:p>
    <w:p w14:paraId="3A7A514C" w14:textId="2E7C6447" w:rsidR="00CD73B2" w:rsidRDefault="00CD73B2" w:rsidP="00CD73B2">
      <w:pPr>
        <w:pStyle w:val="Prrafodelista"/>
        <w:numPr>
          <w:ilvl w:val="0"/>
          <w:numId w:val="22"/>
        </w:numPr>
      </w:pPr>
      <w:r w:rsidRPr="00D06773">
        <w:rPr>
          <w:b/>
          <w:bCs/>
        </w:rPr>
        <w:t xml:space="preserve">400 Bad </w:t>
      </w:r>
      <w:proofErr w:type="spellStart"/>
      <w:r w:rsidRPr="00D06773">
        <w:rPr>
          <w:b/>
          <w:bCs/>
        </w:rPr>
        <w:t>Request</w:t>
      </w:r>
      <w:proofErr w:type="spellEnd"/>
      <w:r>
        <w:t xml:space="preserve"> para peticiones mal formadas.</w:t>
      </w:r>
    </w:p>
    <w:p w14:paraId="3094C930" w14:textId="7AF82678" w:rsidR="00CD73B2" w:rsidRDefault="00CD73B2" w:rsidP="00CD73B2">
      <w:pPr>
        <w:pStyle w:val="Prrafodelista"/>
        <w:numPr>
          <w:ilvl w:val="0"/>
          <w:numId w:val="22"/>
        </w:numPr>
      </w:pPr>
      <w:r w:rsidRPr="00D06773">
        <w:rPr>
          <w:b/>
          <w:bCs/>
        </w:rPr>
        <w:t xml:space="preserve">401 </w:t>
      </w:r>
      <w:proofErr w:type="spellStart"/>
      <w:r w:rsidRPr="00D06773">
        <w:rPr>
          <w:b/>
          <w:bCs/>
        </w:rPr>
        <w:t>Unauthorized</w:t>
      </w:r>
      <w:proofErr w:type="spellEnd"/>
      <w:r>
        <w:t xml:space="preserve"> para accesos no autenticados.</w:t>
      </w:r>
    </w:p>
    <w:p w14:paraId="5B921AFF" w14:textId="19FF4828" w:rsidR="00CD73B2" w:rsidRDefault="00CD73B2" w:rsidP="00CD73B2">
      <w:pPr>
        <w:pStyle w:val="Prrafodelista"/>
        <w:numPr>
          <w:ilvl w:val="0"/>
          <w:numId w:val="22"/>
        </w:numPr>
      </w:pPr>
      <w:r w:rsidRPr="00D06773">
        <w:rPr>
          <w:b/>
          <w:bCs/>
        </w:rPr>
        <w:t xml:space="preserve">403 </w:t>
      </w:r>
      <w:proofErr w:type="spellStart"/>
      <w:r w:rsidRPr="00D06773">
        <w:rPr>
          <w:b/>
          <w:bCs/>
        </w:rPr>
        <w:t>Forbidden</w:t>
      </w:r>
      <w:proofErr w:type="spellEnd"/>
      <w:r>
        <w:t xml:space="preserve"> para accesos sin permisos suficientes.</w:t>
      </w:r>
    </w:p>
    <w:p w14:paraId="3B95213E" w14:textId="0542B927" w:rsidR="00CD73B2" w:rsidRDefault="00CD73B2" w:rsidP="00CD73B2">
      <w:pPr>
        <w:pStyle w:val="Prrafodelista"/>
        <w:numPr>
          <w:ilvl w:val="0"/>
          <w:numId w:val="22"/>
        </w:numPr>
      </w:pPr>
      <w:r w:rsidRPr="00D06773">
        <w:rPr>
          <w:b/>
          <w:bCs/>
        </w:rPr>
        <w:t>404 Not Found</w:t>
      </w:r>
      <w:r>
        <w:t xml:space="preserve"> para recursos inexistentes.</w:t>
      </w:r>
    </w:p>
    <w:p w14:paraId="38908563" w14:textId="6BC5CCA1" w:rsidR="00CD73B2" w:rsidRDefault="00CD73B2" w:rsidP="00CD73B2">
      <w:r>
        <w:t>El uso correcto de estos códigos permite a los clientes interpretar fácilmente las respuestas del sistema y reaccionar de forma adecuada ante posibles errores.</w:t>
      </w:r>
    </w:p>
    <w:p w14:paraId="62F83D62" w14:textId="16FC8909" w:rsidR="00CD73B2" w:rsidRDefault="00CD73B2" w:rsidP="00CD73B2">
      <w:pPr>
        <w:pStyle w:val="Ttulo5"/>
      </w:pPr>
      <w:r>
        <w:t>Separación entre modelo interno y API pública</w:t>
      </w:r>
    </w:p>
    <w:p w14:paraId="08E97944" w14:textId="7121E5E6" w:rsidR="00CD73B2" w:rsidRDefault="00CD73B2" w:rsidP="00CD73B2">
      <w:r>
        <w:t xml:space="preserve">Para evitar exponer directamente las entidades del dominio y preservar la independencia entre capas, la arquitectura de la API REST se apoya de forma intensiva en </w:t>
      </w:r>
      <w:proofErr w:type="spellStart"/>
      <w:r>
        <w:t>DTOs</w:t>
      </w:r>
      <w:proofErr w:type="spellEnd"/>
      <w:r>
        <w:t xml:space="preserve">. Estos objetos </w:t>
      </w:r>
      <w:r>
        <w:lastRenderedPageBreak/>
        <w:t>definen explícitamente la información que se intercambia con el cliente, tanto en las peticiones como en las respuestas.</w:t>
      </w:r>
    </w:p>
    <w:p w14:paraId="7FAD4B2D" w14:textId="3C7D9B45" w:rsidR="00CD73B2" w:rsidRDefault="00CD73B2" w:rsidP="00CD73B2">
      <w:r>
        <w:t>Esta separación aporta múltiples ventajas:</w:t>
      </w:r>
    </w:p>
    <w:p w14:paraId="05554BF0" w14:textId="39BA8381" w:rsidR="00CD73B2" w:rsidRDefault="00CD73B2" w:rsidP="00CD73B2">
      <w:pPr>
        <w:pStyle w:val="Prrafodelista"/>
        <w:numPr>
          <w:ilvl w:val="0"/>
          <w:numId w:val="23"/>
        </w:numPr>
      </w:pPr>
      <w:r>
        <w:t>Mejora la seguridad al evitar la exposición de atributos sensibles.</w:t>
      </w:r>
    </w:p>
    <w:p w14:paraId="51899A63" w14:textId="4353B2BF" w:rsidR="00CD73B2" w:rsidRDefault="00CD73B2" w:rsidP="00CD73B2">
      <w:pPr>
        <w:pStyle w:val="Prrafodelista"/>
        <w:numPr>
          <w:ilvl w:val="0"/>
          <w:numId w:val="23"/>
        </w:numPr>
      </w:pPr>
      <w:r>
        <w:t>Reduce el acoplamiento entre la API y el modelo de persistencia.</w:t>
      </w:r>
    </w:p>
    <w:p w14:paraId="136E7C4F" w14:textId="0267CC6D" w:rsidR="00CD73B2" w:rsidRDefault="00CD73B2" w:rsidP="00CD73B2">
      <w:pPr>
        <w:pStyle w:val="Prrafodelista"/>
        <w:numPr>
          <w:ilvl w:val="0"/>
          <w:numId w:val="23"/>
        </w:numPr>
      </w:pPr>
      <w:r>
        <w:t>Facilita la evolución del modelo interno sin afectar a los consumidores de la API.</w:t>
      </w:r>
    </w:p>
    <w:p w14:paraId="244DD96C" w14:textId="67566E4D" w:rsidR="00CD73B2" w:rsidRDefault="00CD73B2" w:rsidP="00CD73B2">
      <w:pPr>
        <w:pStyle w:val="Ttulo4"/>
      </w:pPr>
      <w:r>
        <w:t>Arquitectura de seguridad</w:t>
      </w:r>
    </w:p>
    <w:p w14:paraId="248AE3A6" w14:textId="3A85584B" w:rsidR="00CD73B2" w:rsidRDefault="00CD73B2" w:rsidP="00CD73B2">
      <w:r>
        <w:t xml:space="preserve">La seguridad es un aspecto crítico en cualquier aplicación web que gestione información de usuarios. En </w:t>
      </w:r>
      <w:proofErr w:type="spellStart"/>
      <w:r>
        <w:t>MovieMate</w:t>
      </w:r>
      <w:proofErr w:type="spellEnd"/>
      <w:r>
        <w:t>, la arquitectura de seguridad se ha diseñado para garantizar la protección de los datos, el control de accesos y la integridad de las operaciones realizadas por los usuarios.</w:t>
      </w:r>
    </w:p>
    <w:p w14:paraId="23E76517" w14:textId="1E344F5A" w:rsidR="00CD73B2" w:rsidRDefault="00CD73B2" w:rsidP="00CD73B2">
      <w:pPr>
        <w:pStyle w:val="Ttulo5"/>
      </w:pPr>
      <w:r>
        <w:t>Enfoque de seguridad sin estado (</w:t>
      </w:r>
      <w:proofErr w:type="spellStart"/>
      <w:r>
        <w:t>Stateless</w:t>
      </w:r>
      <w:proofErr w:type="spellEnd"/>
      <w:r>
        <w:t>)</w:t>
      </w:r>
    </w:p>
    <w:p w14:paraId="36A4FC9B" w14:textId="4B3A7F59" w:rsidR="00CD73B2" w:rsidRDefault="00CD73B2" w:rsidP="00CD73B2">
      <w:r>
        <w:t xml:space="preserve">El sistema de seguridad de </w:t>
      </w:r>
      <w:proofErr w:type="spellStart"/>
      <w:r>
        <w:t>MovieMate</w:t>
      </w:r>
      <w:proofErr w:type="spellEnd"/>
      <w:r>
        <w:t xml:space="preserve"> se basa en un enfoque sin estado, apoyado en el uso de JSON Web Tokens (JWT). En este modelo, el servidor no mantiene información de sesión, sino que cada petición incluye un token que identifica y autentica al usuario.</w:t>
      </w:r>
    </w:p>
    <w:p w14:paraId="1882DB0D" w14:textId="5DDBAEAC" w:rsidR="00D06773" w:rsidRDefault="00D06773" w:rsidP="00D06773">
      <w:r>
        <w:t>El proceso de autenticación se desarrolla de la siguiente forma:</w:t>
      </w:r>
    </w:p>
    <w:p w14:paraId="5BDF328B" w14:textId="1FC4D993" w:rsidR="00D06773" w:rsidRDefault="00D06773" w:rsidP="00D06773">
      <w:pPr>
        <w:pStyle w:val="Prrafodelista"/>
        <w:numPr>
          <w:ilvl w:val="0"/>
          <w:numId w:val="25"/>
        </w:numPr>
      </w:pPr>
      <w:r>
        <w:t>El usuario envía sus credenciales al sistema.</w:t>
      </w:r>
    </w:p>
    <w:p w14:paraId="2F0A24A3" w14:textId="2D689264" w:rsidR="00D06773" w:rsidRDefault="00D06773" w:rsidP="00D06773">
      <w:pPr>
        <w:pStyle w:val="Prrafodelista"/>
        <w:numPr>
          <w:ilvl w:val="0"/>
          <w:numId w:val="25"/>
        </w:numPr>
      </w:pPr>
      <w:r>
        <w:t>El servidor valida las credenciales.</w:t>
      </w:r>
    </w:p>
    <w:p w14:paraId="4854B242" w14:textId="0D771B8C" w:rsidR="00D06773" w:rsidRDefault="00D06773" w:rsidP="00D06773">
      <w:pPr>
        <w:pStyle w:val="Prrafodelista"/>
        <w:numPr>
          <w:ilvl w:val="0"/>
          <w:numId w:val="25"/>
        </w:numPr>
      </w:pPr>
      <w:r>
        <w:t>Se genera un token JWT firmado digitalmente.</w:t>
      </w:r>
    </w:p>
    <w:p w14:paraId="71021EA2" w14:textId="67825155" w:rsidR="00D06773" w:rsidRDefault="00D06773" w:rsidP="00D06773">
      <w:pPr>
        <w:pStyle w:val="Prrafodelista"/>
        <w:numPr>
          <w:ilvl w:val="0"/>
          <w:numId w:val="25"/>
        </w:numPr>
      </w:pPr>
      <w:r>
        <w:t>El token se devuelve al cliente.</w:t>
      </w:r>
    </w:p>
    <w:p w14:paraId="28FF715B" w14:textId="781C0F42" w:rsidR="00D06773" w:rsidRDefault="00D06773" w:rsidP="00D06773">
      <w:pPr>
        <w:pStyle w:val="Prrafodelista"/>
        <w:numPr>
          <w:ilvl w:val="0"/>
          <w:numId w:val="25"/>
        </w:numPr>
      </w:pPr>
      <w:r>
        <w:t>El cliente incluye el token en las peticiones posteriores.</w:t>
      </w:r>
    </w:p>
    <w:p w14:paraId="24F679CF" w14:textId="6AAC894C" w:rsidR="00D06773" w:rsidRDefault="00D06773" w:rsidP="00D06773">
      <w:pPr>
        <w:pStyle w:val="Prrafodelista"/>
        <w:numPr>
          <w:ilvl w:val="0"/>
          <w:numId w:val="25"/>
        </w:numPr>
      </w:pPr>
      <w:r>
        <w:t>El servidor valida el token en cada petición.</w:t>
      </w:r>
    </w:p>
    <w:p w14:paraId="0799D312" w14:textId="722D5A26" w:rsidR="00CD73B2" w:rsidRDefault="00CD73B2" w:rsidP="00CD73B2">
      <w:r>
        <w:t xml:space="preserve">Este enfoque resulta especialmente adecuado para </w:t>
      </w:r>
      <w:proofErr w:type="spellStart"/>
      <w:r>
        <w:t>APIs</w:t>
      </w:r>
      <w:proofErr w:type="spellEnd"/>
      <w:r>
        <w:t xml:space="preserve"> REST, ya que:</w:t>
      </w:r>
    </w:p>
    <w:p w14:paraId="16D79306" w14:textId="03179748" w:rsidR="00CD73B2" w:rsidRDefault="00CD73B2" w:rsidP="00CD73B2">
      <w:pPr>
        <w:pStyle w:val="Prrafodelista"/>
        <w:numPr>
          <w:ilvl w:val="0"/>
          <w:numId w:val="24"/>
        </w:numPr>
      </w:pPr>
      <w:r>
        <w:t>Reduce la carga del servidor.</w:t>
      </w:r>
    </w:p>
    <w:p w14:paraId="37C3FCA2" w14:textId="6374636F" w:rsidR="00CD73B2" w:rsidRDefault="00CD73B2" w:rsidP="00CD73B2">
      <w:pPr>
        <w:pStyle w:val="Prrafodelista"/>
        <w:numPr>
          <w:ilvl w:val="0"/>
          <w:numId w:val="24"/>
        </w:numPr>
      </w:pPr>
      <w:r>
        <w:t>Simplifica la integración con distintos clientes.</w:t>
      </w:r>
    </w:p>
    <w:p w14:paraId="2094D7AE" w14:textId="3A4242C3" w:rsidR="00D06773" w:rsidRDefault="00D06773" w:rsidP="00CD73B2">
      <w:r w:rsidRPr="00D06773">
        <w:t>Este modelo presenta importantes ventajas, como la escalabilidad, la simplicidad de implementación y la compatibilidad con arquitecturas distribuidas.</w:t>
      </w:r>
    </w:p>
    <w:p w14:paraId="45DC1F1D" w14:textId="4D0885E9" w:rsidR="00CD73B2" w:rsidRDefault="00CD73B2" w:rsidP="00CD73B2">
      <w:pPr>
        <w:pStyle w:val="Ttulo5"/>
      </w:pPr>
      <w:r>
        <w:t>Integración con Spring Security</w:t>
      </w:r>
    </w:p>
    <w:p w14:paraId="7C554BD8" w14:textId="568525D0" w:rsidR="00CD73B2" w:rsidRDefault="00CD73B2" w:rsidP="00CD73B2">
      <w:r>
        <w:t>La implementación de la seguridad se apoya en Spring Security, que actúa como una capa transversal encargada de interceptar las peticiones entrantes. A través de filtros configurados en la cadena de seguridad, se valida la presencia y validez del token JWT antes de permitir el acceso a los controladores.</w:t>
      </w:r>
    </w:p>
    <w:p w14:paraId="428805AF" w14:textId="2C55114B" w:rsidR="00CD73B2" w:rsidRDefault="00CD73B2" w:rsidP="00CD73B2">
      <w:r>
        <w:t>Este mecanismo garantiza que únicamente los usuarios autenticados puedan acceder a los recursos protegidos del sistema, manteniendo al mismo tiempo una separación clara entre la lógica de seguridad y la lógica de negocio.</w:t>
      </w:r>
    </w:p>
    <w:p w14:paraId="272D98BC" w14:textId="0F42A2D6" w:rsidR="00CD73B2" w:rsidRDefault="00CD73B2" w:rsidP="00CD73B2">
      <w:pPr>
        <w:pStyle w:val="Ttulo5"/>
      </w:pPr>
      <w:r>
        <w:lastRenderedPageBreak/>
        <w:t>Autenticación y autorización</w:t>
      </w:r>
    </w:p>
    <w:p w14:paraId="62662775" w14:textId="745580FF" w:rsidR="00CD73B2" w:rsidRDefault="00CD73B2" w:rsidP="00CD73B2">
      <w:r>
        <w:t>El proceso de autenticación se inicia cuando el usuario proporciona sus credenciales, que son validadas por el sistema. Una vez verificadas, se genera un token JWT que contiene la información necesaria para identificar al usuario y sus roles asociados.</w:t>
      </w:r>
    </w:p>
    <w:p w14:paraId="3EA66F85" w14:textId="2CFCABBF" w:rsidR="00CD73B2" w:rsidRDefault="00CD73B2" w:rsidP="00CD73B2">
      <w:r>
        <w:t>La autorización se gestiona a través de roles y permisos, permitiendo restringir el acceso a determinadas funcionalidades según el tipo de usuario. Este enfoque facilita la implementación de políticas de seguridad claras y extensibles.</w:t>
      </w:r>
    </w:p>
    <w:p w14:paraId="2989E96E" w14:textId="0E1CE1FB" w:rsidR="00CD73B2" w:rsidRDefault="00CD73B2" w:rsidP="00CD73B2">
      <w:pPr>
        <w:pStyle w:val="Ttulo5"/>
      </w:pPr>
      <w:r>
        <w:t xml:space="preserve">Protección de </w:t>
      </w:r>
      <w:proofErr w:type="spellStart"/>
      <w:r>
        <w:t>endpoints</w:t>
      </w:r>
      <w:proofErr w:type="spellEnd"/>
      <w:r>
        <w:t xml:space="preserve"> y control de accesos</w:t>
      </w:r>
    </w:p>
    <w:p w14:paraId="11320504" w14:textId="0B5D1C8C" w:rsidR="00CD73B2" w:rsidRDefault="00CD73B2" w:rsidP="00CD73B2">
      <w:r>
        <w:t xml:space="preserve">Los </w:t>
      </w:r>
      <w:proofErr w:type="spellStart"/>
      <w:r>
        <w:t>endpoints</w:t>
      </w:r>
      <w:proofErr w:type="spellEnd"/>
      <w:r>
        <w:t xml:space="preserve"> de la API se han protegido mediante configuraciones de seguridad que definen qué recursos son públicos y cuáles requieren autenticación. Esta separación permite, por ejemplo, exponer ciertos </w:t>
      </w:r>
      <w:proofErr w:type="spellStart"/>
      <w:r>
        <w:t>endpoints</w:t>
      </w:r>
      <w:proofErr w:type="spellEnd"/>
      <w:r>
        <w:t xml:space="preserve"> de consulta de contenido de forma pública, mientras que otros, como la creación de valoraciones o listas, requieren un usuario autenticado.</w:t>
      </w:r>
    </w:p>
    <w:p w14:paraId="19EEDA98" w14:textId="46F71B62" w:rsidR="00CD73B2" w:rsidRDefault="00CD73B2" w:rsidP="00CD73B2">
      <w:r>
        <w:t>La centralización de estas reglas en la configuración de seguridad evita duplicación de código y facilita su modificación futura.</w:t>
      </w:r>
    </w:p>
    <w:p w14:paraId="1EC441EB" w14:textId="0DF4BEB6" w:rsidR="00D06773" w:rsidRDefault="00D06773" w:rsidP="00D06773">
      <w:pPr>
        <w:pStyle w:val="Ttulo4"/>
      </w:pPr>
      <w:r>
        <w:t>Interacción con la base de datos</w:t>
      </w:r>
    </w:p>
    <w:p w14:paraId="21A30277" w14:textId="3ADC1550" w:rsidR="00D06773" w:rsidRDefault="00D06773" w:rsidP="00D06773">
      <w:r>
        <w:t xml:space="preserve">La interacción con la base de datos en </w:t>
      </w:r>
      <w:proofErr w:type="spellStart"/>
      <w:r>
        <w:t>MovieMate</w:t>
      </w:r>
      <w:proofErr w:type="spellEnd"/>
      <w:r>
        <w:t xml:space="preserve"> se ha diseñado como una parte integral de la arquitectura del back-</w:t>
      </w:r>
      <w:proofErr w:type="spellStart"/>
      <w:r>
        <w:t>end</w:t>
      </w:r>
      <w:proofErr w:type="spellEnd"/>
      <w:r>
        <w:t>, garantizando la consistencia de los datos, la eficiencia en el acceso a la información y la independencia entre la lógica de negocio y el sistema gestor de bases de datos.</w:t>
      </w:r>
    </w:p>
    <w:p w14:paraId="40D11E4B" w14:textId="79EADF8B" w:rsidR="00D06773" w:rsidRDefault="00D06773" w:rsidP="00D06773">
      <w:pPr>
        <w:pStyle w:val="Ttulo5"/>
      </w:pPr>
      <w:r>
        <w:t>Elección del modelo de base de datos</w:t>
      </w:r>
    </w:p>
    <w:p w14:paraId="2CAE47E7" w14:textId="2F5C1052" w:rsidR="00D06773" w:rsidRDefault="00D06773" w:rsidP="00D06773">
      <w:r>
        <w:t xml:space="preserve">Para la persistencia de la información se ha optado por una base de datos relacional PostgreSQL, ampliamente utilizada en aplicaciones web de carácter profesional. Esta elección se justifica por varios factores, entre los que destacan su fiabilidad, su robustez en la gestión de transacciones y su capacidad para manejar relaciones complejas entre entidades, características especialmente relevantes en una aplicación como </w:t>
      </w:r>
      <w:proofErr w:type="spellStart"/>
      <w:r>
        <w:t>MovieMate</w:t>
      </w:r>
      <w:proofErr w:type="spellEnd"/>
      <w:r>
        <w:t>.</w:t>
      </w:r>
    </w:p>
    <w:p w14:paraId="3CFFD8EB" w14:textId="7791CC6B" w:rsidR="00D06773" w:rsidRDefault="00D06773" w:rsidP="00D06773">
      <w:r>
        <w:t>El dominio de la aplicación incluye múltiples relaciones entre entidades, como usuarios, contenidos audiovisuales, valoraciones, listas y relaciones sociales. El modelo relacional permite representar estas relaciones de forma clara y consistente, asegurando la integridad referencial de los datos.</w:t>
      </w:r>
    </w:p>
    <w:p w14:paraId="5B2120F9" w14:textId="7792F0F9" w:rsidR="00D06773" w:rsidRDefault="00D06773" w:rsidP="00D06773">
      <w:pPr>
        <w:pStyle w:val="Ttulo5"/>
      </w:pPr>
      <w:r>
        <w:t>Uso de JPA e integración con Spring Data</w:t>
      </w:r>
    </w:p>
    <w:p w14:paraId="509FB23D" w14:textId="12202E0A" w:rsidR="00D06773" w:rsidRDefault="00D06773" w:rsidP="00D06773">
      <w:r>
        <w:t xml:space="preserve">El acceso a la base de datos se realiza mediante JPA (Java </w:t>
      </w:r>
      <w:proofErr w:type="spellStart"/>
      <w:r>
        <w:t>Persistence</w:t>
      </w:r>
      <w:proofErr w:type="spellEnd"/>
      <w:r>
        <w:t xml:space="preserve"> API), utilizando </w:t>
      </w:r>
      <w:proofErr w:type="spellStart"/>
      <w:r>
        <w:t>Hibernate</w:t>
      </w:r>
      <w:proofErr w:type="spellEnd"/>
      <w:r>
        <w:t xml:space="preserve"> como proveedor de persistencia. Esta tecnología permite mapear las entidades del dominio a tablas de la base de datos mediante anotaciones, eliminando la necesidad de escribir consultas SQL manuales en la mayoría de los casos.</w:t>
      </w:r>
    </w:p>
    <w:p w14:paraId="3662C6FE" w14:textId="4030259F" w:rsidR="00D06773" w:rsidRDefault="00D06773" w:rsidP="00D06773">
      <w:r>
        <w:t>La integración con Spring Data JPA facilita la implementación de repositorios, que actúan como una capa de abstracción entre la lógica de negocio y la base de datos. Estos repositorios proporcionan métodos predefinidos para las operaciones CRUD, así como la posibilidad de definir consultas personalizadas cuando es necesario.</w:t>
      </w:r>
    </w:p>
    <w:p w14:paraId="65553EB7" w14:textId="51EB169B" w:rsidR="00D06773" w:rsidRDefault="00D06773" w:rsidP="00D06773">
      <w:r>
        <w:rPr>
          <w:rFonts w:ascii="Segoe UI Emoji" w:hAnsi="Segoe UI Emoji" w:cs="Segoe UI Emoji"/>
        </w:rPr>
        <w:t>📷</w:t>
      </w:r>
      <w:r>
        <w:t xml:space="preserve"> Figura X: Ejemplo de entidad JPA y su correspondiente repositorio.</w:t>
      </w:r>
    </w:p>
    <w:p w14:paraId="345391A4" w14:textId="106A1D1A" w:rsidR="00D06773" w:rsidRDefault="00D06773" w:rsidP="00D06773">
      <w:pPr>
        <w:pStyle w:val="Ttulo5"/>
      </w:pPr>
      <w:r>
        <w:lastRenderedPageBreak/>
        <w:t>Gestión de relaciones y rendimiento</w:t>
      </w:r>
    </w:p>
    <w:p w14:paraId="7D706253" w14:textId="1371D0F6" w:rsidR="00D06773" w:rsidRDefault="00D06773" w:rsidP="00D06773">
      <w:r>
        <w:t>Durante el diseño de la interacción con la base de datos se han tenido en cuenta consideraciones de rendimiento, especialmente en lo relativo a la carga de relaciones entre entidades. Se ha optado por un uso mayoritario de carga diferida (</w:t>
      </w:r>
      <w:proofErr w:type="spellStart"/>
      <w:r>
        <w:t>lazy</w:t>
      </w:r>
      <w:proofErr w:type="spellEnd"/>
      <w:r>
        <w:t xml:space="preserve"> </w:t>
      </w:r>
      <w:proofErr w:type="spellStart"/>
      <w:r>
        <w:t>loading</w:t>
      </w:r>
      <w:proofErr w:type="spellEnd"/>
      <w:r>
        <w:t>), evitando la recuperación innecesaria de datos y mejorando la eficiencia del sistema.</w:t>
      </w:r>
    </w:p>
    <w:p w14:paraId="4AB217B5" w14:textId="67FDECC9" w:rsidR="00D06773" w:rsidRDefault="00D06773" w:rsidP="00D06773">
      <w:r>
        <w:t>Asimismo, se ha prestado especial atención a la configuración de las relaciones de tipo @ManyToMany, evaluando cuidadosamente su impacto en el rendimiento y en la complejidad del modelo de datos. Estas decisiones contribuyen a un equilibrio adecuado entre expresividad del modelo y eficiencia en el acceso a la información.</w:t>
      </w:r>
    </w:p>
    <w:p w14:paraId="339EA3AC" w14:textId="4776A165" w:rsidR="00D06773" w:rsidRDefault="00D06773" w:rsidP="00D06773">
      <w:pPr>
        <w:pStyle w:val="Ttulo5"/>
      </w:pPr>
      <w:r>
        <w:t>Consistencia y transacciones</w:t>
      </w:r>
    </w:p>
    <w:p w14:paraId="7702BA1B" w14:textId="6F4456B2" w:rsidR="00D06773" w:rsidRDefault="00D06773" w:rsidP="00D06773">
      <w:r>
        <w:t>La arquitectura del sistema garantiza la consistencia de los datos mediante el uso de transacciones gestionadas por Spring. Las operaciones que implican múltiples modificaciones en la base de datos se ejecutan de forma atómica, asegurando que el sistema permanezca en un estado coherente incluso en caso de error.</w:t>
      </w:r>
    </w:p>
    <w:p w14:paraId="5152ED44" w14:textId="3EAA93BF" w:rsidR="00D06773" w:rsidRPr="00D06773" w:rsidRDefault="00D06773" w:rsidP="00D06773">
      <w:r>
        <w:t>Este enfoque resulta fundamental en funcionalidades como la creación de valoraciones, la gestión de listas o la interacción social entre usuarios, donde la integridad de los datos es un requisito esencial.</w:t>
      </w:r>
    </w:p>
    <w:p w14:paraId="3EE90A2F" w14:textId="3DFA18A2" w:rsidR="009C6345" w:rsidRPr="007B1868" w:rsidRDefault="009C6345" w:rsidP="009C6345">
      <w:pPr>
        <w:pStyle w:val="Ttulo3"/>
      </w:pPr>
      <w:bookmarkStart w:id="127" w:name="_Toc219962966"/>
      <w:r w:rsidRPr="007B1868">
        <w:t xml:space="preserve">Implementación del </w:t>
      </w:r>
      <w:proofErr w:type="spellStart"/>
      <w:r w:rsidRPr="007B1868">
        <w:t>front-end</w:t>
      </w:r>
      <w:bookmarkEnd w:id="127"/>
      <w:proofErr w:type="spellEnd"/>
    </w:p>
    <w:p w14:paraId="706F14B0" w14:textId="528DA5ED" w:rsidR="00FA5815" w:rsidRPr="007B1868" w:rsidRDefault="00FA5815" w:rsidP="00FA5815">
      <w:r w:rsidRPr="007B1868">
        <w:t>…</w:t>
      </w:r>
    </w:p>
    <w:p w14:paraId="7A1473A2" w14:textId="1799F889" w:rsidR="00D92E59" w:rsidRPr="007B1868" w:rsidRDefault="00D92E59" w:rsidP="00D92E59">
      <w:pPr>
        <w:pStyle w:val="Ttulo2"/>
      </w:pPr>
      <w:bookmarkStart w:id="128" w:name="_Toc219962967"/>
      <w:r w:rsidRPr="007B1868">
        <w:t>Pruebas</w:t>
      </w:r>
      <w:bookmarkEnd w:id="128"/>
    </w:p>
    <w:p w14:paraId="2450423F" w14:textId="37C1AD8E" w:rsidR="00D92E59" w:rsidRPr="007B1868" w:rsidRDefault="00CE31FD" w:rsidP="00D92E59">
      <w:r w:rsidRPr="007B1868">
        <w:t>….</w:t>
      </w:r>
    </w:p>
    <w:p w14:paraId="59D406F7" w14:textId="452C2385" w:rsidR="00CE31FD" w:rsidRPr="007B1868" w:rsidRDefault="00CE31FD" w:rsidP="00CE31FD">
      <w:pPr>
        <w:pStyle w:val="Ttulo2"/>
      </w:pPr>
      <w:bookmarkStart w:id="129" w:name="_Toc219962968"/>
      <w:r w:rsidRPr="007B1868">
        <w:t>Despliegue</w:t>
      </w:r>
      <w:bookmarkEnd w:id="129"/>
    </w:p>
    <w:p w14:paraId="5837FB89" w14:textId="06F6B950" w:rsidR="00CE31FD" w:rsidRPr="007B1868" w:rsidRDefault="00CE31FD" w:rsidP="00CE31FD">
      <w:r w:rsidRPr="007B1868">
        <w:t>…</w:t>
      </w:r>
    </w:p>
    <w:p w14:paraId="293B37CC" w14:textId="77777777" w:rsidR="003D4D41" w:rsidRPr="007B1868" w:rsidRDefault="003D4D41" w:rsidP="003D4D41">
      <w:pPr>
        <w:pStyle w:val="Ttulo1"/>
      </w:pPr>
      <w:bookmarkStart w:id="130" w:name="_Toc219962969"/>
      <w:r w:rsidRPr="007B1868">
        <w:lastRenderedPageBreak/>
        <w:t>Conclusiones</w:t>
      </w:r>
      <w:r w:rsidR="00723913" w:rsidRPr="007B1868">
        <w:t xml:space="preserve"> y vías futuras</w:t>
      </w:r>
      <w:bookmarkEnd w:id="130"/>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131" w:name="_Toc219962970"/>
      <w:r w:rsidRPr="007B1868">
        <w:lastRenderedPageBreak/>
        <w:t>Bibliografía</w:t>
      </w:r>
      <w:r w:rsidR="00113388" w:rsidRPr="007B1868">
        <w:rPr>
          <w:rStyle w:val="Refdenotaalpie"/>
        </w:rPr>
        <w:footnoteReference w:id="2"/>
      </w:r>
      <w:bookmarkEnd w:id="131"/>
    </w:p>
    <w:p w14:paraId="2D683A83" w14:textId="7F27789F" w:rsidR="00B85D05" w:rsidRPr="00B85D05" w:rsidRDefault="00B85D05" w:rsidP="00D264DF">
      <w:pPr>
        <w:pStyle w:val="Prrafodelista"/>
        <w:numPr>
          <w:ilvl w:val="0"/>
          <w:numId w:val="2"/>
        </w:numPr>
        <w:rPr>
          <w:lang w:val="en-US"/>
        </w:rPr>
      </w:pPr>
      <w:bookmarkStart w:id="132" w:name="_Ref213707480"/>
      <w:r w:rsidRPr="00B85D05">
        <w:t xml:space="preserve">Nielsen. (2024). </w:t>
      </w:r>
      <w:r w:rsidRPr="00B85D05">
        <w:rPr>
          <w:i/>
          <w:iCs/>
        </w:rPr>
        <w:t xml:space="preserve">El tiempo dedicado al </w:t>
      </w:r>
      <w:proofErr w:type="spellStart"/>
      <w:r w:rsidRPr="00B85D05">
        <w:rPr>
          <w:i/>
          <w:iCs/>
        </w:rPr>
        <w:t>streaming</w:t>
      </w:r>
      <w:proofErr w:type="spellEnd"/>
      <w:r w:rsidRPr="00B85D05">
        <w:rPr>
          <w:i/>
          <w:iCs/>
        </w:rPr>
        <w:t xml:space="preserve">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32"/>
    </w:p>
    <w:p w14:paraId="68350120" w14:textId="5AC8563B" w:rsidR="00960DA5" w:rsidRPr="00BC053E" w:rsidRDefault="00960DA5" w:rsidP="00D264DF">
      <w:pPr>
        <w:pStyle w:val="Prrafodelista"/>
        <w:numPr>
          <w:ilvl w:val="0"/>
          <w:numId w:val="2"/>
        </w:numPr>
        <w:rPr>
          <w:lang w:val="en-US"/>
        </w:rPr>
      </w:pPr>
      <w:bookmarkStart w:id="133" w:name="_Ref213707581"/>
      <w:proofErr w:type="spellStart"/>
      <w:r w:rsidRPr="00960DA5">
        <w:t>ADSLZone</w:t>
      </w:r>
      <w:proofErr w:type="spellEnd"/>
      <w:r w:rsidRPr="00960DA5">
        <w:t xml:space="preserve">. (2025). </w:t>
      </w:r>
      <w:r w:rsidRPr="00960DA5">
        <w:rPr>
          <w:i/>
          <w:iCs/>
        </w:rPr>
        <w:t xml:space="preserve">Mejores </w:t>
      </w:r>
      <w:proofErr w:type="gramStart"/>
      <w:r w:rsidRPr="00960DA5">
        <w:rPr>
          <w:i/>
          <w:iCs/>
        </w:rPr>
        <w:t>apps</w:t>
      </w:r>
      <w:proofErr w:type="gramEnd"/>
      <w:r w:rsidRPr="00960DA5">
        <w:rPr>
          <w:i/>
          <w:iCs/>
        </w:rPr>
        <w:t xml:space="preserve">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134" w:name="_Ref213707594"/>
      <w:bookmarkEnd w:id="133"/>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35"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34"/>
    </w:p>
    <w:p w14:paraId="06D86334" w14:textId="477044FD" w:rsidR="00D264DF" w:rsidRPr="00D264DF" w:rsidRDefault="00D264DF" w:rsidP="00D264DF">
      <w:pPr>
        <w:pStyle w:val="Prrafodelista"/>
        <w:numPr>
          <w:ilvl w:val="0"/>
          <w:numId w:val="2"/>
        </w:numPr>
      </w:pPr>
      <w:bookmarkStart w:id="136"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2" w:tgtFrame="_new" w:history="1">
        <w:r w:rsidRPr="00D264DF">
          <w:t>https://www.imdb.com/</w:t>
        </w:r>
      </w:hyperlink>
      <w:bookmarkEnd w:id="136"/>
    </w:p>
    <w:p w14:paraId="36626422" w14:textId="7D57B460" w:rsidR="00D264DF" w:rsidRPr="00DA25F1" w:rsidRDefault="00D264DF" w:rsidP="00D264DF">
      <w:pPr>
        <w:pStyle w:val="Prrafodelista"/>
        <w:numPr>
          <w:ilvl w:val="0"/>
          <w:numId w:val="2"/>
        </w:numPr>
        <w:rPr>
          <w:lang w:val="en-US"/>
        </w:rPr>
      </w:pPr>
      <w:bookmarkStart w:id="137" w:name="_Ref213707620"/>
      <w:proofErr w:type="spellStart"/>
      <w:r w:rsidRPr="00DA25F1">
        <w:rPr>
          <w:lang w:val="en-US"/>
        </w:rPr>
        <w:t>Serializd</w:t>
      </w:r>
      <w:proofErr w:type="spellEnd"/>
      <w:r w:rsidRPr="00DA25F1">
        <w:rPr>
          <w:lang w:val="en-US"/>
        </w:rPr>
        <w:t xml:space="preserve">. (2024). </w:t>
      </w:r>
      <w:proofErr w:type="spellStart"/>
      <w:r w:rsidRPr="00DA25F1">
        <w:rPr>
          <w:i/>
          <w:iCs/>
          <w:lang w:val="en-US"/>
        </w:rPr>
        <w:t>Serializd</w:t>
      </w:r>
      <w:proofErr w:type="spellEnd"/>
      <w:r w:rsidRPr="00DA25F1">
        <w:rPr>
          <w:i/>
          <w:iCs/>
          <w:lang w:val="en-US"/>
        </w:rPr>
        <w:t xml:space="preserve"> - The social platform for TV</w:t>
      </w:r>
      <w:r w:rsidRPr="00DA25F1">
        <w:rPr>
          <w:lang w:val="en-US"/>
        </w:rPr>
        <w:t>. [Online]. Available: https://serializd.com/</w:t>
      </w:r>
      <w:bookmarkEnd w:id="137"/>
    </w:p>
    <w:p w14:paraId="77A84690" w14:textId="0DF90BD6" w:rsidR="00D264DF" w:rsidRPr="00DA25F1" w:rsidRDefault="00D264DF" w:rsidP="00D264DF">
      <w:pPr>
        <w:pStyle w:val="Prrafodelista"/>
        <w:numPr>
          <w:ilvl w:val="0"/>
          <w:numId w:val="2"/>
        </w:numPr>
        <w:rPr>
          <w:lang w:val="en-US"/>
        </w:rPr>
      </w:pPr>
      <w:bookmarkStart w:id="138"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139"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38"/>
    </w:p>
    <w:p w14:paraId="0DA7F6D4" w14:textId="7F9C2836" w:rsidR="00D264DF" w:rsidRPr="00DA25F1" w:rsidRDefault="00D264DF" w:rsidP="00D264DF">
      <w:pPr>
        <w:pStyle w:val="Prrafodelista"/>
        <w:numPr>
          <w:ilvl w:val="0"/>
          <w:numId w:val="2"/>
        </w:numPr>
        <w:rPr>
          <w:lang w:val="en-US"/>
        </w:rPr>
      </w:pPr>
      <w:bookmarkStart w:id="140"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141"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140"/>
    </w:p>
    <w:p w14:paraId="7FB4E7DF" w14:textId="28C152F9" w:rsidR="00D264DF" w:rsidRPr="00D264DF" w:rsidRDefault="00D264DF" w:rsidP="00D264DF">
      <w:pPr>
        <w:pStyle w:val="Prrafodelista"/>
        <w:numPr>
          <w:ilvl w:val="0"/>
          <w:numId w:val="2"/>
        </w:numPr>
      </w:pPr>
      <w:bookmarkStart w:id="142"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3" w:tgtFrame="_new" w:history="1">
        <w:r w:rsidRPr="00D264DF">
          <w:t>https://www.postgresql.org/</w:t>
        </w:r>
      </w:hyperlink>
      <w:bookmarkEnd w:id="142"/>
    </w:p>
    <w:p w14:paraId="5A305371" w14:textId="6242D09E" w:rsidR="00D264DF" w:rsidRPr="00293AE6" w:rsidRDefault="00D264DF" w:rsidP="00D264DF">
      <w:pPr>
        <w:pStyle w:val="Prrafodelista"/>
        <w:numPr>
          <w:ilvl w:val="0"/>
          <w:numId w:val="2"/>
        </w:numPr>
        <w:rPr>
          <w:lang w:val="en-US"/>
        </w:rPr>
      </w:pPr>
      <w:r>
        <w:t xml:space="preserve"> </w:t>
      </w:r>
      <w:bookmarkStart w:id="143" w:name="_Ref213707666"/>
      <w:r w:rsidR="00864D00" w:rsidRPr="00864D00">
        <w:rPr>
          <w:i/>
          <w:iCs/>
        </w:rPr>
        <w:t xml:space="preserve">Amazon Web </w:t>
      </w:r>
      <w:proofErr w:type="spellStart"/>
      <w:r w:rsidR="00864D00" w:rsidRPr="00864D00">
        <w:rPr>
          <w:i/>
          <w:iCs/>
        </w:rPr>
        <w:t>Services</w:t>
      </w:r>
      <w:proofErr w:type="spellEnd"/>
      <w:r w:rsidR="00864D00">
        <w:t>.</w:t>
      </w:r>
      <w:r w:rsidR="003D4F96">
        <w:t xml:space="preserve"> (2024). </w:t>
      </w:r>
      <w:r w:rsidR="003D4F96" w:rsidRPr="00864D00">
        <w:t xml:space="preserve">¿Qué es una API de </w:t>
      </w:r>
      <w:proofErr w:type="spellStart"/>
      <w:proofErr w:type="gramStart"/>
      <w:r w:rsidR="003D4F96" w:rsidRPr="00864D00">
        <w:t>RESTful</w:t>
      </w:r>
      <w:proofErr w:type="spellEnd"/>
      <w:r w:rsidR="003D4F96" w:rsidRPr="00864D00">
        <w:t>?</w:t>
      </w:r>
      <w:r w:rsidR="003D4F96">
        <w:t>.</w:t>
      </w:r>
      <w:proofErr w:type="gramEnd"/>
      <w:r w:rsidRPr="00D264DF">
        <w:t xml:space="preserve"> </w:t>
      </w:r>
      <w:r w:rsidRPr="00DA25F1">
        <w:rPr>
          <w:lang w:val="en-US"/>
        </w:rPr>
        <w:t xml:space="preserve">[Online]. </w:t>
      </w:r>
      <w:r w:rsidRPr="00293AE6">
        <w:rPr>
          <w:lang w:val="en-US"/>
        </w:rPr>
        <w:t xml:space="preserve">Available: </w:t>
      </w:r>
      <w:r w:rsidR="001048E9" w:rsidRPr="00293AE6">
        <w:rPr>
          <w:lang w:val="en-US"/>
        </w:rPr>
        <w:t>https://aws.amazon.com/es/what-is/restful-api/</w:t>
      </w:r>
      <w:bookmarkEnd w:id="143"/>
    </w:p>
    <w:p w14:paraId="0AFDF297" w14:textId="4CC6BD04" w:rsidR="00D264DF" w:rsidRPr="00D264DF" w:rsidRDefault="00D264DF" w:rsidP="00D264DF">
      <w:pPr>
        <w:pStyle w:val="Prrafodelista"/>
        <w:numPr>
          <w:ilvl w:val="0"/>
          <w:numId w:val="2"/>
        </w:numPr>
      </w:pPr>
      <w:r w:rsidRPr="00293AE6">
        <w:rPr>
          <w:lang w:val="en-US"/>
        </w:rPr>
        <w:t xml:space="preserve"> </w:t>
      </w:r>
      <w:bookmarkStart w:id="144"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4" w:tgtFrame="_new" w:history="1">
        <w:r w:rsidRPr="00D264DF">
          <w:t>https://react.dev/</w:t>
        </w:r>
      </w:hyperlink>
      <w:bookmarkEnd w:id="144"/>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145"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146"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145"/>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147"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148"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147"/>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149" w:name="_Ref213707706"/>
      <w:proofErr w:type="spellStart"/>
      <w:r w:rsidRPr="00DA25F1">
        <w:rPr>
          <w:lang w:val="en-US"/>
        </w:rPr>
        <w:t>Mantine</w:t>
      </w:r>
      <w:proofErr w:type="spellEnd"/>
      <w:r w:rsidRPr="00DA25F1">
        <w:rPr>
          <w:lang w:val="en-US"/>
        </w:rPr>
        <w:t xml:space="preserve">. (2024). </w:t>
      </w:r>
      <w:proofErr w:type="spellStart"/>
      <w:r w:rsidRPr="00DA25F1">
        <w:rPr>
          <w:i/>
          <w:iCs/>
          <w:lang w:val="en-US"/>
        </w:rPr>
        <w:t>Mantine</w:t>
      </w:r>
      <w:proofErr w:type="spellEnd"/>
      <w:r w:rsidRPr="00DA25F1">
        <w:rPr>
          <w:i/>
          <w:iCs/>
          <w:lang w:val="en-US"/>
        </w:rPr>
        <w:t xml:space="preserve"> React Components Library</w:t>
      </w:r>
      <w:r w:rsidRPr="00DA25F1">
        <w:rPr>
          <w:lang w:val="en-US"/>
        </w:rPr>
        <w:t xml:space="preserve">. [Online]. Available: </w:t>
      </w:r>
      <w:r>
        <w:fldChar w:fldCharType="begin"/>
      </w:r>
      <w:r w:rsidRPr="001F3895">
        <w:rPr>
          <w:lang w:val="en-US"/>
          <w:rPrChange w:id="150" w:author="FRANCISCO GARCIA SANCHEZ" w:date="2026-02-09T10:16:00Z" w16du:dateUtc="2026-02-09T09:16:00Z">
            <w:rPr/>
          </w:rPrChange>
        </w:rPr>
        <w:instrText>HYPERLINK "https://mantine.dev/" \t "_new"</w:instrText>
      </w:r>
      <w:r>
        <w:fldChar w:fldCharType="separate"/>
      </w:r>
      <w:r w:rsidRPr="00DA25F1">
        <w:rPr>
          <w:lang w:val="en-US"/>
        </w:rPr>
        <w:t>https://mantine.dev/</w:t>
      </w:r>
      <w:r>
        <w:fldChar w:fldCharType="end"/>
      </w:r>
      <w:bookmarkEnd w:id="149"/>
    </w:p>
    <w:p w14:paraId="02482D20" w14:textId="71DC4634" w:rsidR="00D264DF" w:rsidRPr="00DA25F1" w:rsidRDefault="00D264DF" w:rsidP="00D264DF">
      <w:pPr>
        <w:pStyle w:val="Prrafodelista"/>
        <w:numPr>
          <w:ilvl w:val="0"/>
          <w:numId w:val="2"/>
        </w:numPr>
        <w:rPr>
          <w:lang w:val="en-US"/>
        </w:rPr>
      </w:pPr>
      <w:r w:rsidRPr="00DA25F1">
        <w:rPr>
          <w:lang w:val="en-US"/>
        </w:rPr>
        <w:t xml:space="preserve"> </w:t>
      </w:r>
      <w:bookmarkStart w:id="151"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152"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151"/>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153"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154"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153"/>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155"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156"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155"/>
    </w:p>
    <w:p w14:paraId="22009F59" w14:textId="1354F67F" w:rsidR="00D264DF" w:rsidRPr="00DA25F1" w:rsidRDefault="00D264DF" w:rsidP="00D264DF">
      <w:pPr>
        <w:pStyle w:val="Prrafodelista"/>
        <w:numPr>
          <w:ilvl w:val="0"/>
          <w:numId w:val="2"/>
        </w:numPr>
        <w:rPr>
          <w:lang w:val="en-US"/>
        </w:rPr>
      </w:pPr>
      <w:r w:rsidRPr="00DA25F1">
        <w:rPr>
          <w:lang w:val="en-US"/>
        </w:rPr>
        <w:t xml:space="preserve"> </w:t>
      </w:r>
      <w:bookmarkStart w:id="157"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158"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157"/>
    </w:p>
    <w:p w14:paraId="0CEDCBD6" w14:textId="01B4E229"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159"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160"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159"/>
    </w:p>
    <w:p w14:paraId="538FB363" w14:textId="77777777" w:rsidR="00D264DF" w:rsidRPr="00D264DF" w:rsidRDefault="00D264DF" w:rsidP="00D264DF">
      <w:pPr>
        <w:rPr>
          <w:lang w:val="en-US"/>
        </w:rPr>
      </w:pPr>
    </w:p>
    <w:p w14:paraId="091AFC0C" w14:textId="02875098" w:rsidR="003D4D41" w:rsidRPr="003D4D41" w:rsidRDefault="008A1CE4" w:rsidP="001A7951">
      <w:pPr>
        <w:pStyle w:val="Comentario"/>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sectPr w:rsidR="003D4D41" w:rsidRPr="003D4D41" w:rsidSect="00FA2DC4">
      <w:footerReference w:type="default" r:id="rId35"/>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8"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31"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33" w:author="FRANCISCO GARCIA SANCHEZ" w:date="2026-02-09T10:28:00Z" w:initials="FG">
    <w:p w14:paraId="1E5489D5" w14:textId="77777777" w:rsidR="00B72AB1" w:rsidRDefault="000615CA" w:rsidP="00B72AB1">
      <w:pPr>
        <w:pStyle w:val="Textocomentario"/>
        <w:jc w:val="left"/>
      </w:pPr>
      <w:r>
        <w:rPr>
          <w:rStyle w:val="Refdecomentario"/>
        </w:rPr>
        <w:annotationRef/>
      </w:r>
      <w:r w:rsidR="00B72AB1">
        <w:t>Añade más sobre: IA generativa (para codificación o documentación), herramientas para elaborar modelos gráficos (casos de uso, modelos conceptuales, mockups, etc.), y cualquier cosa adicional que sea relevante..</w:t>
      </w:r>
    </w:p>
  </w:comment>
  <w:comment w:id="43" w:author="FRANCISCO GARCIA SANCHEZ" w:date="2026-02-09T10:35:00Z" w:initials="FG">
    <w:p w14:paraId="683F2FC5" w14:textId="77777777" w:rsidR="007D6217" w:rsidRDefault="007D6217" w:rsidP="007D6217">
      <w:pPr>
        <w:pStyle w:val="Textocomentario"/>
        <w:jc w:val="left"/>
      </w:pPr>
      <w:r>
        <w:rPr>
          <w:rStyle w:val="Refdecomentario"/>
        </w:rPr>
        <w:annotationRef/>
      </w:r>
      <w:r>
        <w:t>Veo recomendable extender la descripción de los CdU utilizando alguna plantilla a tal efecto. El resultado de este ejercicio puede quedar en un anexo al final de la memoria.</w:t>
      </w:r>
    </w:p>
  </w:comment>
  <w:comment w:id="47" w:author="FRANCISCO GARCIA SANCHEZ" w:date="2026-02-09T10:34:00Z" w:initials="FG">
    <w:p w14:paraId="1DDCB32F" w14:textId="36FE6A92" w:rsidR="000B75B9" w:rsidRDefault="000B75B9" w:rsidP="000B75B9">
      <w:pPr>
        <w:pStyle w:val="Textocomentario"/>
        <w:jc w:val="left"/>
      </w:pPr>
      <w:r>
        <w:rPr>
          <w:rStyle w:val="Refdecomentario"/>
        </w:rPr>
        <w:annotationRef/>
      </w:r>
      <w:r>
        <w:t>Trata de mejorar la representación del alcance con casos de uso. Te paso lo que dice ChatGPT sobre esta primera propuesta:</w:t>
      </w:r>
      <w:r>
        <w:br/>
      </w:r>
      <w:r>
        <w:br/>
        <w:t xml:space="preserve">Para modelar esa funcionalidad en </w:t>
      </w:r>
      <w:r>
        <w:rPr>
          <w:b/>
          <w:bCs/>
        </w:rPr>
        <w:t>casos de uso UML</w:t>
      </w:r>
      <w:r>
        <w:t xml:space="preserve">, lo correcto es </w:t>
      </w:r>
      <w:r>
        <w:rPr>
          <w:b/>
          <w:bCs/>
        </w:rPr>
        <w:t>separarla en varios casos de uso</w:t>
      </w:r>
      <w:r>
        <w:t>. Un único caso de uso no es adecuado.</w:t>
      </w:r>
    </w:p>
    <w:p w14:paraId="36D2D0F1" w14:textId="77777777" w:rsidR="000B75B9" w:rsidRDefault="000B75B9" w:rsidP="000B75B9">
      <w:pPr>
        <w:pStyle w:val="Textocomentario"/>
        <w:jc w:val="left"/>
      </w:pPr>
      <w:r>
        <w:rPr>
          <w:b/>
          <w:bCs/>
        </w:rPr>
        <w:t>Casos de uso implicados</w:t>
      </w:r>
    </w:p>
    <w:p w14:paraId="50A6703C" w14:textId="77777777" w:rsidR="000B75B9" w:rsidRDefault="000B75B9" w:rsidP="000B75B9">
      <w:pPr>
        <w:pStyle w:val="Textocomentario"/>
        <w:numPr>
          <w:ilvl w:val="0"/>
          <w:numId w:val="26"/>
        </w:numPr>
        <w:jc w:val="left"/>
      </w:pPr>
      <w:r>
        <w:rPr>
          <w:b/>
          <w:bCs/>
        </w:rPr>
        <w:t>Consultar catálogo de películas</w:t>
      </w:r>
    </w:p>
    <w:p w14:paraId="1C2CA0F7" w14:textId="77777777" w:rsidR="000B75B9" w:rsidRDefault="000B75B9" w:rsidP="000B75B9">
      <w:pPr>
        <w:pStyle w:val="Textocomentario"/>
        <w:numPr>
          <w:ilvl w:val="0"/>
          <w:numId w:val="27"/>
        </w:numPr>
        <w:jc w:val="left"/>
      </w:pPr>
    </w:p>
    <w:p w14:paraId="7727DE2C" w14:textId="77777777" w:rsidR="000B75B9" w:rsidRDefault="000B75B9" w:rsidP="000B75B9">
      <w:pPr>
        <w:pStyle w:val="Textocomentario"/>
        <w:numPr>
          <w:ilvl w:val="1"/>
          <w:numId w:val="27"/>
        </w:numPr>
        <w:ind w:left="1080"/>
        <w:jc w:val="left"/>
      </w:pPr>
      <w:r>
        <w:rPr>
          <w:b/>
          <w:bCs/>
        </w:rPr>
        <w:t>Actor</w:t>
      </w:r>
      <w:r>
        <w:t>: Usuario (anónimo o registrado, según el sistema)</w:t>
      </w:r>
    </w:p>
    <w:p w14:paraId="4F8331E6" w14:textId="77777777" w:rsidR="000B75B9" w:rsidRDefault="000B75B9" w:rsidP="000B75B9">
      <w:pPr>
        <w:pStyle w:val="Textocomentario"/>
        <w:numPr>
          <w:ilvl w:val="1"/>
          <w:numId w:val="27"/>
        </w:numPr>
        <w:ind w:left="1080"/>
        <w:jc w:val="left"/>
      </w:pPr>
      <w:r>
        <w:rPr>
          <w:b/>
          <w:bCs/>
        </w:rPr>
        <w:t>Objetivo</w:t>
      </w:r>
      <w:r>
        <w:t>: Visualizar el listado completo (o paginado/filtrado) de películas disponibles.</w:t>
      </w:r>
    </w:p>
    <w:p w14:paraId="771E1E64" w14:textId="77777777" w:rsidR="000B75B9" w:rsidRDefault="000B75B9" w:rsidP="000B75B9">
      <w:pPr>
        <w:pStyle w:val="Textocomentario"/>
        <w:numPr>
          <w:ilvl w:val="1"/>
          <w:numId w:val="27"/>
        </w:numPr>
        <w:ind w:left="1080"/>
        <w:jc w:val="left"/>
      </w:pPr>
      <w:r>
        <w:rPr>
          <w:b/>
          <w:bCs/>
        </w:rPr>
        <w:t>Resultado</w:t>
      </w:r>
      <w:r>
        <w:t>: El sistema muestra el catálogo.</w:t>
      </w:r>
    </w:p>
    <w:p w14:paraId="5980DA5D" w14:textId="77777777" w:rsidR="000B75B9" w:rsidRDefault="000B75B9" w:rsidP="000B75B9">
      <w:pPr>
        <w:pStyle w:val="Textocomentario"/>
        <w:numPr>
          <w:ilvl w:val="0"/>
          <w:numId w:val="28"/>
        </w:numPr>
        <w:jc w:val="left"/>
      </w:pPr>
      <w:r>
        <w:rPr>
          <w:b/>
          <w:bCs/>
        </w:rPr>
        <w:t>Consultar ficha de película</w:t>
      </w:r>
    </w:p>
    <w:p w14:paraId="3F45FB53" w14:textId="77777777" w:rsidR="000B75B9" w:rsidRDefault="000B75B9" w:rsidP="000B75B9">
      <w:pPr>
        <w:pStyle w:val="Textocomentario"/>
        <w:numPr>
          <w:ilvl w:val="0"/>
          <w:numId w:val="29"/>
        </w:numPr>
        <w:jc w:val="left"/>
      </w:pPr>
    </w:p>
    <w:p w14:paraId="7AC77B50" w14:textId="77777777" w:rsidR="000B75B9" w:rsidRDefault="000B75B9" w:rsidP="000B75B9">
      <w:pPr>
        <w:pStyle w:val="Textocomentario"/>
        <w:numPr>
          <w:ilvl w:val="1"/>
          <w:numId w:val="29"/>
        </w:numPr>
        <w:ind w:left="1080"/>
        <w:jc w:val="left"/>
      </w:pPr>
      <w:r>
        <w:rPr>
          <w:b/>
          <w:bCs/>
        </w:rPr>
        <w:t>Actor</w:t>
      </w:r>
      <w:r>
        <w:t>: Usuario</w:t>
      </w:r>
    </w:p>
    <w:p w14:paraId="51D295EF" w14:textId="77777777" w:rsidR="000B75B9" w:rsidRDefault="000B75B9" w:rsidP="000B75B9">
      <w:pPr>
        <w:pStyle w:val="Textocomentario"/>
        <w:numPr>
          <w:ilvl w:val="1"/>
          <w:numId w:val="29"/>
        </w:numPr>
        <w:ind w:left="1080"/>
        <w:jc w:val="left"/>
      </w:pPr>
      <w:r>
        <w:rPr>
          <w:b/>
          <w:bCs/>
        </w:rPr>
        <w:t>Objetivo</w:t>
      </w:r>
      <w:r>
        <w:t>: Ver el detalle de una película concreta (sinopsis, reparto, duración, etc.).</w:t>
      </w:r>
    </w:p>
    <w:p w14:paraId="16CEE4FE" w14:textId="77777777" w:rsidR="000B75B9" w:rsidRDefault="000B75B9" w:rsidP="000B75B9">
      <w:pPr>
        <w:pStyle w:val="Textocomentario"/>
        <w:numPr>
          <w:ilvl w:val="1"/>
          <w:numId w:val="29"/>
        </w:numPr>
        <w:ind w:left="1080"/>
        <w:jc w:val="left"/>
      </w:pPr>
      <w:r>
        <w:rPr>
          <w:b/>
          <w:bCs/>
        </w:rPr>
        <w:t>Resultado</w:t>
      </w:r>
      <w:r>
        <w:t>: El sistema muestra la ficha detallada.</w:t>
      </w:r>
    </w:p>
    <w:p w14:paraId="1A339EB8" w14:textId="77777777" w:rsidR="000B75B9" w:rsidRDefault="000B75B9" w:rsidP="000B75B9">
      <w:pPr>
        <w:pStyle w:val="Textocomentario"/>
        <w:jc w:val="left"/>
      </w:pPr>
      <w:r>
        <w:rPr>
          <w:b/>
          <w:bCs/>
        </w:rPr>
        <w:t>Relación entre ellos</w:t>
      </w:r>
    </w:p>
    <w:p w14:paraId="495CC665" w14:textId="77777777" w:rsidR="000B75B9" w:rsidRDefault="000B75B9" w:rsidP="000B75B9">
      <w:pPr>
        <w:pStyle w:val="Textocomentario"/>
        <w:numPr>
          <w:ilvl w:val="0"/>
          <w:numId w:val="30"/>
        </w:numPr>
        <w:ind w:left="360"/>
        <w:jc w:val="left"/>
      </w:pPr>
      <w:r>
        <w:rPr>
          <w:i/>
          <w:iCs/>
        </w:rPr>
        <w:t>Consultar ficha de película</w:t>
      </w:r>
      <w:r>
        <w:t xml:space="preserve"> </w:t>
      </w:r>
      <w:r>
        <w:rPr>
          <w:b/>
          <w:bCs/>
        </w:rPr>
        <w:t>extiende</w:t>
      </w:r>
      <w:r>
        <w:t xml:space="preserve"> a </w:t>
      </w:r>
      <w:r>
        <w:rPr>
          <w:i/>
          <w:iCs/>
        </w:rPr>
        <w:t>Consultar catálogo de películas</w:t>
      </w:r>
      <w:r>
        <w:t xml:space="preserve"> (</w:t>
      </w:r>
      <w:r>
        <w:rPr>
          <w:b/>
          <w:bCs/>
        </w:rPr>
        <w:t>«extend»</w:t>
      </w:r>
      <w:r>
        <w:t>), porque:</w:t>
      </w:r>
    </w:p>
    <w:p w14:paraId="0733EA76" w14:textId="77777777" w:rsidR="000B75B9" w:rsidRDefault="000B75B9" w:rsidP="000B75B9">
      <w:pPr>
        <w:pStyle w:val="Textocomentario"/>
        <w:numPr>
          <w:ilvl w:val="0"/>
          <w:numId w:val="30"/>
        </w:numPr>
        <w:jc w:val="left"/>
      </w:pPr>
    </w:p>
    <w:p w14:paraId="6DB65534" w14:textId="77777777" w:rsidR="000B75B9" w:rsidRDefault="000B75B9" w:rsidP="000B75B9">
      <w:pPr>
        <w:pStyle w:val="Textocomentario"/>
        <w:numPr>
          <w:ilvl w:val="1"/>
          <w:numId w:val="30"/>
        </w:numPr>
        <w:ind w:left="720"/>
        <w:jc w:val="left"/>
      </w:pPr>
      <w:r>
        <w:t xml:space="preserve">Es un comportamiento </w:t>
      </w:r>
      <w:r>
        <w:rPr>
          <w:b/>
          <w:bCs/>
        </w:rPr>
        <w:t>opcional</w:t>
      </w:r>
      <w:r>
        <w:t>.</w:t>
      </w:r>
    </w:p>
    <w:p w14:paraId="06EFAFC5" w14:textId="77777777" w:rsidR="000B75B9" w:rsidRDefault="000B75B9" w:rsidP="000B75B9">
      <w:pPr>
        <w:pStyle w:val="Textocomentario"/>
        <w:numPr>
          <w:ilvl w:val="1"/>
          <w:numId w:val="30"/>
        </w:numPr>
        <w:ind w:left="720"/>
        <w:jc w:val="left"/>
      </w:pPr>
      <w:r>
        <w:t xml:space="preserve">Se ejecuta </w:t>
      </w:r>
      <w:r>
        <w:rPr>
          <w:b/>
          <w:bCs/>
        </w:rPr>
        <w:t>a partir de una selección</w:t>
      </w:r>
      <w:r>
        <w:t xml:space="preserve"> realizada en el catálogo.</w:t>
      </w:r>
    </w:p>
    <w:p w14:paraId="3436C00E" w14:textId="77777777" w:rsidR="000B75B9" w:rsidRDefault="000B75B9" w:rsidP="000B75B9">
      <w:pPr>
        <w:pStyle w:val="Textocomentario"/>
        <w:numPr>
          <w:ilvl w:val="1"/>
          <w:numId w:val="30"/>
        </w:numPr>
        <w:jc w:val="left"/>
      </w:pPr>
      <w:r>
        <w:t>El catálogo tiene sentido por sí mismo sin necesidad de entrar al detalle.</w:t>
      </w:r>
    </w:p>
    <w:p w14:paraId="3372A85C" w14:textId="77777777" w:rsidR="000B75B9" w:rsidRDefault="000B75B9" w:rsidP="000B75B9">
      <w:pPr>
        <w:pStyle w:val="Textocomentario"/>
        <w:jc w:val="left"/>
      </w:pPr>
      <w:r>
        <w:t xml:space="preserve">Alternativamente, si el acceso a la ficha pudiera producirse desde otros puntos (buscador, recomendaciones, enlaces externos), entonces </w:t>
      </w:r>
      <w:r>
        <w:rPr>
          <w:b/>
          <w:bCs/>
        </w:rPr>
        <w:t>no conviene usar «extend»</w:t>
      </w:r>
      <w:r>
        <w:t xml:space="preserve"> y ambos casos de uso deben modelarse </w:t>
      </w:r>
      <w:r>
        <w:rPr>
          <w:b/>
          <w:bCs/>
        </w:rPr>
        <w:t>independientes</w:t>
      </w:r>
      <w:r>
        <w:t>.</w:t>
      </w:r>
    </w:p>
    <w:p w14:paraId="50B1B201" w14:textId="77777777" w:rsidR="000B75B9" w:rsidRDefault="000B75B9" w:rsidP="000B75B9">
      <w:pPr>
        <w:pStyle w:val="Textocomentario"/>
        <w:jc w:val="left"/>
      </w:pPr>
      <w:r>
        <w:rPr>
          <w:b/>
          <w:bCs/>
        </w:rPr>
        <w:t>¿Por qué no un único caso de uso?</w:t>
      </w:r>
    </w:p>
    <w:p w14:paraId="4C06AF5F" w14:textId="77777777" w:rsidR="000B75B9" w:rsidRDefault="000B75B9" w:rsidP="000B75B9">
      <w:pPr>
        <w:pStyle w:val="Textocomentario"/>
        <w:jc w:val="left"/>
      </w:pPr>
      <w:r>
        <w:t>Porque un caso de uso debe representar:</w:t>
      </w:r>
    </w:p>
    <w:p w14:paraId="3782B5A4" w14:textId="77777777" w:rsidR="000B75B9" w:rsidRDefault="000B75B9" w:rsidP="000B75B9">
      <w:pPr>
        <w:pStyle w:val="Textocomentario"/>
        <w:numPr>
          <w:ilvl w:val="0"/>
          <w:numId w:val="31"/>
        </w:numPr>
        <w:ind w:left="360"/>
        <w:jc w:val="left"/>
      </w:pPr>
      <w:r>
        <w:t xml:space="preserve">Un </w:t>
      </w:r>
      <w:r>
        <w:rPr>
          <w:b/>
          <w:bCs/>
        </w:rPr>
        <w:t>objetivo claro del actor</w:t>
      </w:r>
      <w:r>
        <w:t>.</w:t>
      </w:r>
    </w:p>
    <w:p w14:paraId="2C7F1E29" w14:textId="77777777" w:rsidR="000B75B9" w:rsidRDefault="000B75B9" w:rsidP="000B75B9">
      <w:pPr>
        <w:pStyle w:val="Textocomentario"/>
        <w:numPr>
          <w:ilvl w:val="0"/>
          <w:numId w:val="31"/>
        </w:numPr>
        <w:ind w:left="360"/>
        <w:jc w:val="left"/>
      </w:pPr>
      <w:r>
        <w:t xml:space="preserve">Un </w:t>
      </w:r>
      <w:r>
        <w:rPr>
          <w:b/>
          <w:bCs/>
        </w:rPr>
        <w:t>resultado observable</w:t>
      </w:r>
      <w:r>
        <w:t xml:space="preserve"> y completo.</w:t>
      </w:r>
    </w:p>
    <w:p w14:paraId="23B4CC9C" w14:textId="77777777" w:rsidR="000B75B9" w:rsidRDefault="000B75B9" w:rsidP="000B75B9">
      <w:pPr>
        <w:pStyle w:val="Textocomentario"/>
        <w:jc w:val="left"/>
      </w:pPr>
      <w:r>
        <w:t>“Consultar catálogo” y “Consultar ficha”:</w:t>
      </w:r>
    </w:p>
    <w:p w14:paraId="6A1A3B9C" w14:textId="77777777" w:rsidR="000B75B9" w:rsidRDefault="000B75B9" w:rsidP="000B75B9">
      <w:pPr>
        <w:pStyle w:val="Textocomentario"/>
        <w:numPr>
          <w:ilvl w:val="0"/>
          <w:numId w:val="32"/>
        </w:numPr>
        <w:ind w:left="360"/>
        <w:jc w:val="left"/>
      </w:pPr>
      <w:r>
        <w:t xml:space="preserve">Tienen </w:t>
      </w:r>
      <w:r>
        <w:rPr>
          <w:b/>
          <w:bCs/>
        </w:rPr>
        <w:t>objetivos distintos</w:t>
      </w:r>
      <w:r>
        <w:t>.</w:t>
      </w:r>
    </w:p>
    <w:p w14:paraId="0B6DBFB1" w14:textId="77777777" w:rsidR="000B75B9" w:rsidRDefault="000B75B9" w:rsidP="000B75B9">
      <w:pPr>
        <w:pStyle w:val="Textocomentario"/>
        <w:numPr>
          <w:ilvl w:val="0"/>
          <w:numId w:val="32"/>
        </w:numPr>
        <w:ind w:left="360"/>
        <w:jc w:val="left"/>
      </w:pPr>
      <w:r>
        <w:t xml:space="preserve">Pueden ejecutarse </w:t>
      </w:r>
      <w:r>
        <w:rPr>
          <w:b/>
          <w:bCs/>
        </w:rPr>
        <w:t>de forma independiente</w:t>
      </w:r>
      <w:r>
        <w:t>.</w:t>
      </w:r>
    </w:p>
    <w:p w14:paraId="0C5FB1FC" w14:textId="77777777" w:rsidR="000B75B9" w:rsidRDefault="000B75B9" w:rsidP="000B75B9">
      <w:pPr>
        <w:pStyle w:val="Textocomentario"/>
        <w:numPr>
          <w:ilvl w:val="0"/>
          <w:numId w:val="32"/>
        </w:numPr>
        <w:jc w:val="left"/>
      </w:pPr>
      <w:r>
        <w:t>Pueden evolucionar de forma separada (permisos, datos, reglas).</w:t>
      </w:r>
    </w:p>
    <w:p w14:paraId="4E3BCB5D" w14:textId="77777777" w:rsidR="000B75B9" w:rsidRDefault="000B75B9" w:rsidP="000B75B9">
      <w:pPr>
        <w:pStyle w:val="Textocomentario"/>
        <w:jc w:val="left"/>
      </w:pPr>
      <w:r>
        <w:t xml:space="preserve">Unificarlos violaría el principio de </w:t>
      </w:r>
      <w:r>
        <w:rPr>
          <w:b/>
          <w:bCs/>
        </w:rPr>
        <w:t>responsabilidad única</w:t>
      </w:r>
      <w:r>
        <w:t xml:space="preserve"> y reduciría la claridad del modelo.</w:t>
      </w:r>
    </w:p>
    <w:p w14:paraId="66F59F2D" w14:textId="77777777" w:rsidR="000B75B9" w:rsidRDefault="000B75B9" w:rsidP="000B75B9">
      <w:pPr>
        <w:pStyle w:val="Textocomentario"/>
        <w:jc w:val="left"/>
      </w:pPr>
      <w:r>
        <w:rPr>
          <w:b/>
          <w:bCs/>
        </w:rPr>
        <w:t>Conclusión</w:t>
      </w:r>
    </w:p>
    <w:p w14:paraId="77E86CDE" w14:textId="77777777" w:rsidR="000B75B9" w:rsidRDefault="000B75B9" w:rsidP="000B75B9">
      <w:pPr>
        <w:pStyle w:val="Textocomentario"/>
        <w:numPr>
          <w:ilvl w:val="0"/>
          <w:numId w:val="33"/>
        </w:numPr>
        <w:ind w:left="360"/>
        <w:jc w:val="left"/>
      </w:pPr>
      <w:r>
        <w:rPr>
          <w:b/>
          <w:bCs/>
        </w:rPr>
        <w:t>No</w:t>
      </w:r>
      <w:r>
        <w:t xml:space="preserve"> es correcto usar un único caso de uso.</w:t>
      </w:r>
    </w:p>
    <w:p w14:paraId="2AA57397" w14:textId="77777777" w:rsidR="000B75B9" w:rsidRDefault="000B75B9" w:rsidP="000B75B9">
      <w:pPr>
        <w:pStyle w:val="Textocomentario"/>
        <w:numPr>
          <w:ilvl w:val="0"/>
          <w:numId w:val="33"/>
        </w:numPr>
        <w:ind w:left="360"/>
        <w:jc w:val="left"/>
      </w:pPr>
      <w:r>
        <w:rPr>
          <w:b/>
          <w:bCs/>
        </w:rPr>
        <w:t>Mínimo dos casos de uso</w:t>
      </w:r>
      <w:r>
        <w:t>:</w:t>
      </w:r>
    </w:p>
    <w:p w14:paraId="285033E9" w14:textId="77777777" w:rsidR="000B75B9" w:rsidRDefault="000B75B9" w:rsidP="000B75B9">
      <w:pPr>
        <w:pStyle w:val="Textocomentario"/>
        <w:numPr>
          <w:ilvl w:val="0"/>
          <w:numId w:val="33"/>
        </w:numPr>
        <w:jc w:val="left"/>
      </w:pPr>
    </w:p>
    <w:p w14:paraId="27E43322" w14:textId="77777777" w:rsidR="000B75B9" w:rsidRDefault="000B75B9" w:rsidP="000B75B9">
      <w:pPr>
        <w:pStyle w:val="Textocomentario"/>
        <w:numPr>
          <w:ilvl w:val="1"/>
          <w:numId w:val="33"/>
        </w:numPr>
        <w:jc w:val="left"/>
      </w:pPr>
      <w:r>
        <w:rPr>
          <w:i/>
          <w:iCs/>
        </w:rPr>
        <w:t>Consultar catálogo de películas</w:t>
      </w:r>
    </w:p>
    <w:p w14:paraId="788A6FBF" w14:textId="77777777" w:rsidR="000B75B9" w:rsidRDefault="000B75B9" w:rsidP="000B75B9">
      <w:pPr>
        <w:pStyle w:val="Textocomentario"/>
        <w:numPr>
          <w:ilvl w:val="1"/>
          <w:numId w:val="33"/>
        </w:numPr>
        <w:jc w:val="left"/>
      </w:pPr>
      <w:r>
        <w:rPr>
          <w:i/>
          <w:iCs/>
        </w:rPr>
        <w:t>Consultar ficha de película</w:t>
      </w:r>
    </w:p>
    <w:p w14:paraId="71EDEEC4" w14:textId="77777777" w:rsidR="000B75B9" w:rsidRDefault="000B75B9" w:rsidP="000B75B9">
      <w:pPr>
        <w:pStyle w:val="Textocomentario"/>
        <w:numPr>
          <w:ilvl w:val="0"/>
          <w:numId w:val="33"/>
        </w:numPr>
        <w:jc w:val="left"/>
      </w:pPr>
      <w:r>
        <w:t>Relación:</w:t>
      </w:r>
    </w:p>
    <w:p w14:paraId="4FEDC31F" w14:textId="77777777" w:rsidR="000B75B9" w:rsidRDefault="000B75B9" w:rsidP="000B75B9">
      <w:pPr>
        <w:pStyle w:val="Textocomentario"/>
        <w:numPr>
          <w:ilvl w:val="0"/>
          <w:numId w:val="33"/>
        </w:numPr>
        <w:jc w:val="left"/>
      </w:pPr>
    </w:p>
    <w:p w14:paraId="6F636815" w14:textId="77777777" w:rsidR="000B75B9" w:rsidRDefault="000B75B9" w:rsidP="000B75B9">
      <w:pPr>
        <w:pStyle w:val="Textocomentario"/>
        <w:numPr>
          <w:ilvl w:val="1"/>
          <w:numId w:val="33"/>
        </w:numPr>
        <w:ind w:left="720"/>
        <w:jc w:val="left"/>
      </w:pPr>
      <w:r>
        <w:t xml:space="preserve">«extend» </w:t>
      </w:r>
      <w:r>
        <w:rPr>
          <w:b/>
          <w:bCs/>
        </w:rPr>
        <w:t>solo si</w:t>
      </w:r>
      <w:r>
        <w:t xml:space="preserve"> la ficha se accede exclusivamente desde el catálogo.</w:t>
      </w:r>
    </w:p>
    <w:p w14:paraId="539CD614" w14:textId="77777777" w:rsidR="000B75B9" w:rsidRDefault="000B75B9" w:rsidP="000B75B9">
      <w:pPr>
        <w:pStyle w:val="Textocomentario"/>
        <w:numPr>
          <w:ilvl w:val="1"/>
          <w:numId w:val="33"/>
        </w:numPr>
        <w:jc w:val="left"/>
      </w:pPr>
      <w:r>
        <w:t>Independientes si hay otros puntos de acceso.</w:t>
      </w:r>
    </w:p>
    <w:p w14:paraId="37C22F36" w14:textId="77777777" w:rsidR="000B75B9" w:rsidRDefault="000B75B9" w:rsidP="000B75B9">
      <w:pPr>
        <w:pStyle w:val="Textocomentario"/>
        <w:jc w:val="left"/>
      </w:pPr>
      <w:r>
        <w:t>Esto es lo que se considera correcto y estándar en modelado UML.</w:t>
      </w:r>
    </w:p>
  </w:comment>
  <w:comment w:id="51" w:author="FRANCISCO GARCIA SANCHEZ" w:date="2026-02-09T10:38:00Z" w:initials="FG">
    <w:p w14:paraId="6C9A5394" w14:textId="77777777" w:rsidR="00A65C21" w:rsidRDefault="00A65C21" w:rsidP="00A65C21">
      <w:pPr>
        <w:pStyle w:val="Textocomentario"/>
        <w:jc w:val="left"/>
      </w:pPr>
      <w:r>
        <w:rPr>
          <w:rStyle w:val="Refdecomentario"/>
        </w:rPr>
        <w:annotationRef/>
      </w:r>
      <w:r>
        <w:t>De interacción social</w:t>
      </w:r>
    </w:p>
  </w:comment>
  <w:comment w:id="52" w:author="FRANCISCO GARCIA SANCHEZ" w:date="2026-02-09T10:38:00Z" w:initials="FG">
    <w:p w14:paraId="118824D9" w14:textId="42D25136" w:rsidR="00A65C21" w:rsidRDefault="00A65C21" w:rsidP="00A65C21">
      <w:pPr>
        <w:pStyle w:val="Textocomentario"/>
        <w:jc w:val="left"/>
      </w:pPr>
      <w:r>
        <w:rPr>
          <w:rStyle w:val="Refdecomentario"/>
        </w:rPr>
        <w:annotationRef/>
      </w:r>
      <w:r>
        <w:t>Estas son de ‘interacción social’</w:t>
      </w:r>
    </w:p>
  </w:comment>
  <w:comment w:id="56" w:author="FRANCISCO GARCIA SANCHEZ" w:date="2026-02-09T10:55:00Z" w:initials="FG">
    <w:p w14:paraId="0A031B41" w14:textId="77777777" w:rsidR="0014538F" w:rsidRDefault="0014538F" w:rsidP="0014538F">
      <w:pPr>
        <w:pStyle w:val="Textocomentario"/>
        <w:jc w:val="left"/>
      </w:pPr>
      <w:r>
        <w:rPr>
          <w:rStyle w:val="Refdecomentario"/>
        </w:rPr>
        <w:annotationRef/>
      </w:r>
      <w:r>
        <w:t>Omite de este apartado los detalles de implementación: se puede decir que utilizas una base de datos relacional, pero no hablar de PostgreSQL; se puede decir que utilizas una API REST en el back, pero no mencionar tecnologías concretas (Spring y tal), ...</w:t>
      </w:r>
    </w:p>
  </w:comment>
  <w:comment w:id="70" w:author="FRANCISCO GARCIA SANCHEZ" w:date="2026-02-09T10:57:00Z" w:initials="FG">
    <w:p w14:paraId="68882C74" w14:textId="77777777" w:rsidR="001A26FB" w:rsidRDefault="001A26FB" w:rsidP="001A26FB">
      <w:pPr>
        <w:pStyle w:val="Textocomentario"/>
        <w:jc w:val="left"/>
      </w:pPr>
      <w:r>
        <w:rPr>
          <w:rStyle w:val="Refdecomentario"/>
        </w:rPr>
        <w:annotationRef/>
      </w:r>
      <w:r>
        <w:t>En todos los casos tienes que aclarar el significado de las siglas/acrónimos empleados en su primera aparición en el documento.</w:t>
      </w:r>
    </w:p>
  </w:comment>
  <w:comment w:id="72" w:author="FRANCISCO GARCIA SANCHEZ" w:date="2026-02-09T10:58:00Z" w:initials="FG">
    <w:p w14:paraId="0A779A52" w14:textId="77777777" w:rsidR="008C6983" w:rsidRDefault="008C6983" w:rsidP="008C6983">
      <w:pPr>
        <w:pStyle w:val="Textocomentario"/>
        <w:jc w:val="left"/>
      </w:pPr>
      <w:r>
        <w:rPr>
          <w:rStyle w:val="Refdecomentario"/>
        </w:rPr>
        <w:annotationRef/>
      </w:r>
      <w:r>
        <w:t>Utiliza la fuente ‘Courier new’ para todos los términos cercanos a código: nombre de carpetas/ficheros, clases, atributos, extractos de código, nombre de entidades, ...</w:t>
      </w:r>
    </w:p>
  </w:comment>
  <w:comment w:id="80" w:author="FRANCISCO GARCIA SANCHEZ" w:date="2026-02-09T11:02:00Z" w:initials="FG">
    <w:p w14:paraId="3D399545" w14:textId="77777777" w:rsidR="004E3080" w:rsidRDefault="004E3080" w:rsidP="004E3080">
      <w:pPr>
        <w:pStyle w:val="Textocomentario"/>
        <w:jc w:val="left"/>
      </w:pPr>
      <w:r>
        <w:rPr>
          <w:rStyle w:val="Refdecomentario"/>
        </w:rPr>
        <w:annotationRef/>
      </w:r>
      <w:r>
        <w:t>Esto no aparece reflejado en la figura</w:t>
      </w:r>
    </w:p>
  </w:comment>
  <w:comment w:id="82" w:author="FRANCISCO GARCIA SANCHEZ" w:date="2026-02-09T11:05:00Z" w:initials="FG">
    <w:p w14:paraId="6576EFCD" w14:textId="77777777" w:rsidR="00EC4770" w:rsidRDefault="00EC4770" w:rsidP="00EC4770">
      <w:pPr>
        <w:pStyle w:val="Textocomentario"/>
        <w:jc w:val="left"/>
      </w:pPr>
      <w:r>
        <w:rPr>
          <w:rStyle w:val="Refdecomentario"/>
        </w:rPr>
        <w:annotationRef/>
      </w:r>
      <w:r>
        <w:t>Detalles para el apartado de ‘implementación’</w:t>
      </w:r>
    </w:p>
  </w:comment>
  <w:comment w:id="83" w:author="FRANCISCO GARCIA SANCHEZ" w:date="2026-02-09T11:06:00Z" w:initials="FG">
    <w:p w14:paraId="37B881DD" w14:textId="77777777" w:rsidR="00502D19" w:rsidRDefault="00502D19" w:rsidP="00502D19">
      <w:pPr>
        <w:pStyle w:val="Textocomentario"/>
        <w:jc w:val="left"/>
      </w:pPr>
      <w:r>
        <w:rPr>
          <w:rStyle w:val="Refdecomentario"/>
        </w:rPr>
        <w:annotationRef/>
      </w:r>
      <w:r>
        <w:t>Detalles de implementación; no para ‘diseño’</w:t>
      </w:r>
    </w:p>
  </w:comment>
  <w:comment w:id="86" w:author="FRANCISCO GARCIA SANCHEZ" w:date="2026-02-09T11:17:00Z" w:initials="FG">
    <w:p w14:paraId="1B142D4A" w14:textId="77777777" w:rsidR="002879B0" w:rsidRDefault="002879B0" w:rsidP="002879B0">
      <w:pPr>
        <w:pStyle w:val="Textocomentario"/>
        <w:jc w:val="left"/>
      </w:pPr>
      <w:r>
        <w:rPr>
          <w:rStyle w:val="Refdecomentario"/>
        </w:rPr>
        <w:annotationRef/>
      </w:r>
      <w:r>
        <w:t>Omitir detalle implementación</w:t>
      </w:r>
    </w:p>
  </w:comment>
  <w:comment w:id="87" w:author="FRANCISCO GARCIA SANCHEZ" w:date="2026-02-09T11:18:00Z" w:initials="FG">
    <w:p w14:paraId="4B4EF125" w14:textId="77777777" w:rsidR="00ED51C7" w:rsidRDefault="00ED51C7" w:rsidP="00ED51C7">
      <w:pPr>
        <w:pStyle w:val="Textocomentario"/>
        <w:jc w:val="left"/>
      </w:pPr>
      <w:r>
        <w:rPr>
          <w:rStyle w:val="Refdecomentario"/>
        </w:rPr>
        <w:annotationRef/>
      </w:r>
      <w:r>
        <w:t>Omitir detalle implementación (pasarlo al apartado que corresponda)</w:t>
      </w:r>
    </w:p>
  </w:comment>
  <w:comment w:id="88" w:author="FRANCISCO GARCIA SANCHEZ" w:date="2026-02-09T11:19:00Z" w:initials="FG">
    <w:p w14:paraId="5A7917B5" w14:textId="77777777" w:rsidR="00ED51C7" w:rsidRDefault="00ED51C7" w:rsidP="00ED51C7">
      <w:pPr>
        <w:pStyle w:val="Textocomentario"/>
        <w:jc w:val="left"/>
      </w:pPr>
      <w:r>
        <w:rPr>
          <w:rStyle w:val="Refdecomentario"/>
        </w:rPr>
        <w:annotationRef/>
      </w:r>
      <w:r>
        <w:t>Ídem</w:t>
      </w:r>
    </w:p>
  </w:comment>
  <w:comment w:id="91"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3" w:author="FRANCISCO GARCIA SANCHEZ" w:date="2026-02-09T11:31:00Z" w:initials="FG">
    <w:p w14:paraId="57FF7E92" w14:textId="7C513F65" w:rsidR="00CD79EF" w:rsidRDefault="00CD79EF" w:rsidP="00CD79EF">
      <w:pPr>
        <w:pStyle w:val="Textocomentario"/>
        <w:jc w:val="left"/>
      </w:pPr>
      <w:r>
        <w:rPr>
          <w:rStyle w:val="Refdecomentario"/>
        </w:rPr>
        <w:annotationRef/>
      </w:r>
      <w:r>
        <w:t>Me surgen dudas con respecto a estos endpoints (/api/tmdb) y algunos otros de arriba. Quizás se pueda añadir una columna adicional con una breve descripción del objetivo del endpoint</w:t>
      </w:r>
    </w:p>
  </w:comment>
  <w:comment w:id="97" w:author="FRANCISCO GARCIA SANCHEZ" w:date="2026-02-09T11:27:00Z" w:initials="FG">
    <w:p w14:paraId="5A0F4098" w14:textId="0DBCF2EB" w:rsidR="0084726F" w:rsidRDefault="0084726F" w:rsidP="0084726F">
      <w:pPr>
        <w:pStyle w:val="Textocomentario"/>
        <w:jc w:val="left"/>
      </w:pPr>
      <w:r>
        <w:rPr>
          <w:rStyle w:val="Refdecomentario"/>
        </w:rPr>
        <w:annotationRef/>
      </w:r>
      <w:r>
        <w:t>Aquí sí puedes plantear la figura de arriba con el nombre de las tecnologías/lenguajes específicos empleados en cada parte.</w:t>
      </w:r>
    </w:p>
  </w:comment>
  <w:comment w:id="98" w:author="FRANCISCO GARCIA SANCHEZ" w:date="2026-02-09T13:12:00Z" w:initials="FG">
    <w:p w14:paraId="655A970D" w14:textId="77777777" w:rsidR="00297039" w:rsidRDefault="00297039" w:rsidP="00297039">
      <w:pPr>
        <w:pStyle w:val="Textocomentario"/>
        <w:jc w:val="left"/>
      </w:pPr>
      <w:r>
        <w:rPr>
          <w:rStyle w:val="Refdecomentario"/>
        </w:rPr>
        <w:annotationRef/>
      </w:r>
      <w:r>
        <w:t>Trata de reorganizar un poco el contenido con la idea de dejar por separado un apartado donde se describa y justifique la ‘arquitectura’, incluyendo todos los componentes (front-back-bbdd). A continuación, debería aparecer un subapartado específico (4.3.2) para describir todo lo que tiene que ver con el back-end (con la Figura 11 como base) y otro (4.3.3) para el front-end. En esa reorganización te sugiero que el contenido de los actuales apartados 4.3.1.4 a 4.3.1.7 lo integres en una introducción a la arquitectura específica del back-end y el resto de apartados de la actual sección 4.3.1.3 (p.ej., API REST en la parte del controlador, DTOs e interacción con bbdd en capa de persistencia, …).</w:t>
      </w:r>
    </w:p>
  </w:comment>
  <w:comment w:id="110" w:author="FRANCISCO GARCIA SANCHEZ" w:date="2026-02-09T11:50:00Z" w:initials="FG">
    <w:p w14:paraId="59974A41" w14:textId="4DC948BA" w:rsidR="00B63EFF" w:rsidRDefault="00B63EFF" w:rsidP="00B63EFF">
      <w:pPr>
        <w:pStyle w:val="Textocomentario"/>
        <w:jc w:val="left"/>
      </w:pPr>
      <w:r>
        <w:rPr>
          <w:rStyle w:val="Refdecomentario"/>
        </w:rPr>
        <w:annotationRef/>
      </w:r>
      <w:r>
        <w:t>Si la imagen no es tuya tienes que indicar la fuente de la misma.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2A0982B5" w15:done="0"/>
  <w15:commentEx w15:paraId="23350C81" w15:done="0"/>
  <w15:commentEx w15:paraId="1E5489D5" w15:done="0"/>
  <w15:commentEx w15:paraId="683F2FC5" w15:done="0"/>
  <w15:commentEx w15:paraId="37C22F36" w15:done="0"/>
  <w15:commentEx w15:paraId="6C9A5394" w15:done="0"/>
  <w15:commentEx w15:paraId="118824D9" w15:done="0"/>
  <w15:commentEx w15:paraId="0A031B41" w15:done="0"/>
  <w15:commentEx w15:paraId="68882C74" w15:done="0"/>
  <w15:commentEx w15:paraId="0A779A52" w15:done="0"/>
  <w15:commentEx w15:paraId="3D399545" w15:done="0"/>
  <w15:commentEx w15:paraId="6576EFCD" w15:done="0"/>
  <w15:commentEx w15:paraId="37B881DD" w15:done="0"/>
  <w15:commentEx w15:paraId="1B142D4A" w15:done="0"/>
  <w15:commentEx w15:paraId="4B4EF125" w15:done="0"/>
  <w15:commentEx w15:paraId="5A7917B5" w15:done="0"/>
  <w15:commentEx w15:paraId="63FB97C2" w15:done="0"/>
  <w15:commentEx w15:paraId="57FF7E92" w15:done="0"/>
  <w15:commentEx w15:paraId="5A0F4098" w15:done="0"/>
  <w15:commentEx w15:paraId="655A970D" w15:done="0"/>
  <w15:commentEx w15:paraId="59974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6FD2AD96" w16cex:dateUtc="2025-11-11T05:01:00Z"/>
  <w16cex:commentExtensible w16cex:durableId="44367E89" w16cex:dateUtc="2026-02-09T09:26:00Z"/>
  <w16cex:commentExtensible w16cex:durableId="5EF7AD35" w16cex:dateUtc="2026-02-09T09:28:00Z"/>
  <w16cex:commentExtensible w16cex:durableId="5A614CEC" w16cex:dateUtc="2026-02-09T09:35:00Z"/>
  <w16cex:commentExtensible w16cex:durableId="67CA9E49" w16cex:dateUtc="2026-02-09T09:34:00Z"/>
  <w16cex:commentExtensible w16cex:durableId="58546917" w16cex:dateUtc="2026-02-09T09:38:00Z"/>
  <w16cex:commentExtensible w16cex:durableId="3A344E3B" w16cex:dateUtc="2026-02-09T09:38:00Z"/>
  <w16cex:commentExtensible w16cex:durableId="3A27DA67" w16cex:dateUtc="2026-02-09T09:55:00Z"/>
  <w16cex:commentExtensible w16cex:durableId="67C319F1" w16cex:dateUtc="2026-02-09T09:57:00Z"/>
  <w16cex:commentExtensible w16cex:durableId="330AC521" w16cex:dateUtc="2026-02-09T09:58:00Z"/>
  <w16cex:commentExtensible w16cex:durableId="54F0F296" w16cex:dateUtc="2026-02-09T10:02:00Z"/>
  <w16cex:commentExtensible w16cex:durableId="17F780AF" w16cex:dateUtc="2026-02-09T10:05:00Z"/>
  <w16cex:commentExtensible w16cex:durableId="3D75A0A8" w16cex:dateUtc="2026-02-09T10:06:00Z"/>
  <w16cex:commentExtensible w16cex:durableId="6DC3EBC8" w16cex:dateUtc="2026-02-09T10:17:00Z"/>
  <w16cex:commentExtensible w16cex:durableId="5C70E6A8" w16cex:dateUtc="2026-02-09T10:18:00Z"/>
  <w16cex:commentExtensible w16cex:durableId="172702D2" w16cex:dateUtc="2026-02-09T10:19:00Z"/>
  <w16cex:commentExtensible w16cex:durableId="7F345582" w16cex:dateUtc="2026-02-09T10:33:00Z"/>
  <w16cex:commentExtensible w16cex:durableId="4F275D06" w16cex:dateUtc="2026-02-09T10:31:00Z"/>
  <w16cex:commentExtensible w16cex:durableId="04A5B790" w16cex:dateUtc="2026-02-09T10:27:00Z"/>
  <w16cex:commentExtensible w16cex:durableId="6D329E21" w16cex:dateUtc="2026-02-09T12:12:00Z"/>
  <w16cex:commentExtensible w16cex:durableId="476CBB45" w16cex:dateUtc="2026-02-09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2A0982B5" w16cid:durableId="6FD2AD96"/>
  <w16cid:commentId w16cid:paraId="23350C81" w16cid:durableId="44367E89"/>
  <w16cid:commentId w16cid:paraId="1E5489D5" w16cid:durableId="5EF7AD35"/>
  <w16cid:commentId w16cid:paraId="683F2FC5" w16cid:durableId="5A614CEC"/>
  <w16cid:commentId w16cid:paraId="37C22F36" w16cid:durableId="67CA9E49"/>
  <w16cid:commentId w16cid:paraId="6C9A5394" w16cid:durableId="58546917"/>
  <w16cid:commentId w16cid:paraId="118824D9" w16cid:durableId="3A344E3B"/>
  <w16cid:commentId w16cid:paraId="0A031B41" w16cid:durableId="3A27DA67"/>
  <w16cid:commentId w16cid:paraId="68882C74" w16cid:durableId="67C319F1"/>
  <w16cid:commentId w16cid:paraId="0A779A52" w16cid:durableId="330AC521"/>
  <w16cid:commentId w16cid:paraId="3D399545" w16cid:durableId="54F0F296"/>
  <w16cid:commentId w16cid:paraId="6576EFCD" w16cid:durableId="17F780AF"/>
  <w16cid:commentId w16cid:paraId="37B881DD" w16cid:durableId="3D75A0A8"/>
  <w16cid:commentId w16cid:paraId="1B142D4A" w16cid:durableId="6DC3EBC8"/>
  <w16cid:commentId w16cid:paraId="4B4EF125" w16cid:durableId="5C70E6A8"/>
  <w16cid:commentId w16cid:paraId="5A7917B5" w16cid:durableId="172702D2"/>
  <w16cid:commentId w16cid:paraId="63FB97C2" w16cid:durableId="7F345582"/>
  <w16cid:commentId w16cid:paraId="57FF7E92" w16cid:durableId="4F275D06"/>
  <w16cid:commentId w16cid:paraId="5A0F4098" w16cid:durableId="04A5B790"/>
  <w16cid:commentId w16cid:paraId="655A970D" w16cid:durableId="6D329E21"/>
  <w16cid:commentId w16cid:paraId="59974A41" w16cid:durableId="476CBB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811A" w14:textId="77777777" w:rsidR="00722331" w:rsidRPr="007B1868" w:rsidRDefault="00722331" w:rsidP="00113388">
      <w:pPr>
        <w:spacing w:after="0" w:line="240" w:lineRule="auto"/>
      </w:pPr>
      <w:r w:rsidRPr="007B1868">
        <w:separator/>
      </w:r>
    </w:p>
  </w:endnote>
  <w:endnote w:type="continuationSeparator" w:id="0">
    <w:p w14:paraId="0863FD41" w14:textId="77777777" w:rsidR="00722331" w:rsidRPr="007B1868" w:rsidRDefault="00722331" w:rsidP="00113388">
      <w:pPr>
        <w:spacing w:after="0" w:line="240" w:lineRule="auto"/>
      </w:pPr>
      <w:r w:rsidRPr="007B1868">
        <w:continuationSeparator/>
      </w:r>
    </w:p>
  </w:endnote>
  <w:endnote w:type="continuationNotice" w:id="1">
    <w:p w14:paraId="71CC5B96" w14:textId="77777777" w:rsidR="00722331" w:rsidRPr="007B1868" w:rsidRDefault="007223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CA5F" w14:textId="77777777" w:rsidR="00722331" w:rsidRPr="007B1868" w:rsidRDefault="00722331" w:rsidP="00113388">
      <w:pPr>
        <w:spacing w:after="0" w:line="240" w:lineRule="auto"/>
      </w:pPr>
      <w:r w:rsidRPr="007B1868">
        <w:separator/>
      </w:r>
    </w:p>
  </w:footnote>
  <w:footnote w:type="continuationSeparator" w:id="0">
    <w:p w14:paraId="22CF48D4" w14:textId="77777777" w:rsidR="00722331" w:rsidRPr="007B1868" w:rsidRDefault="00722331" w:rsidP="00113388">
      <w:pPr>
        <w:spacing w:after="0" w:line="240" w:lineRule="auto"/>
      </w:pPr>
      <w:r w:rsidRPr="007B1868">
        <w:continuationSeparator/>
      </w:r>
    </w:p>
  </w:footnote>
  <w:footnote w:type="continuationNotice" w:id="1">
    <w:p w14:paraId="2929F182" w14:textId="77777777" w:rsidR="00722331" w:rsidRPr="007B1868" w:rsidRDefault="00722331">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proofErr w:type="spellStart"/>
    <w:r>
      <w:rPr>
        <w:b/>
        <w:i/>
      </w:rPr>
      <w:t>MovieMate</w:t>
    </w:r>
    <w:proofErr w:type="spellEnd"/>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8"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0"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3"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16"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2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5"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29"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31"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num w:numId="1" w16cid:durableId="1281033944">
    <w:abstractNumId w:val="24"/>
  </w:num>
  <w:num w:numId="2" w16cid:durableId="529412013">
    <w:abstractNumId w:val="4"/>
  </w:num>
  <w:num w:numId="3" w16cid:durableId="2110931291">
    <w:abstractNumId w:val="0"/>
  </w:num>
  <w:num w:numId="4" w16cid:durableId="1246459455">
    <w:abstractNumId w:val="0"/>
    <w:lvlOverride w:ilvl="0">
      <w:startOverride w:val="1"/>
    </w:lvlOverride>
  </w:num>
  <w:num w:numId="5" w16cid:durableId="148447160">
    <w:abstractNumId w:val="20"/>
  </w:num>
  <w:num w:numId="6" w16cid:durableId="1613049429">
    <w:abstractNumId w:val="26"/>
  </w:num>
  <w:num w:numId="7" w16cid:durableId="158615807">
    <w:abstractNumId w:val="18"/>
  </w:num>
  <w:num w:numId="8" w16cid:durableId="1603610607">
    <w:abstractNumId w:val="6"/>
  </w:num>
  <w:num w:numId="9" w16cid:durableId="1367826776">
    <w:abstractNumId w:val="29"/>
  </w:num>
  <w:num w:numId="10" w16cid:durableId="282688880">
    <w:abstractNumId w:val="16"/>
  </w:num>
  <w:num w:numId="11" w16cid:durableId="360282234">
    <w:abstractNumId w:val="11"/>
  </w:num>
  <w:num w:numId="12" w16cid:durableId="454174530">
    <w:abstractNumId w:val="13"/>
  </w:num>
  <w:num w:numId="13" w16cid:durableId="555433541">
    <w:abstractNumId w:val="10"/>
  </w:num>
  <w:num w:numId="14" w16cid:durableId="851646996">
    <w:abstractNumId w:val="8"/>
  </w:num>
  <w:num w:numId="15" w16cid:durableId="911040777">
    <w:abstractNumId w:val="27"/>
  </w:num>
  <w:num w:numId="16" w16cid:durableId="215119808">
    <w:abstractNumId w:val="23"/>
  </w:num>
  <w:num w:numId="17" w16cid:durableId="1376782772">
    <w:abstractNumId w:val="1"/>
  </w:num>
  <w:num w:numId="18" w16cid:durableId="663509479">
    <w:abstractNumId w:val="17"/>
  </w:num>
  <w:num w:numId="19" w16cid:durableId="712967407">
    <w:abstractNumId w:val="2"/>
  </w:num>
  <w:num w:numId="20" w16cid:durableId="86777358">
    <w:abstractNumId w:val="14"/>
  </w:num>
  <w:num w:numId="21" w16cid:durableId="460153006">
    <w:abstractNumId w:val="22"/>
  </w:num>
  <w:num w:numId="22" w16cid:durableId="2042894786">
    <w:abstractNumId w:val="21"/>
  </w:num>
  <w:num w:numId="23" w16cid:durableId="1322470207">
    <w:abstractNumId w:val="3"/>
  </w:num>
  <w:num w:numId="24" w16cid:durableId="1288467020">
    <w:abstractNumId w:val="5"/>
  </w:num>
  <w:num w:numId="25" w16cid:durableId="900671365">
    <w:abstractNumId w:val="25"/>
  </w:num>
  <w:num w:numId="26" w16cid:durableId="1075473706">
    <w:abstractNumId w:val="28"/>
  </w:num>
  <w:num w:numId="27" w16cid:durableId="1076315846">
    <w:abstractNumId w:val="9"/>
  </w:num>
  <w:num w:numId="28" w16cid:durableId="216623028">
    <w:abstractNumId w:val="19"/>
  </w:num>
  <w:num w:numId="29" w16cid:durableId="1846244999">
    <w:abstractNumId w:val="31"/>
  </w:num>
  <w:num w:numId="30" w16cid:durableId="309141026">
    <w:abstractNumId w:val="7"/>
  </w:num>
  <w:num w:numId="31" w16cid:durableId="524057371">
    <w:abstractNumId w:val="12"/>
  </w:num>
  <w:num w:numId="32" w16cid:durableId="808863671">
    <w:abstractNumId w:val="30"/>
  </w:num>
  <w:num w:numId="33" w16cid:durableId="110087744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615CA"/>
    <w:rsid w:val="00063B3D"/>
    <w:rsid w:val="00074B1F"/>
    <w:rsid w:val="00074E7B"/>
    <w:rsid w:val="00082F70"/>
    <w:rsid w:val="000846F5"/>
    <w:rsid w:val="000939CE"/>
    <w:rsid w:val="00094FFD"/>
    <w:rsid w:val="0009509B"/>
    <w:rsid w:val="000A1DD3"/>
    <w:rsid w:val="000B75B9"/>
    <w:rsid w:val="000D5847"/>
    <w:rsid w:val="000E008E"/>
    <w:rsid w:val="000E1460"/>
    <w:rsid w:val="000E65A2"/>
    <w:rsid w:val="000F067A"/>
    <w:rsid w:val="000F5AC4"/>
    <w:rsid w:val="000F6A95"/>
    <w:rsid w:val="001015D0"/>
    <w:rsid w:val="001048E9"/>
    <w:rsid w:val="00113388"/>
    <w:rsid w:val="00114A1E"/>
    <w:rsid w:val="001255F6"/>
    <w:rsid w:val="00126065"/>
    <w:rsid w:val="00127C2C"/>
    <w:rsid w:val="00132B6F"/>
    <w:rsid w:val="00134F5A"/>
    <w:rsid w:val="00140176"/>
    <w:rsid w:val="0014538F"/>
    <w:rsid w:val="001474F6"/>
    <w:rsid w:val="001475D2"/>
    <w:rsid w:val="00155FFD"/>
    <w:rsid w:val="00161133"/>
    <w:rsid w:val="0017043D"/>
    <w:rsid w:val="001858BE"/>
    <w:rsid w:val="001903D3"/>
    <w:rsid w:val="001949CF"/>
    <w:rsid w:val="00195EF7"/>
    <w:rsid w:val="001A26FB"/>
    <w:rsid w:val="001A7951"/>
    <w:rsid w:val="001B19CE"/>
    <w:rsid w:val="001B4B49"/>
    <w:rsid w:val="001D33C7"/>
    <w:rsid w:val="001D73BC"/>
    <w:rsid w:val="001F3895"/>
    <w:rsid w:val="00220C7C"/>
    <w:rsid w:val="002215D9"/>
    <w:rsid w:val="00237CB6"/>
    <w:rsid w:val="00247968"/>
    <w:rsid w:val="00251007"/>
    <w:rsid w:val="00262B6D"/>
    <w:rsid w:val="00282C64"/>
    <w:rsid w:val="00283276"/>
    <w:rsid w:val="0028710B"/>
    <w:rsid w:val="002879B0"/>
    <w:rsid w:val="00293AE6"/>
    <w:rsid w:val="00295833"/>
    <w:rsid w:val="00297039"/>
    <w:rsid w:val="0029729E"/>
    <w:rsid w:val="002A0AEA"/>
    <w:rsid w:val="002A77BA"/>
    <w:rsid w:val="002D7CD7"/>
    <w:rsid w:val="002E2782"/>
    <w:rsid w:val="002F086B"/>
    <w:rsid w:val="002F0DB6"/>
    <w:rsid w:val="002F2774"/>
    <w:rsid w:val="00301AA3"/>
    <w:rsid w:val="0030555F"/>
    <w:rsid w:val="0031161E"/>
    <w:rsid w:val="00312E76"/>
    <w:rsid w:val="00313C56"/>
    <w:rsid w:val="003255CC"/>
    <w:rsid w:val="00332F4E"/>
    <w:rsid w:val="00336390"/>
    <w:rsid w:val="00340E37"/>
    <w:rsid w:val="00345DD6"/>
    <w:rsid w:val="00360D14"/>
    <w:rsid w:val="003662A6"/>
    <w:rsid w:val="00367294"/>
    <w:rsid w:val="00367875"/>
    <w:rsid w:val="00373CBA"/>
    <w:rsid w:val="0038634C"/>
    <w:rsid w:val="00386E3C"/>
    <w:rsid w:val="0039730F"/>
    <w:rsid w:val="003A52C5"/>
    <w:rsid w:val="003B2179"/>
    <w:rsid w:val="003B2D44"/>
    <w:rsid w:val="003B2DBC"/>
    <w:rsid w:val="003C027C"/>
    <w:rsid w:val="003C4250"/>
    <w:rsid w:val="003C6BAA"/>
    <w:rsid w:val="003D4D41"/>
    <w:rsid w:val="003D4F96"/>
    <w:rsid w:val="003E64D4"/>
    <w:rsid w:val="003F06F9"/>
    <w:rsid w:val="003F0BDA"/>
    <w:rsid w:val="003F3F1E"/>
    <w:rsid w:val="004067C1"/>
    <w:rsid w:val="00406B69"/>
    <w:rsid w:val="004234A6"/>
    <w:rsid w:val="00440CD7"/>
    <w:rsid w:val="00450C97"/>
    <w:rsid w:val="00473F8E"/>
    <w:rsid w:val="004800B6"/>
    <w:rsid w:val="004B2823"/>
    <w:rsid w:val="004B4958"/>
    <w:rsid w:val="004C2D43"/>
    <w:rsid w:val="004C2E5C"/>
    <w:rsid w:val="004C3C53"/>
    <w:rsid w:val="004C422D"/>
    <w:rsid w:val="004E3080"/>
    <w:rsid w:val="004E3315"/>
    <w:rsid w:val="00502D19"/>
    <w:rsid w:val="00507FE3"/>
    <w:rsid w:val="00510120"/>
    <w:rsid w:val="0051247B"/>
    <w:rsid w:val="00512587"/>
    <w:rsid w:val="00514130"/>
    <w:rsid w:val="005206AB"/>
    <w:rsid w:val="00522750"/>
    <w:rsid w:val="00533827"/>
    <w:rsid w:val="00533A62"/>
    <w:rsid w:val="00541BEC"/>
    <w:rsid w:val="005669E2"/>
    <w:rsid w:val="00566FC2"/>
    <w:rsid w:val="00571727"/>
    <w:rsid w:val="00580B7D"/>
    <w:rsid w:val="005829F7"/>
    <w:rsid w:val="005B1C37"/>
    <w:rsid w:val="005B3C85"/>
    <w:rsid w:val="005B41DD"/>
    <w:rsid w:val="005C6AE1"/>
    <w:rsid w:val="005D283C"/>
    <w:rsid w:val="005D4DCF"/>
    <w:rsid w:val="005E07BD"/>
    <w:rsid w:val="005E1014"/>
    <w:rsid w:val="005E7F3A"/>
    <w:rsid w:val="005F1C33"/>
    <w:rsid w:val="005F35C7"/>
    <w:rsid w:val="00611C67"/>
    <w:rsid w:val="00612201"/>
    <w:rsid w:val="00615D4D"/>
    <w:rsid w:val="006206BC"/>
    <w:rsid w:val="006210F9"/>
    <w:rsid w:val="006228C4"/>
    <w:rsid w:val="00623779"/>
    <w:rsid w:val="00625E80"/>
    <w:rsid w:val="006268B9"/>
    <w:rsid w:val="006277A6"/>
    <w:rsid w:val="00640D24"/>
    <w:rsid w:val="006446BF"/>
    <w:rsid w:val="0065293D"/>
    <w:rsid w:val="0066286E"/>
    <w:rsid w:val="006641F8"/>
    <w:rsid w:val="006870F6"/>
    <w:rsid w:val="00690382"/>
    <w:rsid w:val="0069682D"/>
    <w:rsid w:val="006A732F"/>
    <w:rsid w:val="006B014B"/>
    <w:rsid w:val="006C3ED6"/>
    <w:rsid w:val="006D2115"/>
    <w:rsid w:val="006E0BF1"/>
    <w:rsid w:val="006E2B82"/>
    <w:rsid w:val="006E51F2"/>
    <w:rsid w:val="007118D3"/>
    <w:rsid w:val="00722331"/>
    <w:rsid w:val="00723913"/>
    <w:rsid w:val="00723B8A"/>
    <w:rsid w:val="00731FB5"/>
    <w:rsid w:val="007463E3"/>
    <w:rsid w:val="007475CC"/>
    <w:rsid w:val="00763001"/>
    <w:rsid w:val="00763A20"/>
    <w:rsid w:val="00774BA3"/>
    <w:rsid w:val="007B1868"/>
    <w:rsid w:val="007B1FBE"/>
    <w:rsid w:val="007B2FF3"/>
    <w:rsid w:val="007D5856"/>
    <w:rsid w:val="007D6217"/>
    <w:rsid w:val="007E0F63"/>
    <w:rsid w:val="007F47C1"/>
    <w:rsid w:val="007F4CEC"/>
    <w:rsid w:val="00801FE4"/>
    <w:rsid w:val="0080291F"/>
    <w:rsid w:val="0080507D"/>
    <w:rsid w:val="00817B4B"/>
    <w:rsid w:val="00827580"/>
    <w:rsid w:val="00836B7E"/>
    <w:rsid w:val="00846CB9"/>
    <w:rsid w:val="0084726F"/>
    <w:rsid w:val="00851DD2"/>
    <w:rsid w:val="008541C6"/>
    <w:rsid w:val="00864D00"/>
    <w:rsid w:val="0086673A"/>
    <w:rsid w:val="0087160C"/>
    <w:rsid w:val="00877189"/>
    <w:rsid w:val="00890DA0"/>
    <w:rsid w:val="008A1CE4"/>
    <w:rsid w:val="008B7461"/>
    <w:rsid w:val="008C498C"/>
    <w:rsid w:val="008C6983"/>
    <w:rsid w:val="008E0C43"/>
    <w:rsid w:val="008E1666"/>
    <w:rsid w:val="008E17A8"/>
    <w:rsid w:val="008E4328"/>
    <w:rsid w:val="008E7836"/>
    <w:rsid w:val="008F694E"/>
    <w:rsid w:val="008F7814"/>
    <w:rsid w:val="00905649"/>
    <w:rsid w:val="00916C01"/>
    <w:rsid w:val="00916CB5"/>
    <w:rsid w:val="00920CA7"/>
    <w:rsid w:val="00926108"/>
    <w:rsid w:val="00943C9D"/>
    <w:rsid w:val="00943FE1"/>
    <w:rsid w:val="00944BFF"/>
    <w:rsid w:val="00954D61"/>
    <w:rsid w:val="0095645B"/>
    <w:rsid w:val="00960DA5"/>
    <w:rsid w:val="00961484"/>
    <w:rsid w:val="009667EE"/>
    <w:rsid w:val="00966FBA"/>
    <w:rsid w:val="00980C84"/>
    <w:rsid w:val="00981B11"/>
    <w:rsid w:val="00985199"/>
    <w:rsid w:val="009856C6"/>
    <w:rsid w:val="00986EF7"/>
    <w:rsid w:val="00994304"/>
    <w:rsid w:val="009C6345"/>
    <w:rsid w:val="009D4441"/>
    <w:rsid w:val="009D78AD"/>
    <w:rsid w:val="009E58D9"/>
    <w:rsid w:val="009E73B6"/>
    <w:rsid w:val="009E7BE6"/>
    <w:rsid w:val="00A07EF0"/>
    <w:rsid w:val="00A11121"/>
    <w:rsid w:val="00A14472"/>
    <w:rsid w:val="00A20EB5"/>
    <w:rsid w:val="00A37154"/>
    <w:rsid w:val="00A42443"/>
    <w:rsid w:val="00A63B1E"/>
    <w:rsid w:val="00A65C21"/>
    <w:rsid w:val="00A732AD"/>
    <w:rsid w:val="00A7404C"/>
    <w:rsid w:val="00A80F87"/>
    <w:rsid w:val="00A85DA8"/>
    <w:rsid w:val="00A877BF"/>
    <w:rsid w:val="00A969D3"/>
    <w:rsid w:val="00AB1B5A"/>
    <w:rsid w:val="00AB4348"/>
    <w:rsid w:val="00AC1102"/>
    <w:rsid w:val="00AC455D"/>
    <w:rsid w:val="00AC7316"/>
    <w:rsid w:val="00AE1759"/>
    <w:rsid w:val="00AE699C"/>
    <w:rsid w:val="00AF1E03"/>
    <w:rsid w:val="00B00D50"/>
    <w:rsid w:val="00B441D8"/>
    <w:rsid w:val="00B4735D"/>
    <w:rsid w:val="00B6195C"/>
    <w:rsid w:val="00B62BE4"/>
    <w:rsid w:val="00B63EFF"/>
    <w:rsid w:val="00B6481C"/>
    <w:rsid w:val="00B72AB1"/>
    <w:rsid w:val="00B74E84"/>
    <w:rsid w:val="00B7576C"/>
    <w:rsid w:val="00B828B5"/>
    <w:rsid w:val="00B85D05"/>
    <w:rsid w:val="00B863D3"/>
    <w:rsid w:val="00B92DA9"/>
    <w:rsid w:val="00BB51EF"/>
    <w:rsid w:val="00BC053E"/>
    <w:rsid w:val="00BD6636"/>
    <w:rsid w:val="00C022D9"/>
    <w:rsid w:val="00C07843"/>
    <w:rsid w:val="00C1028D"/>
    <w:rsid w:val="00C1289D"/>
    <w:rsid w:val="00C52674"/>
    <w:rsid w:val="00C70B2E"/>
    <w:rsid w:val="00C805DD"/>
    <w:rsid w:val="00C94AAF"/>
    <w:rsid w:val="00CB43E0"/>
    <w:rsid w:val="00CB679F"/>
    <w:rsid w:val="00CD73B2"/>
    <w:rsid w:val="00CD79EF"/>
    <w:rsid w:val="00CE31FD"/>
    <w:rsid w:val="00CF07AA"/>
    <w:rsid w:val="00CF1182"/>
    <w:rsid w:val="00D0405A"/>
    <w:rsid w:val="00D065F8"/>
    <w:rsid w:val="00D06773"/>
    <w:rsid w:val="00D111E2"/>
    <w:rsid w:val="00D264DF"/>
    <w:rsid w:val="00D27389"/>
    <w:rsid w:val="00D92E59"/>
    <w:rsid w:val="00D9379B"/>
    <w:rsid w:val="00DA25F1"/>
    <w:rsid w:val="00DA3305"/>
    <w:rsid w:val="00DC7A9D"/>
    <w:rsid w:val="00DD0F18"/>
    <w:rsid w:val="00DD5BBF"/>
    <w:rsid w:val="00DE0275"/>
    <w:rsid w:val="00DE0298"/>
    <w:rsid w:val="00E02BFB"/>
    <w:rsid w:val="00E13551"/>
    <w:rsid w:val="00E313AE"/>
    <w:rsid w:val="00E41B3C"/>
    <w:rsid w:val="00E43083"/>
    <w:rsid w:val="00E459AB"/>
    <w:rsid w:val="00E53526"/>
    <w:rsid w:val="00E830A9"/>
    <w:rsid w:val="00E843C0"/>
    <w:rsid w:val="00E85CF7"/>
    <w:rsid w:val="00E865BB"/>
    <w:rsid w:val="00EA171B"/>
    <w:rsid w:val="00EB3074"/>
    <w:rsid w:val="00EB5753"/>
    <w:rsid w:val="00EC06CD"/>
    <w:rsid w:val="00EC06E0"/>
    <w:rsid w:val="00EC4770"/>
    <w:rsid w:val="00ED02BA"/>
    <w:rsid w:val="00ED51C7"/>
    <w:rsid w:val="00ED6316"/>
    <w:rsid w:val="00ED634E"/>
    <w:rsid w:val="00ED7969"/>
    <w:rsid w:val="00EE2A55"/>
    <w:rsid w:val="00EE4030"/>
    <w:rsid w:val="00F22EF0"/>
    <w:rsid w:val="00F23346"/>
    <w:rsid w:val="00F31E6E"/>
    <w:rsid w:val="00F326BE"/>
    <w:rsid w:val="00F4299F"/>
    <w:rsid w:val="00F55829"/>
    <w:rsid w:val="00F57658"/>
    <w:rsid w:val="00F64874"/>
    <w:rsid w:val="00F753E9"/>
    <w:rsid w:val="00F762D4"/>
    <w:rsid w:val="00F95B64"/>
    <w:rsid w:val="00FA1535"/>
    <w:rsid w:val="00FA2DC4"/>
    <w:rsid w:val="00FA4676"/>
    <w:rsid w:val="00FA5815"/>
    <w:rsid w:val="00FB3807"/>
    <w:rsid w:val="00FC1DEA"/>
    <w:rsid w:val="00FD1F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D43"/>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image" Target="media/image12.png"/><Relationship Id="rId33" Type="http://schemas.openxmlformats.org/officeDocument/2006/relationships/hyperlink" Target="https://www.postgresql.org/" TargetMode="External"/><Relationship Id="rId38"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hyperlink" Target="https://www.imdb.com/" TargetMode="External"/><Relationship Id="rId37"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2614</TotalTime>
  <Pages>38</Pages>
  <Words>8849</Words>
  <Characters>50709</Characters>
  <Application>Microsoft Office Word</Application>
  <DocSecurity>0</DocSecurity>
  <Lines>1635</Lines>
  <Paragraphs>863</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58695</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FRANCISCO GARCIA SANCHEZ</cp:lastModifiedBy>
  <cp:revision>247</cp:revision>
  <dcterms:created xsi:type="dcterms:W3CDTF">2014-10-06T19:50:00Z</dcterms:created>
  <dcterms:modified xsi:type="dcterms:W3CDTF">2026-02-09T12:13:00Z</dcterms:modified>
</cp:coreProperties>
</file>