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FB3A4" w14:textId="40694A57" w:rsidR="003D4D41" w:rsidRPr="007B1868" w:rsidRDefault="00966FBA">
      <w:r w:rsidRPr="007B1868">
        <w:rPr>
          <w:noProof/>
          <w:lang w:eastAsia="es-ES"/>
        </w:rPr>
        <w:drawing>
          <wp:anchor distT="0" distB="0" distL="114935" distR="114935" simplePos="0" relativeHeight="251658240" behindDoc="0" locked="0" layoutInCell="1" allowOverlap="1" wp14:anchorId="06B11446" wp14:editId="5938D347">
            <wp:simplePos x="0" y="0"/>
            <wp:positionH relativeFrom="page">
              <wp:posOffset>1634667</wp:posOffset>
            </wp:positionH>
            <wp:positionV relativeFrom="page">
              <wp:posOffset>7951</wp:posOffset>
            </wp:positionV>
            <wp:extent cx="4286531" cy="926465"/>
            <wp:effectExtent l="0" t="0" r="0" b="6985"/>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4286531" cy="92646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sidR="00027B0A">
        <w:t xml:space="preserve"> </w:t>
      </w:r>
    </w:p>
    <w:p w14:paraId="01DB4A16" w14:textId="77777777" w:rsidR="003D4D41" w:rsidRPr="007B1868" w:rsidRDefault="00981B11" w:rsidP="00981B11">
      <w:pPr>
        <w:jc w:val="center"/>
        <w:rPr>
          <w:b/>
          <w:sz w:val="72"/>
        </w:rPr>
      </w:pPr>
      <w:r w:rsidRPr="007B1868">
        <w:rPr>
          <w:b/>
          <w:sz w:val="72"/>
        </w:rPr>
        <w:t>TRABAJO FIN DE GRADO</w:t>
      </w:r>
    </w:p>
    <w:p w14:paraId="54B5E79C" w14:textId="77777777" w:rsidR="003D4D41" w:rsidRPr="007B1868" w:rsidRDefault="003D4D41"/>
    <w:p w14:paraId="61833FA9" w14:textId="77777777" w:rsidR="003D4D41" w:rsidRPr="007B1868" w:rsidRDefault="003D4D41"/>
    <w:p w14:paraId="032E2E22" w14:textId="77777777" w:rsidR="003D4D41" w:rsidRPr="007B1868" w:rsidRDefault="003D4D41"/>
    <w:p w14:paraId="1DAC8BDF" w14:textId="77926411" w:rsidR="003D4D41" w:rsidRPr="00EC06CD" w:rsidRDefault="00EC06CD" w:rsidP="003D4D41">
      <w:pPr>
        <w:pStyle w:val="Ttulo"/>
        <w:jc w:val="center"/>
        <w:rPr>
          <w:sz w:val="96"/>
          <w:szCs w:val="96"/>
        </w:rPr>
      </w:pPr>
      <w:r w:rsidRPr="00EC06CD">
        <w:rPr>
          <w:sz w:val="96"/>
          <w:szCs w:val="96"/>
        </w:rPr>
        <w:t xml:space="preserve">MovieMate: app </w:t>
      </w:r>
      <w:r>
        <w:rPr>
          <w:sz w:val="96"/>
          <w:szCs w:val="96"/>
        </w:rPr>
        <w:t>de</w:t>
      </w:r>
      <w:r w:rsidRPr="00EC06CD">
        <w:rPr>
          <w:sz w:val="96"/>
          <w:szCs w:val="96"/>
        </w:rPr>
        <w:t xml:space="preserve"> gestión y valoración de películas</w:t>
      </w:r>
      <w:r>
        <w:rPr>
          <w:sz w:val="96"/>
          <w:szCs w:val="96"/>
        </w:rPr>
        <w:t xml:space="preserve"> y </w:t>
      </w:r>
      <w:r w:rsidRPr="00EC06CD">
        <w:rPr>
          <w:sz w:val="96"/>
          <w:szCs w:val="96"/>
        </w:rPr>
        <w:t>series</w:t>
      </w:r>
    </w:p>
    <w:p w14:paraId="7F7EA25B" w14:textId="77777777" w:rsidR="003D4D41" w:rsidRPr="007B1868" w:rsidRDefault="003D4D41"/>
    <w:p w14:paraId="382784AE" w14:textId="77777777" w:rsidR="003D4D41" w:rsidRPr="007B1868" w:rsidRDefault="003D4D41"/>
    <w:p w14:paraId="5F19D85B" w14:textId="77777777" w:rsidR="003D4D41" w:rsidRPr="007B1868" w:rsidRDefault="003D4D41">
      <w:pPr>
        <w:rPr>
          <w:sz w:val="20"/>
        </w:rPr>
      </w:pPr>
    </w:p>
    <w:p w14:paraId="7D8E1065" w14:textId="77777777" w:rsidR="003D4D41" w:rsidRPr="007B1868" w:rsidRDefault="003D4D41"/>
    <w:p w14:paraId="4E17DDC3" w14:textId="77777777" w:rsidR="003D4D41" w:rsidRPr="007B1868" w:rsidRDefault="003D4D41"/>
    <w:p w14:paraId="04A37169" w14:textId="77777777" w:rsidR="004C2E5C" w:rsidRPr="007B1868" w:rsidRDefault="004C2E5C"/>
    <w:p w14:paraId="0D428E62" w14:textId="77777777" w:rsidR="003D4D41" w:rsidRPr="007B1868" w:rsidRDefault="004C2E5C" w:rsidP="004C2E5C">
      <w:pPr>
        <w:jc w:val="center"/>
        <w:rPr>
          <w:i/>
        </w:rPr>
      </w:pPr>
      <w:r w:rsidRPr="007B1868">
        <w:rPr>
          <w:i/>
        </w:rPr>
        <w:t>Murcia, a XX de XXXXXXX de 20XX</w:t>
      </w:r>
    </w:p>
    <w:p w14:paraId="4D5CF2C8" w14:textId="77777777" w:rsidR="003D4D41" w:rsidRPr="007B1868" w:rsidRDefault="003D4D41"/>
    <w:p w14:paraId="01DAD0CE" w14:textId="77777777" w:rsidR="003D4D41" w:rsidRPr="007B1868" w:rsidRDefault="003D4D41"/>
    <w:p w14:paraId="428922C3" w14:textId="2DB70608" w:rsidR="00966FBA" w:rsidRPr="007B1868" w:rsidRDefault="007B1868" w:rsidP="00966FBA">
      <w:pPr>
        <w:tabs>
          <w:tab w:val="left" w:pos="5103"/>
        </w:tabs>
        <w:spacing w:after="0" w:line="240" w:lineRule="auto"/>
        <w:jc w:val="center"/>
        <w:rPr>
          <w:b/>
          <w:sz w:val="28"/>
        </w:rPr>
      </w:pPr>
      <w:r w:rsidRPr="007B1868">
        <w:rPr>
          <w:b/>
          <w:sz w:val="28"/>
        </w:rPr>
        <w:t>Christian Matas Conesa</w:t>
      </w:r>
    </w:p>
    <w:p w14:paraId="220767F6" w14:textId="5EA10980" w:rsidR="00966FBA" w:rsidRPr="007B1868" w:rsidRDefault="007B1868" w:rsidP="00966FBA">
      <w:pPr>
        <w:tabs>
          <w:tab w:val="left" w:pos="5103"/>
        </w:tabs>
        <w:spacing w:after="0" w:line="240" w:lineRule="auto"/>
        <w:jc w:val="center"/>
        <w:rPr>
          <w:b/>
          <w:sz w:val="28"/>
        </w:rPr>
      </w:pPr>
      <w:r w:rsidRPr="007B1868">
        <w:rPr>
          <w:b/>
          <w:sz w:val="28"/>
        </w:rPr>
        <w:t>24427423C</w:t>
      </w:r>
    </w:p>
    <w:p w14:paraId="112C2009" w14:textId="68E5AAA2" w:rsidR="00966FBA" w:rsidRPr="007B1868" w:rsidRDefault="007B1868" w:rsidP="00966FBA">
      <w:pPr>
        <w:tabs>
          <w:tab w:val="left" w:pos="5103"/>
        </w:tabs>
        <w:spacing w:after="0" w:line="240" w:lineRule="auto"/>
        <w:jc w:val="center"/>
        <w:rPr>
          <w:b/>
          <w:sz w:val="28"/>
        </w:rPr>
      </w:pPr>
      <w:r w:rsidRPr="007B1868">
        <w:rPr>
          <w:b/>
          <w:sz w:val="28"/>
        </w:rPr>
        <w:t>christian.m.c@um.es</w:t>
      </w:r>
    </w:p>
    <w:p w14:paraId="64D5C0AD" w14:textId="77777777" w:rsidR="00966FBA" w:rsidRPr="007B1868" w:rsidRDefault="00966FBA"/>
    <w:p w14:paraId="00072958" w14:textId="27B50685" w:rsidR="003D4D41" w:rsidRPr="007B1868" w:rsidRDefault="007B1868" w:rsidP="007B1868">
      <w:pPr>
        <w:tabs>
          <w:tab w:val="left" w:pos="5103"/>
        </w:tabs>
        <w:spacing w:after="0" w:line="240" w:lineRule="auto"/>
        <w:jc w:val="right"/>
      </w:pPr>
      <w:r w:rsidRPr="007B1868">
        <w:t>Francisco García Sánchez</w:t>
      </w:r>
      <w:r w:rsidR="003D4D41" w:rsidRPr="007B1868">
        <w:br w:type="page"/>
      </w:r>
    </w:p>
    <w:p w14:paraId="2DC9D7BB" w14:textId="77777777" w:rsidR="003D4D41" w:rsidRPr="007B1868" w:rsidRDefault="003D4D41" w:rsidP="00113388">
      <w:pPr>
        <w:jc w:val="center"/>
        <w:rPr>
          <w:b/>
        </w:rPr>
      </w:pPr>
      <w:r w:rsidRPr="007B1868">
        <w:rPr>
          <w:b/>
        </w:rPr>
        <w:lastRenderedPageBreak/>
        <w:t>ÍNDICE DE CONTENIDOS</w:t>
      </w:r>
    </w:p>
    <w:p w14:paraId="793F1B93" w14:textId="1B86C8DC" w:rsidR="004A2E73" w:rsidRDefault="003D4D41">
      <w:pPr>
        <w:pStyle w:val="TDC1"/>
        <w:rPr>
          <w:rFonts w:eastAsiaTheme="minorEastAsia"/>
          <w:noProof/>
          <w:kern w:val="2"/>
          <w:sz w:val="24"/>
          <w:szCs w:val="24"/>
          <w:lang w:eastAsia="es-ES"/>
          <w14:ligatures w14:val="standardContextual"/>
        </w:rPr>
      </w:pPr>
      <w:r w:rsidRPr="007B1868">
        <w:fldChar w:fldCharType="begin"/>
      </w:r>
      <w:r w:rsidRPr="007B1868">
        <w:instrText xml:space="preserve"> TOC \o "1-3" \h \z \u </w:instrText>
      </w:r>
      <w:r w:rsidRPr="007B1868">
        <w:fldChar w:fldCharType="separate"/>
      </w:r>
      <w:hyperlink w:anchor="_Toc222830779" w:history="1">
        <w:r w:rsidR="004A2E73" w:rsidRPr="003C7E67">
          <w:rPr>
            <w:rStyle w:val="Hipervnculo"/>
            <w:noProof/>
          </w:rPr>
          <w:t>I.</w:t>
        </w:r>
        <w:r w:rsidR="004A2E73">
          <w:rPr>
            <w:rFonts w:eastAsiaTheme="minorEastAsia"/>
            <w:noProof/>
            <w:kern w:val="2"/>
            <w:sz w:val="24"/>
            <w:szCs w:val="24"/>
            <w:lang w:eastAsia="es-ES"/>
            <w14:ligatures w14:val="standardContextual"/>
          </w:rPr>
          <w:tab/>
        </w:r>
        <w:r w:rsidR="004A2E73" w:rsidRPr="003C7E67">
          <w:rPr>
            <w:rStyle w:val="Hipervnculo"/>
            <w:noProof/>
          </w:rPr>
          <w:t>Resumen</w:t>
        </w:r>
        <w:r w:rsidR="004A2E73">
          <w:rPr>
            <w:noProof/>
            <w:webHidden/>
          </w:rPr>
          <w:tab/>
        </w:r>
        <w:r w:rsidR="004A2E73">
          <w:rPr>
            <w:noProof/>
            <w:webHidden/>
          </w:rPr>
          <w:fldChar w:fldCharType="begin"/>
        </w:r>
        <w:r w:rsidR="004A2E73">
          <w:rPr>
            <w:noProof/>
            <w:webHidden/>
          </w:rPr>
          <w:instrText xml:space="preserve"> PAGEREF _Toc222830779 \h </w:instrText>
        </w:r>
        <w:r w:rsidR="004A2E73">
          <w:rPr>
            <w:noProof/>
            <w:webHidden/>
          </w:rPr>
        </w:r>
        <w:r w:rsidR="004A2E73">
          <w:rPr>
            <w:noProof/>
            <w:webHidden/>
          </w:rPr>
          <w:fldChar w:fldCharType="separate"/>
        </w:r>
        <w:r w:rsidR="004A2E73">
          <w:rPr>
            <w:noProof/>
            <w:webHidden/>
          </w:rPr>
          <w:t>v</w:t>
        </w:r>
        <w:r w:rsidR="004A2E73">
          <w:rPr>
            <w:noProof/>
            <w:webHidden/>
          </w:rPr>
          <w:fldChar w:fldCharType="end"/>
        </w:r>
      </w:hyperlink>
    </w:p>
    <w:p w14:paraId="0511D7E2" w14:textId="198496BD" w:rsidR="004A2E73" w:rsidRDefault="004A2E73">
      <w:pPr>
        <w:pStyle w:val="TDC1"/>
        <w:rPr>
          <w:rFonts w:eastAsiaTheme="minorEastAsia"/>
          <w:noProof/>
          <w:kern w:val="2"/>
          <w:sz w:val="24"/>
          <w:szCs w:val="24"/>
          <w:lang w:eastAsia="es-ES"/>
          <w14:ligatures w14:val="standardContextual"/>
        </w:rPr>
      </w:pPr>
      <w:hyperlink w:anchor="_Toc222830780" w:history="1">
        <w:r w:rsidRPr="003C7E67">
          <w:rPr>
            <w:rStyle w:val="Hipervnculo"/>
            <w:noProof/>
          </w:rPr>
          <w:t>II.</w:t>
        </w:r>
        <w:r>
          <w:rPr>
            <w:rFonts w:eastAsiaTheme="minorEastAsia"/>
            <w:noProof/>
            <w:kern w:val="2"/>
            <w:sz w:val="24"/>
            <w:szCs w:val="24"/>
            <w:lang w:eastAsia="es-ES"/>
            <w14:ligatures w14:val="standardContextual"/>
          </w:rPr>
          <w:tab/>
        </w:r>
        <w:r w:rsidRPr="003C7E67">
          <w:rPr>
            <w:rStyle w:val="Hipervnculo"/>
            <w:noProof/>
          </w:rPr>
          <w:t>Extended abstract</w:t>
        </w:r>
        <w:r>
          <w:rPr>
            <w:noProof/>
            <w:webHidden/>
          </w:rPr>
          <w:tab/>
        </w:r>
        <w:r>
          <w:rPr>
            <w:noProof/>
            <w:webHidden/>
          </w:rPr>
          <w:fldChar w:fldCharType="begin"/>
        </w:r>
        <w:r>
          <w:rPr>
            <w:noProof/>
            <w:webHidden/>
          </w:rPr>
          <w:instrText xml:space="preserve"> PAGEREF _Toc222830780 \h </w:instrText>
        </w:r>
        <w:r>
          <w:rPr>
            <w:noProof/>
            <w:webHidden/>
          </w:rPr>
        </w:r>
        <w:r>
          <w:rPr>
            <w:noProof/>
            <w:webHidden/>
          </w:rPr>
          <w:fldChar w:fldCharType="separate"/>
        </w:r>
        <w:r>
          <w:rPr>
            <w:noProof/>
            <w:webHidden/>
          </w:rPr>
          <w:t>vi</w:t>
        </w:r>
        <w:r>
          <w:rPr>
            <w:noProof/>
            <w:webHidden/>
          </w:rPr>
          <w:fldChar w:fldCharType="end"/>
        </w:r>
      </w:hyperlink>
    </w:p>
    <w:p w14:paraId="1893A7C9" w14:textId="64E32DD3" w:rsidR="004A2E73" w:rsidRDefault="004A2E73">
      <w:pPr>
        <w:pStyle w:val="TDC1"/>
        <w:rPr>
          <w:rFonts w:eastAsiaTheme="minorEastAsia"/>
          <w:noProof/>
          <w:kern w:val="2"/>
          <w:sz w:val="24"/>
          <w:szCs w:val="24"/>
          <w:lang w:eastAsia="es-ES"/>
          <w14:ligatures w14:val="standardContextual"/>
        </w:rPr>
      </w:pPr>
      <w:hyperlink w:anchor="_Toc222830781" w:history="1">
        <w:r w:rsidRPr="003C7E67">
          <w:rPr>
            <w:rStyle w:val="Hipervnculo"/>
            <w:noProof/>
          </w:rPr>
          <w:t>1</w:t>
        </w:r>
        <w:r>
          <w:rPr>
            <w:rFonts w:eastAsiaTheme="minorEastAsia"/>
            <w:noProof/>
            <w:kern w:val="2"/>
            <w:sz w:val="24"/>
            <w:szCs w:val="24"/>
            <w:lang w:eastAsia="es-ES"/>
            <w14:ligatures w14:val="standardContextual"/>
          </w:rPr>
          <w:tab/>
        </w:r>
        <w:r w:rsidRPr="003C7E67">
          <w:rPr>
            <w:rStyle w:val="Hipervnculo"/>
            <w:noProof/>
          </w:rPr>
          <w:t>Introducción</w:t>
        </w:r>
        <w:r>
          <w:rPr>
            <w:noProof/>
            <w:webHidden/>
          </w:rPr>
          <w:tab/>
        </w:r>
        <w:r>
          <w:rPr>
            <w:noProof/>
            <w:webHidden/>
          </w:rPr>
          <w:fldChar w:fldCharType="begin"/>
        </w:r>
        <w:r>
          <w:rPr>
            <w:noProof/>
            <w:webHidden/>
          </w:rPr>
          <w:instrText xml:space="preserve"> PAGEREF _Toc222830781 \h </w:instrText>
        </w:r>
        <w:r>
          <w:rPr>
            <w:noProof/>
            <w:webHidden/>
          </w:rPr>
        </w:r>
        <w:r>
          <w:rPr>
            <w:noProof/>
            <w:webHidden/>
          </w:rPr>
          <w:fldChar w:fldCharType="separate"/>
        </w:r>
        <w:r>
          <w:rPr>
            <w:noProof/>
            <w:webHidden/>
          </w:rPr>
          <w:t>1</w:t>
        </w:r>
        <w:r>
          <w:rPr>
            <w:noProof/>
            <w:webHidden/>
          </w:rPr>
          <w:fldChar w:fldCharType="end"/>
        </w:r>
      </w:hyperlink>
    </w:p>
    <w:p w14:paraId="739883B6" w14:textId="1A74497C" w:rsidR="004A2E73" w:rsidRDefault="004A2E73">
      <w:pPr>
        <w:pStyle w:val="TDC1"/>
        <w:rPr>
          <w:rFonts w:eastAsiaTheme="minorEastAsia"/>
          <w:noProof/>
          <w:kern w:val="2"/>
          <w:sz w:val="24"/>
          <w:szCs w:val="24"/>
          <w:lang w:eastAsia="es-ES"/>
          <w14:ligatures w14:val="standardContextual"/>
        </w:rPr>
      </w:pPr>
      <w:hyperlink w:anchor="_Toc222830782" w:history="1">
        <w:r w:rsidRPr="003C7E67">
          <w:rPr>
            <w:rStyle w:val="Hipervnculo"/>
            <w:noProof/>
          </w:rPr>
          <w:t>2</w:t>
        </w:r>
        <w:r>
          <w:rPr>
            <w:rFonts w:eastAsiaTheme="minorEastAsia"/>
            <w:noProof/>
            <w:kern w:val="2"/>
            <w:sz w:val="24"/>
            <w:szCs w:val="24"/>
            <w:lang w:eastAsia="es-ES"/>
            <w14:ligatures w14:val="standardContextual"/>
          </w:rPr>
          <w:tab/>
        </w:r>
        <w:r w:rsidRPr="003C7E67">
          <w:rPr>
            <w:rStyle w:val="Hipervnculo"/>
            <w:noProof/>
          </w:rPr>
          <w:t>Estado del arte</w:t>
        </w:r>
        <w:r>
          <w:rPr>
            <w:noProof/>
            <w:webHidden/>
          </w:rPr>
          <w:tab/>
        </w:r>
        <w:r>
          <w:rPr>
            <w:noProof/>
            <w:webHidden/>
          </w:rPr>
          <w:fldChar w:fldCharType="begin"/>
        </w:r>
        <w:r>
          <w:rPr>
            <w:noProof/>
            <w:webHidden/>
          </w:rPr>
          <w:instrText xml:space="preserve"> PAGEREF _Toc222830782 \h </w:instrText>
        </w:r>
        <w:r>
          <w:rPr>
            <w:noProof/>
            <w:webHidden/>
          </w:rPr>
        </w:r>
        <w:r>
          <w:rPr>
            <w:noProof/>
            <w:webHidden/>
          </w:rPr>
          <w:fldChar w:fldCharType="separate"/>
        </w:r>
        <w:r>
          <w:rPr>
            <w:noProof/>
            <w:webHidden/>
          </w:rPr>
          <w:t>2</w:t>
        </w:r>
        <w:r>
          <w:rPr>
            <w:noProof/>
            <w:webHidden/>
          </w:rPr>
          <w:fldChar w:fldCharType="end"/>
        </w:r>
      </w:hyperlink>
    </w:p>
    <w:p w14:paraId="3D01D813" w14:textId="324EC91C" w:rsidR="004A2E73" w:rsidRDefault="004A2E73">
      <w:pPr>
        <w:pStyle w:val="TDC2"/>
        <w:tabs>
          <w:tab w:val="left" w:pos="960"/>
          <w:tab w:val="right" w:leader="dot" w:pos="8494"/>
        </w:tabs>
        <w:rPr>
          <w:rFonts w:eastAsiaTheme="minorEastAsia"/>
          <w:noProof/>
          <w:kern w:val="2"/>
          <w:sz w:val="24"/>
          <w:szCs w:val="24"/>
          <w:lang w:eastAsia="es-ES"/>
          <w14:ligatures w14:val="standardContextual"/>
        </w:rPr>
      </w:pPr>
      <w:hyperlink w:anchor="_Toc222830783" w:history="1">
        <w:r w:rsidRPr="003C7E67">
          <w:rPr>
            <w:rStyle w:val="Hipervnculo"/>
            <w:noProof/>
          </w:rPr>
          <w:t>2.1</w:t>
        </w:r>
        <w:r>
          <w:rPr>
            <w:rFonts w:eastAsiaTheme="minorEastAsia"/>
            <w:noProof/>
            <w:kern w:val="2"/>
            <w:sz w:val="24"/>
            <w:szCs w:val="24"/>
            <w:lang w:eastAsia="es-ES"/>
            <w14:ligatures w14:val="standardContextual"/>
          </w:rPr>
          <w:tab/>
        </w:r>
        <w:r w:rsidRPr="003C7E67">
          <w:rPr>
            <w:rStyle w:val="Hipervnculo"/>
            <w:noProof/>
          </w:rPr>
          <w:t>Análisis de la situación de partida</w:t>
        </w:r>
        <w:r>
          <w:rPr>
            <w:noProof/>
            <w:webHidden/>
          </w:rPr>
          <w:tab/>
        </w:r>
        <w:r>
          <w:rPr>
            <w:noProof/>
            <w:webHidden/>
          </w:rPr>
          <w:fldChar w:fldCharType="begin"/>
        </w:r>
        <w:r>
          <w:rPr>
            <w:noProof/>
            <w:webHidden/>
          </w:rPr>
          <w:instrText xml:space="preserve"> PAGEREF _Toc222830783 \h </w:instrText>
        </w:r>
        <w:r>
          <w:rPr>
            <w:noProof/>
            <w:webHidden/>
          </w:rPr>
        </w:r>
        <w:r>
          <w:rPr>
            <w:noProof/>
            <w:webHidden/>
          </w:rPr>
          <w:fldChar w:fldCharType="separate"/>
        </w:r>
        <w:r>
          <w:rPr>
            <w:noProof/>
            <w:webHidden/>
          </w:rPr>
          <w:t>2</w:t>
        </w:r>
        <w:r>
          <w:rPr>
            <w:noProof/>
            <w:webHidden/>
          </w:rPr>
          <w:fldChar w:fldCharType="end"/>
        </w:r>
      </w:hyperlink>
    </w:p>
    <w:p w14:paraId="0ACB2D98" w14:textId="167E91D6" w:rsidR="004A2E73" w:rsidRDefault="004A2E73">
      <w:pPr>
        <w:pStyle w:val="TDC2"/>
        <w:tabs>
          <w:tab w:val="left" w:pos="960"/>
          <w:tab w:val="right" w:leader="dot" w:pos="8494"/>
        </w:tabs>
        <w:rPr>
          <w:rFonts w:eastAsiaTheme="minorEastAsia"/>
          <w:noProof/>
          <w:kern w:val="2"/>
          <w:sz w:val="24"/>
          <w:szCs w:val="24"/>
          <w:lang w:eastAsia="es-ES"/>
          <w14:ligatures w14:val="standardContextual"/>
        </w:rPr>
      </w:pPr>
      <w:hyperlink w:anchor="_Toc222830784" w:history="1">
        <w:r w:rsidRPr="003C7E67">
          <w:rPr>
            <w:rStyle w:val="Hipervnculo"/>
            <w:noProof/>
          </w:rPr>
          <w:t>2.2</w:t>
        </w:r>
        <w:r>
          <w:rPr>
            <w:rFonts w:eastAsiaTheme="minorEastAsia"/>
            <w:noProof/>
            <w:kern w:val="2"/>
            <w:sz w:val="24"/>
            <w:szCs w:val="24"/>
            <w:lang w:eastAsia="es-ES"/>
            <w14:ligatures w14:val="standardContextual"/>
          </w:rPr>
          <w:tab/>
        </w:r>
        <w:r w:rsidRPr="003C7E67">
          <w:rPr>
            <w:rStyle w:val="Hipervnculo"/>
            <w:noProof/>
          </w:rPr>
          <w:t>Tecnologías empleadas</w:t>
        </w:r>
        <w:r>
          <w:rPr>
            <w:noProof/>
            <w:webHidden/>
          </w:rPr>
          <w:tab/>
        </w:r>
        <w:r>
          <w:rPr>
            <w:noProof/>
            <w:webHidden/>
          </w:rPr>
          <w:fldChar w:fldCharType="begin"/>
        </w:r>
        <w:r>
          <w:rPr>
            <w:noProof/>
            <w:webHidden/>
          </w:rPr>
          <w:instrText xml:space="preserve"> PAGEREF _Toc222830784 \h </w:instrText>
        </w:r>
        <w:r>
          <w:rPr>
            <w:noProof/>
            <w:webHidden/>
          </w:rPr>
        </w:r>
        <w:r>
          <w:rPr>
            <w:noProof/>
            <w:webHidden/>
          </w:rPr>
          <w:fldChar w:fldCharType="separate"/>
        </w:r>
        <w:r>
          <w:rPr>
            <w:noProof/>
            <w:webHidden/>
          </w:rPr>
          <w:t>5</w:t>
        </w:r>
        <w:r>
          <w:rPr>
            <w:noProof/>
            <w:webHidden/>
          </w:rPr>
          <w:fldChar w:fldCharType="end"/>
        </w:r>
      </w:hyperlink>
    </w:p>
    <w:p w14:paraId="2FA0C7C8" w14:textId="6CA1365F" w:rsidR="004A2E73" w:rsidRDefault="004A2E73">
      <w:pPr>
        <w:pStyle w:val="TDC3"/>
        <w:tabs>
          <w:tab w:val="left" w:pos="1200"/>
          <w:tab w:val="right" w:leader="dot" w:pos="8494"/>
        </w:tabs>
        <w:rPr>
          <w:rFonts w:eastAsiaTheme="minorEastAsia"/>
          <w:noProof/>
          <w:kern w:val="2"/>
          <w:sz w:val="24"/>
          <w:szCs w:val="24"/>
          <w:lang w:eastAsia="es-ES"/>
          <w14:ligatures w14:val="standardContextual"/>
        </w:rPr>
      </w:pPr>
      <w:hyperlink w:anchor="_Toc222830785" w:history="1">
        <w:r w:rsidRPr="003C7E67">
          <w:rPr>
            <w:rStyle w:val="Hipervnculo"/>
            <w:noProof/>
          </w:rPr>
          <w:t>2.2.1</w:t>
        </w:r>
        <w:r>
          <w:rPr>
            <w:rFonts w:eastAsiaTheme="minorEastAsia"/>
            <w:noProof/>
            <w:kern w:val="2"/>
            <w:sz w:val="24"/>
            <w:szCs w:val="24"/>
            <w:lang w:eastAsia="es-ES"/>
            <w14:ligatures w14:val="standardContextual"/>
          </w:rPr>
          <w:tab/>
        </w:r>
        <w:r w:rsidRPr="003C7E67">
          <w:rPr>
            <w:rStyle w:val="Hipervnculo"/>
            <w:noProof/>
          </w:rPr>
          <w:t>Back-end</w:t>
        </w:r>
        <w:r>
          <w:rPr>
            <w:noProof/>
            <w:webHidden/>
          </w:rPr>
          <w:tab/>
        </w:r>
        <w:r>
          <w:rPr>
            <w:noProof/>
            <w:webHidden/>
          </w:rPr>
          <w:fldChar w:fldCharType="begin"/>
        </w:r>
        <w:r>
          <w:rPr>
            <w:noProof/>
            <w:webHidden/>
          </w:rPr>
          <w:instrText xml:space="preserve"> PAGEREF _Toc222830785 \h </w:instrText>
        </w:r>
        <w:r>
          <w:rPr>
            <w:noProof/>
            <w:webHidden/>
          </w:rPr>
        </w:r>
        <w:r>
          <w:rPr>
            <w:noProof/>
            <w:webHidden/>
          </w:rPr>
          <w:fldChar w:fldCharType="separate"/>
        </w:r>
        <w:r>
          <w:rPr>
            <w:noProof/>
            <w:webHidden/>
          </w:rPr>
          <w:t>5</w:t>
        </w:r>
        <w:r>
          <w:rPr>
            <w:noProof/>
            <w:webHidden/>
          </w:rPr>
          <w:fldChar w:fldCharType="end"/>
        </w:r>
      </w:hyperlink>
    </w:p>
    <w:p w14:paraId="461D19E6" w14:textId="14F11810" w:rsidR="004A2E73" w:rsidRDefault="004A2E73">
      <w:pPr>
        <w:pStyle w:val="TDC3"/>
        <w:tabs>
          <w:tab w:val="left" w:pos="1200"/>
          <w:tab w:val="right" w:leader="dot" w:pos="8494"/>
        </w:tabs>
        <w:rPr>
          <w:rFonts w:eastAsiaTheme="minorEastAsia"/>
          <w:noProof/>
          <w:kern w:val="2"/>
          <w:sz w:val="24"/>
          <w:szCs w:val="24"/>
          <w:lang w:eastAsia="es-ES"/>
          <w14:ligatures w14:val="standardContextual"/>
        </w:rPr>
      </w:pPr>
      <w:hyperlink w:anchor="_Toc222830786" w:history="1">
        <w:r w:rsidRPr="003C7E67">
          <w:rPr>
            <w:rStyle w:val="Hipervnculo"/>
            <w:noProof/>
          </w:rPr>
          <w:t>2.2.2</w:t>
        </w:r>
        <w:r>
          <w:rPr>
            <w:rFonts w:eastAsiaTheme="minorEastAsia"/>
            <w:noProof/>
            <w:kern w:val="2"/>
            <w:sz w:val="24"/>
            <w:szCs w:val="24"/>
            <w:lang w:eastAsia="es-ES"/>
            <w14:ligatures w14:val="standardContextual"/>
          </w:rPr>
          <w:tab/>
        </w:r>
        <w:r w:rsidRPr="003C7E67">
          <w:rPr>
            <w:rStyle w:val="Hipervnculo"/>
            <w:noProof/>
          </w:rPr>
          <w:t>Front-end</w:t>
        </w:r>
        <w:r>
          <w:rPr>
            <w:noProof/>
            <w:webHidden/>
          </w:rPr>
          <w:tab/>
        </w:r>
        <w:r>
          <w:rPr>
            <w:noProof/>
            <w:webHidden/>
          </w:rPr>
          <w:fldChar w:fldCharType="begin"/>
        </w:r>
        <w:r>
          <w:rPr>
            <w:noProof/>
            <w:webHidden/>
          </w:rPr>
          <w:instrText xml:space="preserve"> PAGEREF _Toc222830786 \h </w:instrText>
        </w:r>
        <w:r>
          <w:rPr>
            <w:noProof/>
            <w:webHidden/>
          </w:rPr>
        </w:r>
        <w:r>
          <w:rPr>
            <w:noProof/>
            <w:webHidden/>
          </w:rPr>
          <w:fldChar w:fldCharType="separate"/>
        </w:r>
        <w:r>
          <w:rPr>
            <w:noProof/>
            <w:webHidden/>
          </w:rPr>
          <w:t>6</w:t>
        </w:r>
        <w:r>
          <w:rPr>
            <w:noProof/>
            <w:webHidden/>
          </w:rPr>
          <w:fldChar w:fldCharType="end"/>
        </w:r>
      </w:hyperlink>
    </w:p>
    <w:p w14:paraId="65776904" w14:textId="06C9447D" w:rsidR="004A2E73" w:rsidRDefault="004A2E73">
      <w:pPr>
        <w:pStyle w:val="TDC3"/>
        <w:tabs>
          <w:tab w:val="left" w:pos="1200"/>
          <w:tab w:val="right" w:leader="dot" w:pos="8494"/>
        </w:tabs>
        <w:rPr>
          <w:rFonts w:eastAsiaTheme="minorEastAsia"/>
          <w:noProof/>
          <w:kern w:val="2"/>
          <w:sz w:val="24"/>
          <w:szCs w:val="24"/>
          <w:lang w:eastAsia="es-ES"/>
          <w14:ligatures w14:val="standardContextual"/>
        </w:rPr>
      </w:pPr>
      <w:hyperlink w:anchor="_Toc222830787" w:history="1">
        <w:r w:rsidRPr="003C7E67">
          <w:rPr>
            <w:rStyle w:val="Hipervnculo"/>
            <w:noProof/>
          </w:rPr>
          <w:t>2.2.3</w:t>
        </w:r>
        <w:r>
          <w:rPr>
            <w:rFonts w:eastAsiaTheme="minorEastAsia"/>
            <w:noProof/>
            <w:kern w:val="2"/>
            <w:sz w:val="24"/>
            <w:szCs w:val="24"/>
            <w:lang w:eastAsia="es-ES"/>
            <w14:ligatures w14:val="standardContextual"/>
          </w:rPr>
          <w:tab/>
        </w:r>
        <w:r w:rsidRPr="003C7E67">
          <w:rPr>
            <w:rStyle w:val="Hipervnculo"/>
            <w:noProof/>
          </w:rPr>
          <w:t>Integración de datos</w:t>
        </w:r>
        <w:r>
          <w:rPr>
            <w:noProof/>
            <w:webHidden/>
          </w:rPr>
          <w:tab/>
        </w:r>
        <w:r>
          <w:rPr>
            <w:noProof/>
            <w:webHidden/>
          </w:rPr>
          <w:fldChar w:fldCharType="begin"/>
        </w:r>
        <w:r>
          <w:rPr>
            <w:noProof/>
            <w:webHidden/>
          </w:rPr>
          <w:instrText xml:space="preserve"> PAGEREF _Toc222830787 \h </w:instrText>
        </w:r>
        <w:r>
          <w:rPr>
            <w:noProof/>
            <w:webHidden/>
          </w:rPr>
        </w:r>
        <w:r>
          <w:rPr>
            <w:noProof/>
            <w:webHidden/>
          </w:rPr>
          <w:fldChar w:fldCharType="separate"/>
        </w:r>
        <w:r>
          <w:rPr>
            <w:noProof/>
            <w:webHidden/>
          </w:rPr>
          <w:t>6</w:t>
        </w:r>
        <w:r>
          <w:rPr>
            <w:noProof/>
            <w:webHidden/>
          </w:rPr>
          <w:fldChar w:fldCharType="end"/>
        </w:r>
      </w:hyperlink>
    </w:p>
    <w:p w14:paraId="31049DD7" w14:textId="460E8B30" w:rsidR="004A2E73" w:rsidRDefault="004A2E73">
      <w:pPr>
        <w:pStyle w:val="TDC3"/>
        <w:tabs>
          <w:tab w:val="left" w:pos="1200"/>
          <w:tab w:val="right" w:leader="dot" w:pos="8494"/>
        </w:tabs>
        <w:rPr>
          <w:rFonts w:eastAsiaTheme="minorEastAsia"/>
          <w:noProof/>
          <w:kern w:val="2"/>
          <w:sz w:val="24"/>
          <w:szCs w:val="24"/>
          <w:lang w:eastAsia="es-ES"/>
          <w14:ligatures w14:val="standardContextual"/>
        </w:rPr>
      </w:pPr>
      <w:hyperlink w:anchor="_Toc222830788" w:history="1">
        <w:r w:rsidRPr="003C7E67">
          <w:rPr>
            <w:rStyle w:val="Hipervnculo"/>
            <w:noProof/>
          </w:rPr>
          <w:t>2.2.4</w:t>
        </w:r>
        <w:r>
          <w:rPr>
            <w:rFonts w:eastAsiaTheme="minorEastAsia"/>
            <w:noProof/>
            <w:kern w:val="2"/>
            <w:sz w:val="24"/>
            <w:szCs w:val="24"/>
            <w:lang w:eastAsia="es-ES"/>
            <w14:ligatures w14:val="standardContextual"/>
          </w:rPr>
          <w:tab/>
        </w:r>
        <w:r w:rsidRPr="003C7E67">
          <w:rPr>
            <w:rStyle w:val="Hipervnculo"/>
            <w:noProof/>
          </w:rPr>
          <w:t>Miscelánea</w:t>
        </w:r>
        <w:r>
          <w:rPr>
            <w:noProof/>
            <w:webHidden/>
          </w:rPr>
          <w:tab/>
        </w:r>
        <w:r>
          <w:rPr>
            <w:noProof/>
            <w:webHidden/>
          </w:rPr>
          <w:fldChar w:fldCharType="begin"/>
        </w:r>
        <w:r>
          <w:rPr>
            <w:noProof/>
            <w:webHidden/>
          </w:rPr>
          <w:instrText xml:space="preserve"> PAGEREF _Toc222830788 \h </w:instrText>
        </w:r>
        <w:r>
          <w:rPr>
            <w:noProof/>
            <w:webHidden/>
          </w:rPr>
        </w:r>
        <w:r>
          <w:rPr>
            <w:noProof/>
            <w:webHidden/>
          </w:rPr>
          <w:fldChar w:fldCharType="separate"/>
        </w:r>
        <w:r>
          <w:rPr>
            <w:noProof/>
            <w:webHidden/>
          </w:rPr>
          <w:t>6</w:t>
        </w:r>
        <w:r>
          <w:rPr>
            <w:noProof/>
            <w:webHidden/>
          </w:rPr>
          <w:fldChar w:fldCharType="end"/>
        </w:r>
      </w:hyperlink>
    </w:p>
    <w:p w14:paraId="1927FD5A" w14:textId="5E05D7B9" w:rsidR="004A2E73" w:rsidRDefault="004A2E73">
      <w:pPr>
        <w:pStyle w:val="TDC1"/>
        <w:rPr>
          <w:rFonts w:eastAsiaTheme="minorEastAsia"/>
          <w:noProof/>
          <w:kern w:val="2"/>
          <w:sz w:val="24"/>
          <w:szCs w:val="24"/>
          <w:lang w:eastAsia="es-ES"/>
          <w14:ligatures w14:val="standardContextual"/>
        </w:rPr>
      </w:pPr>
      <w:hyperlink w:anchor="_Toc222830789" w:history="1">
        <w:r w:rsidRPr="003C7E67">
          <w:rPr>
            <w:rStyle w:val="Hipervnculo"/>
            <w:noProof/>
          </w:rPr>
          <w:t>3</w:t>
        </w:r>
        <w:r>
          <w:rPr>
            <w:rFonts w:eastAsiaTheme="minorEastAsia"/>
            <w:noProof/>
            <w:kern w:val="2"/>
            <w:sz w:val="24"/>
            <w:szCs w:val="24"/>
            <w:lang w:eastAsia="es-ES"/>
            <w14:ligatures w14:val="standardContextual"/>
          </w:rPr>
          <w:tab/>
        </w:r>
        <w:r w:rsidRPr="003C7E67">
          <w:rPr>
            <w:rStyle w:val="Hipervnculo"/>
            <w:noProof/>
          </w:rPr>
          <w:t>Análisis de objetivos y metodología</w:t>
        </w:r>
        <w:r>
          <w:rPr>
            <w:noProof/>
            <w:webHidden/>
          </w:rPr>
          <w:tab/>
        </w:r>
        <w:r>
          <w:rPr>
            <w:noProof/>
            <w:webHidden/>
          </w:rPr>
          <w:fldChar w:fldCharType="begin"/>
        </w:r>
        <w:r>
          <w:rPr>
            <w:noProof/>
            <w:webHidden/>
          </w:rPr>
          <w:instrText xml:space="preserve"> PAGEREF _Toc222830789 \h </w:instrText>
        </w:r>
        <w:r>
          <w:rPr>
            <w:noProof/>
            <w:webHidden/>
          </w:rPr>
        </w:r>
        <w:r>
          <w:rPr>
            <w:noProof/>
            <w:webHidden/>
          </w:rPr>
          <w:fldChar w:fldCharType="separate"/>
        </w:r>
        <w:r>
          <w:rPr>
            <w:noProof/>
            <w:webHidden/>
          </w:rPr>
          <w:t>7</w:t>
        </w:r>
        <w:r>
          <w:rPr>
            <w:noProof/>
            <w:webHidden/>
          </w:rPr>
          <w:fldChar w:fldCharType="end"/>
        </w:r>
      </w:hyperlink>
    </w:p>
    <w:p w14:paraId="2E2F1AAC" w14:textId="0B19C696" w:rsidR="004A2E73" w:rsidRDefault="004A2E73">
      <w:pPr>
        <w:pStyle w:val="TDC2"/>
        <w:tabs>
          <w:tab w:val="left" w:pos="960"/>
          <w:tab w:val="right" w:leader="dot" w:pos="8494"/>
        </w:tabs>
        <w:rPr>
          <w:rFonts w:eastAsiaTheme="minorEastAsia"/>
          <w:noProof/>
          <w:kern w:val="2"/>
          <w:sz w:val="24"/>
          <w:szCs w:val="24"/>
          <w:lang w:eastAsia="es-ES"/>
          <w14:ligatures w14:val="standardContextual"/>
        </w:rPr>
      </w:pPr>
      <w:hyperlink w:anchor="_Toc222830790" w:history="1">
        <w:r w:rsidRPr="003C7E67">
          <w:rPr>
            <w:rStyle w:val="Hipervnculo"/>
            <w:noProof/>
          </w:rPr>
          <w:t>3.1</w:t>
        </w:r>
        <w:r>
          <w:rPr>
            <w:rFonts w:eastAsiaTheme="minorEastAsia"/>
            <w:noProof/>
            <w:kern w:val="2"/>
            <w:sz w:val="24"/>
            <w:szCs w:val="24"/>
            <w:lang w:eastAsia="es-ES"/>
            <w14:ligatures w14:val="standardContextual"/>
          </w:rPr>
          <w:tab/>
        </w:r>
        <w:r w:rsidRPr="003C7E67">
          <w:rPr>
            <w:rStyle w:val="Hipervnculo"/>
            <w:noProof/>
          </w:rPr>
          <w:t>Objetivos</w:t>
        </w:r>
        <w:r>
          <w:rPr>
            <w:noProof/>
            <w:webHidden/>
          </w:rPr>
          <w:tab/>
        </w:r>
        <w:r>
          <w:rPr>
            <w:noProof/>
            <w:webHidden/>
          </w:rPr>
          <w:fldChar w:fldCharType="begin"/>
        </w:r>
        <w:r>
          <w:rPr>
            <w:noProof/>
            <w:webHidden/>
          </w:rPr>
          <w:instrText xml:space="preserve"> PAGEREF _Toc222830790 \h </w:instrText>
        </w:r>
        <w:r>
          <w:rPr>
            <w:noProof/>
            <w:webHidden/>
          </w:rPr>
        </w:r>
        <w:r>
          <w:rPr>
            <w:noProof/>
            <w:webHidden/>
          </w:rPr>
          <w:fldChar w:fldCharType="separate"/>
        </w:r>
        <w:r>
          <w:rPr>
            <w:noProof/>
            <w:webHidden/>
          </w:rPr>
          <w:t>7</w:t>
        </w:r>
        <w:r>
          <w:rPr>
            <w:noProof/>
            <w:webHidden/>
          </w:rPr>
          <w:fldChar w:fldCharType="end"/>
        </w:r>
      </w:hyperlink>
    </w:p>
    <w:p w14:paraId="601EFC11" w14:textId="270396ED" w:rsidR="004A2E73" w:rsidRDefault="004A2E73">
      <w:pPr>
        <w:pStyle w:val="TDC2"/>
        <w:tabs>
          <w:tab w:val="left" w:pos="960"/>
          <w:tab w:val="right" w:leader="dot" w:pos="8494"/>
        </w:tabs>
        <w:rPr>
          <w:rFonts w:eastAsiaTheme="minorEastAsia"/>
          <w:noProof/>
          <w:kern w:val="2"/>
          <w:sz w:val="24"/>
          <w:szCs w:val="24"/>
          <w:lang w:eastAsia="es-ES"/>
          <w14:ligatures w14:val="standardContextual"/>
        </w:rPr>
      </w:pPr>
      <w:hyperlink w:anchor="_Toc222830791" w:history="1">
        <w:r w:rsidRPr="003C7E67">
          <w:rPr>
            <w:rStyle w:val="Hipervnculo"/>
            <w:noProof/>
          </w:rPr>
          <w:t>3.2</w:t>
        </w:r>
        <w:r>
          <w:rPr>
            <w:rFonts w:eastAsiaTheme="minorEastAsia"/>
            <w:noProof/>
            <w:kern w:val="2"/>
            <w:sz w:val="24"/>
            <w:szCs w:val="24"/>
            <w:lang w:eastAsia="es-ES"/>
            <w14:ligatures w14:val="standardContextual"/>
          </w:rPr>
          <w:tab/>
        </w:r>
        <w:r w:rsidRPr="003C7E67">
          <w:rPr>
            <w:rStyle w:val="Hipervnculo"/>
            <w:noProof/>
          </w:rPr>
          <w:t>Metodología</w:t>
        </w:r>
        <w:r>
          <w:rPr>
            <w:noProof/>
            <w:webHidden/>
          </w:rPr>
          <w:tab/>
        </w:r>
        <w:r>
          <w:rPr>
            <w:noProof/>
            <w:webHidden/>
          </w:rPr>
          <w:fldChar w:fldCharType="begin"/>
        </w:r>
        <w:r>
          <w:rPr>
            <w:noProof/>
            <w:webHidden/>
          </w:rPr>
          <w:instrText xml:space="preserve"> PAGEREF _Toc222830791 \h </w:instrText>
        </w:r>
        <w:r>
          <w:rPr>
            <w:noProof/>
            <w:webHidden/>
          </w:rPr>
        </w:r>
        <w:r>
          <w:rPr>
            <w:noProof/>
            <w:webHidden/>
          </w:rPr>
          <w:fldChar w:fldCharType="separate"/>
        </w:r>
        <w:r>
          <w:rPr>
            <w:noProof/>
            <w:webHidden/>
          </w:rPr>
          <w:t>7</w:t>
        </w:r>
        <w:r>
          <w:rPr>
            <w:noProof/>
            <w:webHidden/>
          </w:rPr>
          <w:fldChar w:fldCharType="end"/>
        </w:r>
      </w:hyperlink>
    </w:p>
    <w:p w14:paraId="1FB9123C" w14:textId="55DE1462" w:rsidR="004A2E73" w:rsidRDefault="004A2E73">
      <w:pPr>
        <w:pStyle w:val="TDC1"/>
        <w:rPr>
          <w:rFonts w:eastAsiaTheme="minorEastAsia"/>
          <w:noProof/>
          <w:kern w:val="2"/>
          <w:sz w:val="24"/>
          <w:szCs w:val="24"/>
          <w:lang w:eastAsia="es-ES"/>
          <w14:ligatures w14:val="standardContextual"/>
        </w:rPr>
      </w:pPr>
      <w:hyperlink w:anchor="_Toc222830792" w:history="1">
        <w:r w:rsidRPr="003C7E67">
          <w:rPr>
            <w:rStyle w:val="Hipervnculo"/>
            <w:noProof/>
          </w:rPr>
          <w:t>4</w:t>
        </w:r>
        <w:r>
          <w:rPr>
            <w:rFonts w:eastAsiaTheme="minorEastAsia"/>
            <w:noProof/>
            <w:kern w:val="2"/>
            <w:sz w:val="24"/>
            <w:szCs w:val="24"/>
            <w:lang w:eastAsia="es-ES"/>
            <w14:ligatures w14:val="standardContextual"/>
          </w:rPr>
          <w:tab/>
        </w:r>
        <w:r w:rsidRPr="003C7E67">
          <w:rPr>
            <w:rStyle w:val="Hipervnculo"/>
            <w:noProof/>
          </w:rPr>
          <w:t>Diseño y resolución del trabajo realizado</w:t>
        </w:r>
        <w:r>
          <w:rPr>
            <w:noProof/>
            <w:webHidden/>
          </w:rPr>
          <w:tab/>
        </w:r>
        <w:r>
          <w:rPr>
            <w:noProof/>
            <w:webHidden/>
          </w:rPr>
          <w:fldChar w:fldCharType="begin"/>
        </w:r>
        <w:r>
          <w:rPr>
            <w:noProof/>
            <w:webHidden/>
          </w:rPr>
          <w:instrText xml:space="preserve"> PAGEREF _Toc222830792 \h </w:instrText>
        </w:r>
        <w:r>
          <w:rPr>
            <w:noProof/>
            <w:webHidden/>
          </w:rPr>
        </w:r>
        <w:r>
          <w:rPr>
            <w:noProof/>
            <w:webHidden/>
          </w:rPr>
          <w:fldChar w:fldCharType="separate"/>
        </w:r>
        <w:r>
          <w:rPr>
            <w:noProof/>
            <w:webHidden/>
          </w:rPr>
          <w:t>10</w:t>
        </w:r>
        <w:r>
          <w:rPr>
            <w:noProof/>
            <w:webHidden/>
          </w:rPr>
          <w:fldChar w:fldCharType="end"/>
        </w:r>
      </w:hyperlink>
    </w:p>
    <w:p w14:paraId="19FD5D84" w14:textId="58176864" w:rsidR="004A2E73" w:rsidRDefault="004A2E73">
      <w:pPr>
        <w:pStyle w:val="TDC2"/>
        <w:tabs>
          <w:tab w:val="left" w:pos="960"/>
          <w:tab w:val="right" w:leader="dot" w:pos="8494"/>
        </w:tabs>
        <w:rPr>
          <w:rFonts w:eastAsiaTheme="minorEastAsia"/>
          <w:noProof/>
          <w:kern w:val="2"/>
          <w:sz w:val="24"/>
          <w:szCs w:val="24"/>
          <w:lang w:eastAsia="es-ES"/>
          <w14:ligatures w14:val="standardContextual"/>
        </w:rPr>
      </w:pPr>
      <w:hyperlink w:anchor="_Toc222830793" w:history="1">
        <w:r w:rsidRPr="003C7E67">
          <w:rPr>
            <w:rStyle w:val="Hipervnculo"/>
            <w:noProof/>
          </w:rPr>
          <w:t>4.1</w:t>
        </w:r>
        <w:r>
          <w:rPr>
            <w:rFonts w:eastAsiaTheme="minorEastAsia"/>
            <w:noProof/>
            <w:kern w:val="2"/>
            <w:sz w:val="24"/>
            <w:szCs w:val="24"/>
            <w:lang w:eastAsia="es-ES"/>
            <w14:ligatures w14:val="standardContextual"/>
          </w:rPr>
          <w:tab/>
        </w:r>
        <w:r w:rsidRPr="003C7E67">
          <w:rPr>
            <w:rStyle w:val="Hipervnculo"/>
            <w:noProof/>
          </w:rPr>
          <w:t>Análisis</w:t>
        </w:r>
        <w:r>
          <w:rPr>
            <w:noProof/>
            <w:webHidden/>
          </w:rPr>
          <w:tab/>
        </w:r>
        <w:r>
          <w:rPr>
            <w:noProof/>
            <w:webHidden/>
          </w:rPr>
          <w:fldChar w:fldCharType="begin"/>
        </w:r>
        <w:r>
          <w:rPr>
            <w:noProof/>
            <w:webHidden/>
          </w:rPr>
          <w:instrText xml:space="preserve"> PAGEREF _Toc222830793 \h </w:instrText>
        </w:r>
        <w:r>
          <w:rPr>
            <w:noProof/>
            <w:webHidden/>
          </w:rPr>
        </w:r>
        <w:r>
          <w:rPr>
            <w:noProof/>
            <w:webHidden/>
          </w:rPr>
          <w:fldChar w:fldCharType="separate"/>
        </w:r>
        <w:r>
          <w:rPr>
            <w:noProof/>
            <w:webHidden/>
          </w:rPr>
          <w:t>10</w:t>
        </w:r>
        <w:r>
          <w:rPr>
            <w:noProof/>
            <w:webHidden/>
          </w:rPr>
          <w:fldChar w:fldCharType="end"/>
        </w:r>
      </w:hyperlink>
    </w:p>
    <w:p w14:paraId="27F96300" w14:textId="238681FB" w:rsidR="004A2E73" w:rsidRDefault="004A2E73">
      <w:pPr>
        <w:pStyle w:val="TDC3"/>
        <w:tabs>
          <w:tab w:val="left" w:pos="1200"/>
          <w:tab w:val="right" w:leader="dot" w:pos="8494"/>
        </w:tabs>
        <w:rPr>
          <w:rFonts w:eastAsiaTheme="minorEastAsia"/>
          <w:noProof/>
          <w:kern w:val="2"/>
          <w:sz w:val="24"/>
          <w:szCs w:val="24"/>
          <w:lang w:eastAsia="es-ES"/>
          <w14:ligatures w14:val="standardContextual"/>
        </w:rPr>
      </w:pPr>
      <w:hyperlink w:anchor="_Toc222830794" w:history="1">
        <w:r w:rsidRPr="003C7E67">
          <w:rPr>
            <w:rStyle w:val="Hipervnculo"/>
            <w:noProof/>
          </w:rPr>
          <w:t>4.1.1</w:t>
        </w:r>
        <w:r>
          <w:rPr>
            <w:rFonts w:eastAsiaTheme="minorEastAsia"/>
            <w:noProof/>
            <w:kern w:val="2"/>
            <w:sz w:val="24"/>
            <w:szCs w:val="24"/>
            <w:lang w:eastAsia="es-ES"/>
            <w14:ligatures w14:val="standardContextual"/>
          </w:rPr>
          <w:tab/>
        </w:r>
        <w:r w:rsidRPr="003C7E67">
          <w:rPr>
            <w:rStyle w:val="Hipervnculo"/>
            <w:noProof/>
          </w:rPr>
          <w:t>Usuarios no registrados</w:t>
        </w:r>
        <w:r>
          <w:rPr>
            <w:noProof/>
            <w:webHidden/>
          </w:rPr>
          <w:tab/>
        </w:r>
        <w:r>
          <w:rPr>
            <w:noProof/>
            <w:webHidden/>
          </w:rPr>
          <w:fldChar w:fldCharType="begin"/>
        </w:r>
        <w:r>
          <w:rPr>
            <w:noProof/>
            <w:webHidden/>
          </w:rPr>
          <w:instrText xml:space="preserve"> PAGEREF _Toc222830794 \h </w:instrText>
        </w:r>
        <w:r>
          <w:rPr>
            <w:noProof/>
            <w:webHidden/>
          </w:rPr>
        </w:r>
        <w:r>
          <w:rPr>
            <w:noProof/>
            <w:webHidden/>
          </w:rPr>
          <w:fldChar w:fldCharType="separate"/>
        </w:r>
        <w:r>
          <w:rPr>
            <w:noProof/>
            <w:webHidden/>
          </w:rPr>
          <w:t>10</w:t>
        </w:r>
        <w:r>
          <w:rPr>
            <w:noProof/>
            <w:webHidden/>
          </w:rPr>
          <w:fldChar w:fldCharType="end"/>
        </w:r>
      </w:hyperlink>
    </w:p>
    <w:p w14:paraId="2557CCDF" w14:textId="670E2814" w:rsidR="004A2E73" w:rsidRDefault="004A2E73">
      <w:pPr>
        <w:pStyle w:val="TDC3"/>
        <w:tabs>
          <w:tab w:val="left" w:pos="1200"/>
          <w:tab w:val="right" w:leader="dot" w:pos="8494"/>
        </w:tabs>
        <w:rPr>
          <w:rFonts w:eastAsiaTheme="minorEastAsia"/>
          <w:noProof/>
          <w:kern w:val="2"/>
          <w:sz w:val="24"/>
          <w:szCs w:val="24"/>
          <w:lang w:eastAsia="es-ES"/>
          <w14:ligatures w14:val="standardContextual"/>
        </w:rPr>
      </w:pPr>
      <w:hyperlink w:anchor="_Toc222830795" w:history="1">
        <w:r w:rsidRPr="003C7E67">
          <w:rPr>
            <w:rStyle w:val="Hipervnculo"/>
            <w:noProof/>
          </w:rPr>
          <w:t>4.1.2</w:t>
        </w:r>
        <w:r>
          <w:rPr>
            <w:rFonts w:eastAsiaTheme="minorEastAsia"/>
            <w:noProof/>
            <w:kern w:val="2"/>
            <w:sz w:val="24"/>
            <w:szCs w:val="24"/>
            <w:lang w:eastAsia="es-ES"/>
            <w14:ligatures w14:val="standardContextual"/>
          </w:rPr>
          <w:tab/>
        </w:r>
        <w:r w:rsidRPr="003C7E67">
          <w:rPr>
            <w:rStyle w:val="Hipervnculo"/>
            <w:noProof/>
          </w:rPr>
          <w:t>Usuarios registrados</w:t>
        </w:r>
        <w:r>
          <w:rPr>
            <w:noProof/>
            <w:webHidden/>
          </w:rPr>
          <w:tab/>
        </w:r>
        <w:r>
          <w:rPr>
            <w:noProof/>
            <w:webHidden/>
          </w:rPr>
          <w:fldChar w:fldCharType="begin"/>
        </w:r>
        <w:r>
          <w:rPr>
            <w:noProof/>
            <w:webHidden/>
          </w:rPr>
          <w:instrText xml:space="preserve"> PAGEREF _Toc222830795 \h </w:instrText>
        </w:r>
        <w:r>
          <w:rPr>
            <w:noProof/>
            <w:webHidden/>
          </w:rPr>
        </w:r>
        <w:r>
          <w:rPr>
            <w:noProof/>
            <w:webHidden/>
          </w:rPr>
          <w:fldChar w:fldCharType="separate"/>
        </w:r>
        <w:r>
          <w:rPr>
            <w:noProof/>
            <w:webHidden/>
          </w:rPr>
          <w:t>11</w:t>
        </w:r>
        <w:r>
          <w:rPr>
            <w:noProof/>
            <w:webHidden/>
          </w:rPr>
          <w:fldChar w:fldCharType="end"/>
        </w:r>
      </w:hyperlink>
    </w:p>
    <w:p w14:paraId="345B40A2" w14:textId="03DB6A60" w:rsidR="004A2E73" w:rsidRDefault="004A2E73">
      <w:pPr>
        <w:pStyle w:val="TDC2"/>
        <w:tabs>
          <w:tab w:val="left" w:pos="960"/>
          <w:tab w:val="right" w:leader="dot" w:pos="8494"/>
        </w:tabs>
        <w:rPr>
          <w:rFonts w:eastAsiaTheme="minorEastAsia"/>
          <w:noProof/>
          <w:kern w:val="2"/>
          <w:sz w:val="24"/>
          <w:szCs w:val="24"/>
          <w:lang w:eastAsia="es-ES"/>
          <w14:ligatures w14:val="standardContextual"/>
        </w:rPr>
      </w:pPr>
      <w:hyperlink w:anchor="_Toc222830796" w:history="1">
        <w:r w:rsidRPr="003C7E67">
          <w:rPr>
            <w:rStyle w:val="Hipervnculo"/>
            <w:noProof/>
          </w:rPr>
          <w:t>4.2</w:t>
        </w:r>
        <w:r>
          <w:rPr>
            <w:rFonts w:eastAsiaTheme="minorEastAsia"/>
            <w:noProof/>
            <w:kern w:val="2"/>
            <w:sz w:val="24"/>
            <w:szCs w:val="24"/>
            <w:lang w:eastAsia="es-ES"/>
            <w14:ligatures w14:val="standardContextual"/>
          </w:rPr>
          <w:tab/>
        </w:r>
        <w:r w:rsidRPr="003C7E67">
          <w:rPr>
            <w:rStyle w:val="Hipervnculo"/>
            <w:noProof/>
          </w:rPr>
          <w:t>Diseño</w:t>
        </w:r>
        <w:r>
          <w:rPr>
            <w:noProof/>
            <w:webHidden/>
          </w:rPr>
          <w:tab/>
        </w:r>
        <w:r>
          <w:rPr>
            <w:noProof/>
            <w:webHidden/>
          </w:rPr>
          <w:fldChar w:fldCharType="begin"/>
        </w:r>
        <w:r>
          <w:rPr>
            <w:noProof/>
            <w:webHidden/>
          </w:rPr>
          <w:instrText xml:space="preserve"> PAGEREF _Toc222830796 \h </w:instrText>
        </w:r>
        <w:r>
          <w:rPr>
            <w:noProof/>
            <w:webHidden/>
          </w:rPr>
        </w:r>
        <w:r>
          <w:rPr>
            <w:noProof/>
            <w:webHidden/>
          </w:rPr>
          <w:fldChar w:fldCharType="separate"/>
        </w:r>
        <w:r>
          <w:rPr>
            <w:noProof/>
            <w:webHidden/>
          </w:rPr>
          <w:t>14</w:t>
        </w:r>
        <w:r>
          <w:rPr>
            <w:noProof/>
            <w:webHidden/>
          </w:rPr>
          <w:fldChar w:fldCharType="end"/>
        </w:r>
      </w:hyperlink>
    </w:p>
    <w:p w14:paraId="2BCB547B" w14:textId="13E5C48F" w:rsidR="004A2E73" w:rsidRDefault="004A2E73">
      <w:pPr>
        <w:pStyle w:val="TDC3"/>
        <w:tabs>
          <w:tab w:val="left" w:pos="1200"/>
          <w:tab w:val="right" w:leader="dot" w:pos="8494"/>
        </w:tabs>
        <w:rPr>
          <w:rFonts w:eastAsiaTheme="minorEastAsia"/>
          <w:noProof/>
          <w:kern w:val="2"/>
          <w:sz w:val="24"/>
          <w:szCs w:val="24"/>
          <w:lang w:eastAsia="es-ES"/>
          <w14:ligatures w14:val="standardContextual"/>
        </w:rPr>
      </w:pPr>
      <w:hyperlink w:anchor="_Toc222830797" w:history="1">
        <w:r w:rsidRPr="003C7E67">
          <w:rPr>
            <w:rStyle w:val="Hipervnculo"/>
            <w:noProof/>
          </w:rPr>
          <w:t>4.2.1</w:t>
        </w:r>
        <w:r>
          <w:rPr>
            <w:rFonts w:eastAsiaTheme="minorEastAsia"/>
            <w:noProof/>
            <w:kern w:val="2"/>
            <w:sz w:val="24"/>
            <w:szCs w:val="24"/>
            <w:lang w:eastAsia="es-ES"/>
            <w14:ligatures w14:val="standardContextual"/>
          </w:rPr>
          <w:tab/>
        </w:r>
        <w:r w:rsidRPr="003C7E67">
          <w:rPr>
            <w:rStyle w:val="Hipervnculo"/>
            <w:noProof/>
          </w:rPr>
          <w:t>Modelo de datos</w:t>
        </w:r>
        <w:r>
          <w:rPr>
            <w:noProof/>
            <w:webHidden/>
          </w:rPr>
          <w:tab/>
        </w:r>
        <w:r>
          <w:rPr>
            <w:noProof/>
            <w:webHidden/>
          </w:rPr>
          <w:fldChar w:fldCharType="begin"/>
        </w:r>
        <w:r>
          <w:rPr>
            <w:noProof/>
            <w:webHidden/>
          </w:rPr>
          <w:instrText xml:space="preserve"> PAGEREF _Toc222830797 \h </w:instrText>
        </w:r>
        <w:r>
          <w:rPr>
            <w:noProof/>
            <w:webHidden/>
          </w:rPr>
        </w:r>
        <w:r>
          <w:rPr>
            <w:noProof/>
            <w:webHidden/>
          </w:rPr>
          <w:fldChar w:fldCharType="separate"/>
        </w:r>
        <w:r>
          <w:rPr>
            <w:noProof/>
            <w:webHidden/>
          </w:rPr>
          <w:t>14</w:t>
        </w:r>
        <w:r>
          <w:rPr>
            <w:noProof/>
            <w:webHidden/>
          </w:rPr>
          <w:fldChar w:fldCharType="end"/>
        </w:r>
      </w:hyperlink>
    </w:p>
    <w:p w14:paraId="3274AD0E" w14:textId="074CE833" w:rsidR="004A2E73" w:rsidRDefault="004A2E73">
      <w:pPr>
        <w:pStyle w:val="TDC3"/>
        <w:tabs>
          <w:tab w:val="left" w:pos="1200"/>
          <w:tab w:val="right" w:leader="dot" w:pos="8494"/>
        </w:tabs>
        <w:rPr>
          <w:rFonts w:eastAsiaTheme="minorEastAsia"/>
          <w:noProof/>
          <w:kern w:val="2"/>
          <w:sz w:val="24"/>
          <w:szCs w:val="24"/>
          <w:lang w:eastAsia="es-ES"/>
          <w14:ligatures w14:val="standardContextual"/>
        </w:rPr>
      </w:pPr>
      <w:hyperlink w:anchor="_Toc222830798" w:history="1">
        <w:r w:rsidRPr="003C7E67">
          <w:rPr>
            <w:rStyle w:val="Hipervnculo"/>
            <w:noProof/>
          </w:rPr>
          <w:t>4.2.2</w:t>
        </w:r>
        <w:r>
          <w:rPr>
            <w:rFonts w:eastAsiaTheme="minorEastAsia"/>
            <w:noProof/>
            <w:kern w:val="2"/>
            <w:sz w:val="24"/>
            <w:szCs w:val="24"/>
            <w:lang w:eastAsia="es-ES"/>
            <w14:ligatures w14:val="standardContextual"/>
          </w:rPr>
          <w:tab/>
        </w:r>
        <w:r w:rsidRPr="003C7E67">
          <w:rPr>
            <w:rStyle w:val="Hipervnculo"/>
            <w:noProof/>
          </w:rPr>
          <w:t>Diseño del back-end</w:t>
        </w:r>
        <w:r>
          <w:rPr>
            <w:noProof/>
            <w:webHidden/>
          </w:rPr>
          <w:tab/>
        </w:r>
        <w:r>
          <w:rPr>
            <w:noProof/>
            <w:webHidden/>
          </w:rPr>
          <w:fldChar w:fldCharType="begin"/>
        </w:r>
        <w:r>
          <w:rPr>
            <w:noProof/>
            <w:webHidden/>
          </w:rPr>
          <w:instrText xml:space="preserve"> PAGEREF _Toc222830798 \h </w:instrText>
        </w:r>
        <w:r>
          <w:rPr>
            <w:noProof/>
            <w:webHidden/>
          </w:rPr>
        </w:r>
        <w:r>
          <w:rPr>
            <w:noProof/>
            <w:webHidden/>
          </w:rPr>
          <w:fldChar w:fldCharType="separate"/>
        </w:r>
        <w:r>
          <w:rPr>
            <w:noProof/>
            <w:webHidden/>
          </w:rPr>
          <w:t>17</w:t>
        </w:r>
        <w:r>
          <w:rPr>
            <w:noProof/>
            <w:webHidden/>
          </w:rPr>
          <w:fldChar w:fldCharType="end"/>
        </w:r>
      </w:hyperlink>
    </w:p>
    <w:p w14:paraId="411FB8AB" w14:textId="133080C2" w:rsidR="004A2E73" w:rsidRDefault="004A2E73">
      <w:pPr>
        <w:pStyle w:val="TDC3"/>
        <w:tabs>
          <w:tab w:val="left" w:pos="1200"/>
          <w:tab w:val="right" w:leader="dot" w:pos="8494"/>
        </w:tabs>
        <w:rPr>
          <w:rFonts w:eastAsiaTheme="minorEastAsia"/>
          <w:noProof/>
          <w:kern w:val="2"/>
          <w:sz w:val="24"/>
          <w:szCs w:val="24"/>
          <w:lang w:eastAsia="es-ES"/>
          <w14:ligatures w14:val="standardContextual"/>
        </w:rPr>
      </w:pPr>
      <w:hyperlink w:anchor="_Toc222830799" w:history="1">
        <w:r w:rsidRPr="003C7E67">
          <w:rPr>
            <w:rStyle w:val="Hipervnculo"/>
            <w:noProof/>
          </w:rPr>
          <w:t>4.2.3</w:t>
        </w:r>
        <w:r>
          <w:rPr>
            <w:rFonts w:eastAsiaTheme="minorEastAsia"/>
            <w:noProof/>
            <w:kern w:val="2"/>
            <w:sz w:val="24"/>
            <w:szCs w:val="24"/>
            <w:lang w:eastAsia="es-ES"/>
            <w14:ligatures w14:val="standardContextual"/>
          </w:rPr>
          <w:tab/>
        </w:r>
        <w:r w:rsidRPr="003C7E67">
          <w:rPr>
            <w:rStyle w:val="Hipervnculo"/>
            <w:noProof/>
          </w:rPr>
          <w:t>Diseño del front-end</w:t>
        </w:r>
        <w:r>
          <w:rPr>
            <w:noProof/>
            <w:webHidden/>
          </w:rPr>
          <w:tab/>
        </w:r>
        <w:r>
          <w:rPr>
            <w:noProof/>
            <w:webHidden/>
          </w:rPr>
          <w:fldChar w:fldCharType="begin"/>
        </w:r>
        <w:r>
          <w:rPr>
            <w:noProof/>
            <w:webHidden/>
          </w:rPr>
          <w:instrText xml:space="preserve"> PAGEREF _Toc222830799 \h </w:instrText>
        </w:r>
        <w:r>
          <w:rPr>
            <w:noProof/>
            <w:webHidden/>
          </w:rPr>
        </w:r>
        <w:r>
          <w:rPr>
            <w:noProof/>
            <w:webHidden/>
          </w:rPr>
          <w:fldChar w:fldCharType="separate"/>
        </w:r>
        <w:r>
          <w:rPr>
            <w:noProof/>
            <w:webHidden/>
          </w:rPr>
          <w:t>19</w:t>
        </w:r>
        <w:r>
          <w:rPr>
            <w:noProof/>
            <w:webHidden/>
          </w:rPr>
          <w:fldChar w:fldCharType="end"/>
        </w:r>
      </w:hyperlink>
    </w:p>
    <w:p w14:paraId="78FC5601" w14:textId="0FF0881F" w:rsidR="004A2E73" w:rsidRDefault="004A2E73">
      <w:pPr>
        <w:pStyle w:val="TDC2"/>
        <w:tabs>
          <w:tab w:val="left" w:pos="960"/>
          <w:tab w:val="right" w:leader="dot" w:pos="8494"/>
        </w:tabs>
        <w:rPr>
          <w:rFonts w:eastAsiaTheme="minorEastAsia"/>
          <w:noProof/>
          <w:kern w:val="2"/>
          <w:sz w:val="24"/>
          <w:szCs w:val="24"/>
          <w:lang w:eastAsia="es-ES"/>
          <w14:ligatures w14:val="standardContextual"/>
        </w:rPr>
      </w:pPr>
      <w:hyperlink w:anchor="_Toc222830800" w:history="1">
        <w:r w:rsidRPr="003C7E67">
          <w:rPr>
            <w:rStyle w:val="Hipervnculo"/>
            <w:noProof/>
          </w:rPr>
          <w:t>4.3</w:t>
        </w:r>
        <w:r>
          <w:rPr>
            <w:rFonts w:eastAsiaTheme="minorEastAsia"/>
            <w:noProof/>
            <w:kern w:val="2"/>
            <w:sz w:val="24"/>
            <w:szCs w:val="24"/>
            <w:lang w:eastAsia="es-ES"/>
            <w14:ligatures w14:val="standardContextual"/>
          </w:rPr>
          <w:tab/>
        </w:r>
        <w:r w:rsidRPr="003C7E67">
          <w:rPr>
            <w:rStyle w:val="Hipervnculo"/>
            <w:noProof/>
          </w:rPr>
          <w:t>Implementación</w:t>
        </w:r>
        <w:r>
          <w:rPr>
            <w:noProof/>
            <w:webHidden/>
          </w:rPr>
          <w:tab/>
        </w:r>
        <w:r>
          <w:rPr>
            <w:noProof/>
            <w:webHidden/>
          </w:rPr>
          <w:fldChar w:fldCharType="begin"/>
        </w:r>
        <w:r>
          <w:rPr>
            <w:noProof/>
            <w:webHidden/>
          </w:rPr>
          <w:instrText xml:space="preserve"> PAGEREF _Toc222830800 \h </w:instrText>
        </w:r>
        <w:r>
          <w:rPr>
            <w:noProof/>
            <w:webHidden/>
          </w:rPr>
        </w:r>
        <w:r>
          <w:rPr>
            <w:noProof/>
            <w:webHidden/>
          </w:rPr>
          <w:fldChar w:fldCharType="separate"/>
        </w:r>
        <w:r>
          <w:rPr>
            <w:noProof/>
            <w:webHidden/>
          </w:rPr>
          <w:t>19</w:t>
        </w:r>
        <w:r>
          <w:rPr>
            <w:noProof/>
            <w:webHidden/>
          </w:rPr>
          <w:fldChar w:fldCharType="end"/>
        </w:r>
      </w:hyperlink>
    </w:p>
    <w:p w14:paraId="037C550F" w14:textId="1469DD18" w:rsidR="004A2E73" w:rsidRDefault="004A2E73">
      <w:pPr>
        <w:pStyle w:val="TDC3"/>
        <w:tabs>
          <w:tab w:val="left" w:pos="1200"/>
          <w:tab w:val="right" w:leader="dot" w:pos="8494"/>
        </w:tabs>
        <w:rPr>
          <w:rFonts w:eastAsiaTheme="minorEastAsia"/>
          <w:noProof/>
          <w:kern w:val="2"/>
          <w:sz w:val="24"/>
          <w:szCs w:val="24"/>
          <w:lang w:eastAsia="es-ES"/>
          <w14:ligatures w14:val="standardContextual"/>
        </w:rPr>
      </w:pPr>
      <w:hyperlink w:anchor="_Toc222830801" w:history="1">
        <w:r w:rsidRPr="003C7E67">
          <w:rPr>
            <w:rStyle w:val="Hipervnculo"/>
            <w:noProof/>
          </w:rPr>
          <w:t>4.3.1</w:t>
        </w:r>
        <w:r>
          <w:rPr>
            <w:rFonts w:eastAsiaTheme="minorEastAsia"/>
            <w:noProof/>
            <w:kern w:val="2"/>
            <w:sz w:val="24"/>
            <w:szCs w:val="24"/>
            <w:lang w:eastAsia="es-ES"/>
            <w14:ligatures w14:val="standardContextual"/>
          </w:rPr>
          <w:tab/>
        </w:r>
        <w:r w:rsidRPr="003C7E67">
          <w:rPr>
            <w:rStyle w:val="Hipervnculo"/>
            <w:noProof/>
          </w:rPr>
          <w:t>Arquitectura del back-end</w:t>
        </w:r>
        <w:r>
          <w:rPr>
            <w:noProof/>
            <w:webHidden/>
          </w:rPr>
          <w:tab/>
        </w:r>
        <w:r>
          <w:rPr>
            <w:noProof/>
            <w:webHidden/>
          </w:rPr>
          <w:fldChar w:fldCharType="begin"/>
        </w:r>
        <w:r>
          <w:rPr>
            <w:noProof/>
            <w:webHidden/>
          </w:rPr>
          <w:instrText xml:space="preserve"> PAGEREF _Toc222830801 \h </w:instrText>
        </w:r>
        <w:r>
          <w:rPr>
            <w:noProof/>
            <w:webHidden/>
          </w:rPr>
        </w:r>
        <w:r>
          <w:rPr>
            <w:noProof/>
            <w:webHidden/>
          </w:rPr>
          <w:fldChar w:fldCharType="separate"/>
        </w:r>
        <w:r>
          <w:rPr>
            <w:noProof/>
            <w:webHidden/>
          </w:rPr>
          <w:t>22</w:t>
        </w:r>
        <w:r>
          <w:rPr>
            <w:noProof/>
            <w:webHidden/>
          </w:rPr>
          <w:fldChar w:fldCharType="end"/>
        </w:r>
      </w:hyperlink>
    </w:p>
    <w:p w14:paraId="53D7DB1E" w14:textId="6D6732A5" w:rsidR="004A2E73" w:rsidRDefault="004A2E73">
      <w:pPr>
        <w:pStyle w:val="TDC3"/>
        <w:tabs>
          <w:tab w:val="left" w:pos="1200"/>
          <w:tab w:val="right" w:leader="dot" w:pos="8494"/>
        </w:tabs>
        <w:rPr>
          <w:rFonts w:eastAsiaTheme="minorEastAsia"/>
          <w:noProof/>
          <w:kern w:val="2"/>
          <w:sz w:val="24"/>
          <w:szCs w:val="24"/>
          <w:lang w:eastAsia="es-ES"/>
          <w14:ligatures w14:val="standardContextual"/>
        </w:rPr>
      </w:pPr>
      <w:hyperlink w:anchor="_Toc222830802" w:history="1">
        <w:r w:rsidRPr="003C7E67">
          <w:rPr>
            <w:rStyle w:val="Hipervnculo"/>
            <w:noProof/>
          </w:rPr>
          <w:t>4.3.2</w:t>
        </w:r>
        <w:r>
          <w:rPr>
            <w:rFonts w:eastAsiaTheme="minorEastAsia"/>
            <w:noProof/>
            <w:kern w:val="2"/>
            <w:sz w:val="24"/>
            <w:szCs w:val="24"/>
            <w:lang w:eastAsia="es-ES"/>
            <w14:ligatures w14:val="standardContextual"/>
          </w:rPr>
          <w:tab/>
        </w:r>
        <w:r w:rsidRPr="003C7E67">
          <w:rPr>
            <w:rStyle w:val="Hipervnculo"/>
            <w:noProof/>
          </w:rPr>
          <w:t>Arquitectura del front-end</w:t>
        </w:r>
        <w:r>
          <w:rPr>
            <w:noProof/>
            <w:webHidden/>
          </w:rPr>
          <w:tab/>
        </w:r>
        <w:r>
          <w:rPr>
            <w:noProof/>
            <w:webHidden/>
          </w:rPr>
          <w:fldChar w:fldCharType="begin"/>
        </w:r>
        <w:r>
          <w:rPr>
            <w:noProof/>
            <w:webHidden/>
          </w:rPr>
          <w:instrText xml:space="preserve"> PAGEREF _Toc222830802 \h </w:instrText>
        </w:r>
        <w:r>
          <w:rPr>
            <w:noProof/>
            <w:webHidden/>
          </w:rPr>
        </w:r>
        <w:r>
          <w:rPr>
            <w:noProof/>
            <w:webHidden/>
          </w:rPr>
          <w:fldChar w:fldCharType="separate"/>
        </w:r>
        <w:r>
          <w:rPr>
            <w:noProof/>
            <w:webHidden/>
          </w:rPr>
          <w:t>28</w:t>
        </w:r>
        <w:r>
          <w:rPr>
            <w:noProof/>
            <w:webHidden/>
          </w:rPr>
          <w:fldChar w:fldCharType="end"/>
        </w:r>
      </w:hyperlink>
    </w:p>
    <w:p w14:paraId="1AFDF05B" w14:textId="7267D2CF" w:rsidR="004A2E73" w:rsidRDefault="004A2E73">
      <w:pPr>
        <w:pStyle w:val="TDC2"/>
        <w:tabs>
          <w:tab w:val="left" w:pos="960"/>
          <w:tab w:val="right" w:leader="dot" w:pos="8494"/>
        </w:tabs>
        <w:rPr>
          <w:rFonts w:eastAsiaTheme="minorEastAsia"/>
          <w:noProof/>
          <w:kern w:val="2"/>
          <w:sz w:val="24"/>
          <w:szCs w:val="24"/>
          <w:lang w:eastAsia="es-ES"/>
          <w14:ligatures w14:val="standardContextual"/>
        </w:rPr>
      </w:pPr>
      <w:hyperlink w:anchor="_Toc222830803" w:history="1">
        <w:r w:rsidRPr="003C7E67">
          <w:rPr>
            <w:rStyle w:val="Hipervnculo"/>
            <w:noProof/>
          </w:rPr>
          <w:t>4.4</w:t>
        </w:r>
        <w:r>
          <w:rPr>
            <w:rFonts w:eastAsiaTheme="minorEastAsia"/>
            <w:noProof/>
            <w:kern w:val="2"/>
            <w:sz w:val="24"/>
            <w:szCs w:val="24"/>
            <w:lang w:eastAsia="es-ES"/>
            <w14:ligatures w14:val="standardContextual"/>
          </w:rPr>
          <w:tab/>
        </w:r>
        <w:r w:rsidRPr="003C7E67">
          <w:rPr>
            <w:rStyle w:val="Hipervnculo"/>
            <w:noProof/>
          </w:rPr>
          <w:t>Pruebas</w:t>
        </w:r>
        <w:r>
          <w:rPr>
            <w:noProof/>
            <w:webHidden/>
          </w:rPr>
          <w:tab/>
        </w:r>
        <w:r>
          <w:rPr>
            <w:noProof/>
            <w:webHidden/>
          </w:rPr>
          <w:fldChar w:fldCharType="begin"/>
        </w:r>
        <w:r>
          <w:rPr>
            <w:noProof/>
            <w:webHidden/>
          </w:rPr>
          <w:instrText xml:space="preserve"> PAGEREF _Toc222830803 \h </w:instrText>
        </w:r>
        <w:r>
          <w:rPr>
            <w:noProof/>
            <w:webHidden/>
          </w:rPr>
        </w:r>
        <w:r>
          <w:rPr>
            <w:noProof/>
            <w:webHidden/>
          </w:rPr>
          <w:fldChar w:fldCharType="separate"/>
        </w:r>
        <w:r>
          <w:rPr>
            <w:noProof/>
            <w:webHidden/>
          </w:rPr>
          <w:t>28</w:t>
        </w:r>
        <w:r>
          <w:rPr>
            <w:noProof/>
            <w:webHidden/>
          </w:rPr>
          <w:fldChar w:fldCharType="end"/>
        </w:r>
      </w:hyperlink>
    </w:p>
    <w:p w14:paraId="1AFAA076" w14:textId="2AF88DA5" w:rsidR="004A2E73" w:rsidRDefault="004A2E73">
      <w:pPr>
        <w:pStyle w:val="TDC2"/>
        <w:tabs>
          <w:tab w:val="left" w:pos="960"/>
          <w:tab w:val="right" w:leader="dot" w:pos="8494"/>
        </w:tabs>
        <w:rPr>
          <w:rFonts w:eastAsiaTheme="minorEastAsia"/>
          <w:noProof/>
          <w:kern w:val="2"/>
          <w:sz w:val="24"/>
          <w:szCs w:val="24"/>
          <w:lang w:eastAsia="es-ES"/>
          <w14:ligatures w14:val="standardContextual"/>
        </w:rPr>
      </w:pPr>
      <w:hyperlink w:anchor="_Toc222830804" w:history="1">
        <w:r w:rsidRPr="003C7E67">
          <w:rPr>
            <w:rStyle w:val="Hipervnculo"/>
            <w:noProof/>
          </w:rPr>
          <w:t>4.5</w:t>
        </w:r>
        <w:r>
          <w:rPr>
            <w:rFonts w:eastAsiaTheme="minorEastAsia"/>
            <w:noProof/>
            <w:kern w:val="2"/>
            <w:sz w:val="24"/>
            <w:szCs w:val="24"/>
            <w:lang w:eastAsia="es-ES"/>
            <w14:ligatures w14:val="standardContextual"/>
          </w:rPr>
          <w:tab/>
        </w:r>
        <w:r w:rsidRPr="003C7E67">
          <w:rPr>
            <w:rStyle w:val="Hipervnculo"/>
            <w:noProof/>
          </w:rPr>
          <w:t>Despliegue</w:t>
        </w:r>
        <w:r>
          <w:rPr>
            <w:noProof/>
            <w:webHidden/>
          </w:rPr>
          <w:tab/>
        </w:r>
        <w:r>
          <w:rPr>
            <w:noProof/>
            <w:webHidden/>
          </w:rPr>
          <w:fldChar w:fldCharType="begin"/>
        </w:r>
        <w:r>
          <w:rPr>
            <w:noProof/>
            <w:webHidden/>
          </w:rPr>
          <w:instrText xml:space="preserve"> PAGEREF _Toc222830804 \h </w:instrText>
        </w:r>
        <w:r>
          <w:rPr>
            <w:noProof/>
            <w:webHidden/>
          </w:rPr>
        </w:r>
        <w:r>
          <w:rPr>
            <w:noProof/>
            <w:webHidden/>
          </w:rPr>
          <w:fldChar w:fldCharType="separate"/>
        </w:r>
        <w:r>
          <w:rPr>
            <w:noProof/>
            <w:webHidden/>
          </w:rPr>
          <w:t>29</w:t>
        </w:r>
        <w:r>
          <w:rPr>
            <w:noProof/>
            <w:webHidden/>
          </w:rPr>
          <w:fldChar w:fldCharType="end"/>
        </w:r>
      </w:hyperlink>
    </w:p>
    <w:p w14:paraId="1BEA9AB2" w14:textId="7B280EBB" w:rsidR="004A2E73" w:rsidRDefault="004A2E73">
      <w:pPr>
        <w:pStyle w:val="TDC3"/>
        <w:tabs>
          <w:tab w:val="left" w:pos="1200"/>
          <w:tab w:val="right" w:leader="dot" w:pos="8494"/>
        </w:tabs>
        <w:rPr>
          <w:rFonts w:eastAsiaTheme="minorEastAsia"/>
          <w:noProof/>
          <w:kern w:val="2"/>
          <w:sz w:val="24"/>
          <w:szCs w:val="24"/>
          <w:lang w:eastAsia="es-ES"/>
          <w14:ligatures w14:val="standardContextual"/>
        </w:rPr>
      </w:pPr>
      <w:hyperlink w:anchor="_Toc222830805" w:history="1">
        <w:r w:rsidRPr="003C7E67">
          <w:rPr>
            <w:rStyle w:val="Hipervnculo"/>
            <w:noProof/>
          </w:rPr>
          <w:t>4.5.1</w:t>
        </w:r>
        <w:r>
          <w:rPr>
            <w:rFonts w:eastAsiaTheme="minorEastAsia"/>
            <w:noProof/>
            <w:kern w:val="2"/>
            <w:sz w:val="24"/>
            <w:szCs w:val="24"/>
            <w:lang w:eastAsia="es-ES"/>
            <w14:ligatures w14:val="standardContextual"/>
          </w:rPr>
          <w:tab/>
        </w:r>
        <w:r w:rsidRPr="003C7E67">
          <w:rPr>
            <w:rStyle w:val="Hipervnculo"/>
            <w:noProof/>
          </w:rPr>
          <w:t>Contenerización con Docker</w:t>
        </w:r>
        <w:r>
          <w:rPr>
            <w:noProof/>
            <w:webHidden/>
          </w:rPr>
          <w:tab/>
        </w:r>
        <w:r>
          <w:rPr>
            <w:noProof/>
            <w:webHidden/>
          </w:rPr>
          <w:fldChar w:fldCharType="begin"/>
        </w:r>
        <w:r>
          <w:rPr>
            <w:noProof/>
            <w:webHidden/>
          </w:rPr>
          <w:instrText xml:space="preserve"> PAGEREF _Toc222830805 \h </w:instrText>
        </w:r>
        <w:r>
          <w:rPr>
            <w:noProof/>
            <w:webHidden/>
          </w:rPr>
        </w:r>
        <w:r>
          <w:rPr>
            <w:noProof/>
            <w:webHidden/>
          </w:rPr>
          <w:fldChar w:fldCharType="separate"/>
        </w:r>
        <w:r>
          <w:rPr>
            <w:noProof/>
            <w:webHidden/>
          </w:rPr>
          <w:t>30</w:t>
        </w:r>
        <w:r>
          <w:rPr>
            <w:noProof/>
            <w:webHidden/>
          </w:rPr>
          <w:fldChar w:fldCharType="end"/>
        </w:r>
      </w:hyperlink>
    </w:p>
    <w:p w14:paraId="123D719D" w14:textId="467B1E54" w:rsidR="004A2E73" w:rsidRDefault="004A2E73">
      <w:pPr>
        <w:pStyle w:val="TDC3"/>
        <w:tabs>
          <w:tab w:val="left" w:pos="1200"/>
          <w:tab w:val="right" w:leader="dot" w:pos="8494"/>
        </w:tabs>
        <w:rPr>
          <w:rFonts w:eastAsiaTheme="minorEastAsia"/>
          <w:noProof/>
          <w:kern w:val="2"/>
          <w:sz w:val="24"/>
          <w:szCs w:val="24"/>
          <w:lang w:eastAsia="es-ES"/>
          <w14:ligatures w14:val="standardContextual"/>
        </w:rPr>
      </w:pPr>
      <w:hyperlink w:anchor="_Toc222830806" w:history="1">
        <w:r w:rsidRPr="003C7E67">
          <w:rPr>
            <w:rStyle w:val="Hipervnculo"/>
            <w:noProof/>
          </w:rPr>
          <w:t>4.5.2</w:t>
        </w:r>
        <w:r>
          <w:rPr>
            <w:rFonts w:eastAsiaTheme="minorEastAsia"/>
            <w:noProof/>
            <w:kern w:val="2"/>
            <w:sz w:val="24"/>
            <w:szCs w:val="24"/>
            <w:lang w:eastAsia="es-ES"/>
            <w14:ligatures w14:val="standardContextual"/>
          </w:rPr>
          <w:tab/>
        </w:r>
        <w:r w:rsidRPr="003C7E67">
          <w:rPr>
            <w:rStyle w:val="Hipervnculo"/>
            <w:noProof/>
          </w:rPr>
          <w:t>Orquestación con Docker Compose</w:t>
        </w:r>
        <w:r>
          <w:rPr>
            <w:noProof/>
            <w:webHidden/>
          </w:rPr>
          <w:tab/>
        </w:r>
        <w:r>
          <w:rPr>
            <w:noProof/>
            <w:webHidden/>
          </w:rPr>
          <w:fldChar w:fldCharType="begin"/>
        </w:r>
        <w:r>
          <w:rPr>
            <w:noProof/>
            <w:webHidden/>
          </w:rPr>
          <w:instrText xml:space="preserve"> PAGEREF _Toc222830806 \h </w:instrText>
        </w:r>
        <w:r>
          <w:rPr>
            <w:noProof/>
            <w:webHidden/>
          </w:rPr>
        </w:r>
        <w:r>
          <w:rPr>
            <w:noProof/>
            <w:webHidden/>
          </w:rPr>
          <w:fldChar w:fldCharType="separate"/>
        </w:r>
        <w:r>
          <w:rPr>
            <w:noProof/>
            <w:webHidden/>
          </w:rPr>
          <w:t>30</w:t>
        </w:r>
        <w:r>
          <w:rPr>
            <w:noProof/>
            <w:webHidden/>
          </w:rPr>
          <w:fldChar w:fldCharType="end"/>
        </w:r>
      </w:hyperlink>
    </w:p>
    <w:p w14:paraId="5A3C4A6F" w14:textId="557B6D3E" w:rsidR="004A2E73" w:rsidRDefault="004A2E73">
      <w:pPr>
        <w:pStyle w:val="TDC3"/>
        <w:tabs>
          <w:tab w:val="left" w:pos="1200"/>
          <w:tab w:val="right" w:leader="dot" w:pos="8494"/>
        </w:tabs>
        <w:rPr>
          <w:rFonts w:eastAsiaTheme="minorEastAsia"/>
          <w:noProof/>
          <w:kern w:val="2"/>
          <w:sz w:val="24"/>
          <w:szCs w:val="24"/>
          <w:lang w:eastAsia="es-ES"/>
          <w14:ligatures w14:val="standardContextual"/>
        </w:rPr>
      </w:pPr>
      <w:hyperlink w:anchor="_Toc222830807" w:history="1">
        <w:r w:rsidRPr="003C7E67">
          <w:rPr>
            <w:rStyle w:val="Hipervnculo"/>
            <w:noProof/>
          </w:rPr>
          <w:t>4.5.3</w:t>
        </w:r>
        <w:r>
          <w:rPr>
            <w:rFonts w:eastAsiaTheme="minorEastAsia"/>
            <w:noProof/>
            <w:kern w:val="2"/>
            <w:sz w:val="24"/>
            <w:szCs w:val="24"/>
            <w:lang w:eastAsia="es-ES"/>
            <w14:ligatures w14:val="standardContextual"/>
          </w:rPr>
          <w:tab/>
        </w:r>
        <w:r w:rsidRPr="003C7E67">
          <w:rPr>
            <w:rStyle w:val="Hipervnculo"/>
            <w:noProof/>
          </w:rPr>
          <w:t>Integración continua y automatización (CI/CD)</w:t>
        </w:r>
        <w:r>
          <w:rPr>
            <w:noProof/>
            <w:webHidden/>
          </w:rPr>
          <w:tab/>
        </w:r>
        <w:r>
          <w:rPr>
            <w:noProof/>
            <w:webHidden/>
          </w:rPr>
          <w:fldChar w:fldCharType="begin"/>
        </w:r>
        <w:r>
          <w:rPr>
            <w:noProof/>
            <w:webHidden/>
          </w:rPr>
          <w:instrText xml:space="preserve"> PAGEREF _Toc222830807 \h </w:instrText>
        </w:r>
        <w:r>
          <w:rPr>
            <w:noProof/>
            <w:webHidden/>
          </w:rPr>
        </w:r>
        <w:r>
          <w:rPr>
            <w:noProof/>
            <w:webHidden/>
          </w:rPr>
          <w:fldChar w:fldCharType="separate"/>
        </w:r>
        <w:r>
          <w:rPr>
            <w:noProof/>
            <w:webHidden/>
          </w:rPr>
          <w:t>31</w:t>
        </w:r>
        <w:r>
          <w:rPr>
            <w:noProof/>
            <w:webHidden/>
          </w:rPr>
          <w:fldChar w:fldCharType="end"/>
        </w:r>
      </w:hyperlink>
    </w:p>
    <w:p w14:paraId="56005938" w14:textId="4BF0A9AE" w:rsidR="004A2E73" w:rsidRDefault="004A2E73">
      <w:pPr>
        <w:pStyle w:val="TDC1"/>
        <w:rPr>
          <w:rFonts w:eastAsiaTheme="minorEastAsia"/>
          <w:noProof/>
          <w:kern w:val="2"/>
          <w:sz w:val="24"/>
          <w:szCs w:val="24"/>
          <w:lang w:eastAsia="es-ES"/>
          <w14:ligatures w14:val="standardContextual"/>
        </w:rPr>
      </w:pPr>
      <w:hyperlink w:anchor="_Toc222830808" w:history="1">
        <w:r w:rsidRPr="003C7E67">
          <w:rPr>
            <w:rStyle w:val="Hipervnculo"/>
            <w:noProof/>
          </w:rPr>
          <w:t>5</w:t>
        </w:r>
        <w:r>
          <w:rPr>
            <w:rFonts w:eastAsiaTheme="minorEastAsia"/>
            <w:noProof/>
            <w:kern w:val="2"/>
            <w:sz w:val="24"/>
            <w:szCs w:val="24"/>
            <w:lang w:eastAsia="es-ES"/>
            <w14:ligatures w14:val="standardContextual"/>
          </w:rPr>
          <w:tab/>
        </w:r>
        <w:r w:rsidRPr="003C7E67">
          <w:rPr>
            <w:rStyle w:val="Hipervnculo"/>
            <w:noProof/>
          </w:rPr>
          <w:t>Conclusiones y vías futuras</w:t>
        </w:r>
        <w:r>
          <w:rPr>
            <w:noProof/>
            <w:webHidden/>
          </w:rPr>
          <w:tab/>
        </w:r>
        <w:r>
          <w:rPr>
            <w:noProof/>
            <w:webHidden/>
          </w:rPr>
          <w:fldChar w:fldCharType="begin"/>
        </w:r>
        <w:r>
          <w:rPr>
            <w:noProof/>
            <w:webHidden/>
          </w:rPr>
          <w:instrText xml:space="preserve"> PAGEREF _Toc222830808 \h </w:instrText>
        </w:r>
        <w:r>
          <w:rPr>
            <w:noProof/>
            <w:webHidden/>
          </w:rPr>
        </w:r>
        <w:r>
          <w:rPr>
            <w:noProof/>
            <w:webHidden/>
          </w:rPr>
          <w:fldChar w:fldCharType="separate"/>
        </w:r>
        <w:r>
          <w:rPr>
            <w:noProof/>
            <w:webHidden/>
          </w:rPr>
          <w:t>32</w:t>
        </w:r>
        <w:r>
          <w:rPr>
            <w:noProof/>
            <w:webHidden/>
          </w:rPr>
          <w:fldChar w:fldCharType="end"/>
        </w:r>
      </w:hyperlink>
    </w:p>
    <w:p w14:paraId="666B8B77" w14:textId="251477A3" w:rsidR="004A2E73" w:rsidRDefault="004A2E73">
      <w:pPr>
        <w:pStyle w:val="TDC1"/>
        <w:rPr>
          <w:rFonts w:eastAsiaTheme="minorEastAsia"/>
          <w:noProof/>
          <w:kern w:val="2"/>
          <w:sz w:val="24"/>
          <w:szCs w:val="24"/>
          <w:lang w:eastAsia="es-ES"/>
          <w14:ligatures w14:val="standardContextual"/>
        </w:rPr>
      </w:pPr>
      <w:hyperlink w:anchor="_Toc222830809" w:history="1">
        <w:r w:rsidRPr="003C7E67">
          <w:rPr>
            <w:rStyle w:val="Hipervnculo"/>
            <w:noProof/>
          </w:rPr>
          <w:t>6</w:t>
        </w:r>
        <w:r>
          <w:rPr>
            <w:rFonts w:eastAsiaTheme="minorEastAsia"/>
            <w:noProof/>
            <w:kern w:val="2"/>
            <w:sz w:val="24"/>
            <w:szCs w:val="24"/>
            <w:lang w:eastAsia="es-ES"/>
            <w14:ligatures w14:val="standardContextual"/>
          </w:rPr>
          <w:tab/>
        </w:r>
        <w:r w:rsidRPr="003C7E67">
          <w:rPr>
            <w:rStyle w:val="Hipervnculo"/>
            <w:noProof/>
          </w:rPr>
          <w:t>Bibliografía</w:t>
        </w:r>
        <w:r>
          <w:rPr>
            <w:noProof/>
            <w:webHidden/>
          </w:rPr>
          <w:tab/>
        </w:r>
        <w:r>
          <w:rPr>
            <w:noProof/>
            <w:webHidden/>
          </w:rPr>
          <w:fldChar w:fldCharType="begin"/>
        </w:r>
        <w:r>
          <w:rPr>
            <w:noProof/>
            <w:webHidden/>
          </w:rPr>
          <w:instrText xml:space="preserve"> PAGEREF _Toc222830809 \h </w:instrText>
        </w:r>
        <w:r>
          <w:rPr>
            <w:noProof/>
            <w:webHidden/>
          </w:rPr>
        </w:r>
        <w:r>
          <w:rPr>
            <w:noProof/>
            <w:webHidden/>
          </w:rPr>
          <w:fldChar w:fldCharType="separate"/>
        </w:r>
        <w:r>
          <w:rPr>
            <w:noProof/>
            <w:webHidden/>
          </w:rPr>
          <w:t>33</w:t>
        </w:r>
        <w:r>
          <w:rPr>
            <w:noProof/>
            <w:webHidden/>
          </w:rPr>
          <w:fldChar w:fldCharType="end"/>
        </w:r>
      </w:hyperlink>
    </w:p>
    <w:p w14:paraId="46D23111" w14:textId="7CC9218A" w:rsidR="004A2E73" w:rsidRDefault="004A2E73">
      <w:pPr>
        <w:pStyle w:val="TDC1"/>
        <w:rPr>
          <w:rFonts w:eastAsiaTheme="minorEastAsia"/>
          <w:noProof/>
          <w:kern w:val="2"/>
          <w:sz w:val="24"/>
          <w:szCs w:val="24"/>
          <w:lang w:eastAsia="es-ES"/>
          <w14:ligatures w14:val="standardContextual"/>
        </w:rPr>
      </w:pPr>
      <w:hyperlink w:anchor="_Toc222830810" w:history="1">
        <w:r w:rsidRPr="003C7E67">
          <w:rPr>
            <w:rStyle w:val="Hipervnculo"/>
            <w:noProof/>
          </w:rPr>
          <w:t>Anexo A – Especificación de casos de uso</w:t>
        </w:r>
        <w:r>
          <w:rPr>
            <w:noProof/>
            <w:webHidden/>
          </w:rPr>
          <w:tab/>
        </w:r>
        <w:r>
          <w:rPr>
            <w:noProof/>
            <w:webHidden/>
          </w:rPr>
          <w:fldChar w:fldCharType="begin"/>
        </w:r>
        <w:r>
          <w:rPr>
            <w:noProof/>
            <w:webHidden/>
          </w:rPr>
          <w:instrText xml:space="preserve"> PAGEREF _Toc222830810 \h </w:instrText>
        </w:r>
        <w:r>
          <w:rPr>
            <w:noProof/>
            <w:webHidden/>
          </w:rPr>
        </w:r>
        <w:r>
          <w:rPr>
            <w:noProof/>
            <w:webHidden/>
          </w:rPr>
          <w:fldChar w:fldCharType="separate"/>
        </w:r>
        <w:r>
          <w:rPr>
            <w:noProof/>
            <w:webHidden/>
          </w:rPr>
          <w:t>35</w:t>
        </w:r>
        <w:r>
          <w:rPr>
            <w:noProof/>
            <w:webHidden/>
          </w:rPr>
          <w:fldChar w:fldCharType="end"/>
        </w:r>
      </w:hyperlink>
    </w:p>
    <w:p w14:paraId="08B1350B" w14:textId="096F76A7" w:rsidR="004A2E73" w:rsidRDefault="004A2E73">
      <w:pPr>
        <w:pStyle w:val="TDC2"/>
        <w:tabs>
          <w:tab w:val="right" w:leader="dot" w:pos="8494"/>
        </w:tabs>
        <w:rPr>
          <w:rFonts w:eastAsiaTheme="minorEastAsia"/>
          <w:noProof/>
          <w:kern w:val="2"/>
          <w:sz w:val="24"/>
          <w:szCs w:val="24"/>
          <w:lang w:eastAsia="es-ES"/>
          <w14:ligatures w14:val="standardContextual"/>
        </w:rPr>
      </w:pPr>
      <w:hyperlink w:anchor="_Toc222830811" w:history="1">
        <w:r w:rsidRPr="003C7E67">
          <w:rPr>
            <w:rStyle w:val="Hipervnculo"/>
            <w:noProof/>
          </w:rPr>
          <w:t>A.1 Usuarios no registrados</w:t>
        </w:r>
        <w:r>
          <w:rPr>
            <w:noProof/>
            <w:webHidden/>
          </w:rPr>
          <w:tab/>
        </w:r>
        <w:r>
          <w:rPr>
            <w:noProof/>
            <w:webHidden/>
          </w:rPr>
          <w:fldChar w:fldCharType="begin"/>
        </w:r>
        <w:r>
          <w:rPr>
            <w:noProof/>
            <w:webHidden/>
          </w:rPr>
          <w:instrText xml:space="preserve"> PAGEREF _Toc222830811 \h </w:instrText>
        </w:r>
        <w:r>
          <w:rPr>
            <w:noProof/>
            <w:webHidden/>
          </w:rPr>
        </w:r>
        <w:r>
          <w:rPr>
            <w:noProof/>
            <w:webHidden/>
          </w:rPr>
          <w:fldChar w:fldCharType="separate"/>
        </w:r>
        <w:r>
          <w:rPr>
            <w:noProof/>
            <w:webHidden/>
          </w:rPr>
          <w:t>35</w:t>
        </w:r>
        <w:r>
          <w:rPr>
            <w:noProof/>
            <w:webHidden/>
          </w:rPr>
          <w:fldChar w:fldCharType="end"/>
        </w:r>
      </w:hyperlink>
    </w:p>
    <w:p w14:paraId="114C8EA3" w14:textId="4DC837D4" w:rsidR="004A2E73" w:rsidRDefault="004A2E73">
      <w:pPr>
        <w:pStyle w:val="TDC2"/>
        <w:tabs>
          <w:tab w:val="right" w:leader="dot" w:pos="8494"/>
        </w:tabs>
        <w:rPr>
          <w:rFonts w:eastAsiaTheme="minorEastAsia"/>
          <w:noProof/>
          <w:kern w:val="2"/>
          <w:sz w:val="24"/>
          <w:szCs w:val="24"/>
          <w:lang w:eastAsia="es-ES"/>
          <w14:ligatures w14:val="standardContextual"/>
        </w:rPr>
      </w:pPr>
      <w:hyperlink w:anchor="_Toc222830812" w:history="1">
        <w:r w:rsidRPr="003C7E67">
          <w:rPr>
            <w:rStyle w:val="Hipervnculo"/>
            <w:noProof/>
          </w:rPr>
          <w:t>A.2 Interacción social</w:t>
        </w:r>
        <w:r>
          <w:rPr>
            <w:noProof/>
            <w:webHidden/>
          </w:rPr>
          <w:tab/>
        </w:r>
        <w:r>
          <w:rPr>
            <w:noProof/>
            <w:webHidden/>
          </w:rPr>
          <w:fldChar w:fldCharType="begin"/>
        </w:r>
        <w:r>
          <w:rPr>
            <w:noProof/>
            <w:webHidden/>
          </w:rPr>
          <w:instrText xml:space="preserve"> PAGEREF _Toc222830812 \h </w:instrText>
        </w:r>
        <w:r>
          <w:rPr>
            <w:noProof/>
            <w:webHidden/>
          </w:rPr>
        </w:r>
        <w:r>
          <w:rPr>
            <w:noProof/>
            <w:webHidden/>
          </w:rPr>
          <w:fldChar w:fldCharType="separate"/>
        </w:r>
        <w:r>
          <w:rPr>
            <w:noProof/>
            <w:webHidden/>
          </w:rPr>
          <w:t>36</w:t>
        </w:r>
        <w:r>
          <w:rPr>
            <w:noProof/>
            <w:webHidden/>
          </w:rPr>
          <w:fldChar w:fldCharType="end"/>
        </w:r>
      </w:hyperlink>
    </w:p>
    <w:p w14:paraId="4108BA10" w14:textId="070C8812" w:rsidR="004A2E73" w:rsidRDefault="004A2E73">
      <w:pPr>
        <w:pStyle w:val="TDC2"/>
        <w:tabs>
          <w:tab w:val="right" w:leader="dot" w:pos="8494"/>
        </w:tabs>
        <w:rPr>
          <w:rFonts w:eastAsiaTheme="minorEastAsia"/>
          <w:noProof/>
          <w:kern w:val="2"/>
          <w:sz w:val="24"/>
          <w:szCs w:val="24"/>
          <w:lang w:eastAsia="es-ES"/>
          <w14:ligatures w14:val="standardContextual"/>
        </w:rPr>
      </w:pPr>
      <w:hyperlink w:anchor="_Toc222830813" w:history="1">
        <w:r w:rsidRPr="003C7E67">
          <w:rPr>
            <w:rStyle w:val="Hipervnculo"/>
            <w:noProof/>
          </w:rPr>
          <w:t>A.3 Listas personalizadas</w:t>
        </w:r>
        <w:r>
          <w:rPr>
            <w:noProof/>
            <w:webHidden/>
          </w:rPr>
          <w:tab/>
        </w:r>
        <w:r>
          <w:rPr>
            <w:noProof/>
            <w:webHidden/>
          </w:rPr>
          <w:fldChar w:fldCharType="begin"/>
        </w:r>
        <w:r>
          <w:rPr>
            <w:noProof/>
            <w:webHidden/>
          </w:rPr>
          <w:instrText xml:space="preserve"> PAGEREF _Toc222830813 \h </w:instrText>
        </w:r>
        <w:r>
          <w:rPr>
            <w:noProof/>
            <w:webHidden/>
          </w:rPr>
        </w:r>
        <w:r>
          <w:rPr>
            <w:noProof/>
            <w:webHidden/>
          </w:rPr>
          <w:fldChar w:fldCharType="separate"/>
        </w:r>
        <w:r>
          <w:rPr>
            <w:noProof/>
            <w:webHidden/>
          </w:rPr>
          <w:t>38</w:t>
        </w:r>
        <w:r>
          <w:rPr>
            <w:noProof/>
            <w:webHidden/>
          </w:rPr>
          <w:fldChar w:fldCharType="end"/>
        </w:r>
      </w:hyperlink>
    </w:p>
    <w:p w14:paraId="06D6D028" w14:textId="77817E38" w:rsidR="004A2E73" w:rsidRDefault="004A2E73">
      <w:pPr>
        <w:pStyle w:val="TDC2"/>
        <w:tabs>
          <w:tab w:val="right" w:leader="dot" w:pos="8494"/>
        </w:tabs>
        <w:rPr>
          <w:rFonts w:eastAsiaTheme="minorEastAsia"/>
          <w:noProof/>
          <w:kern w:val="2"/>
          <w:sz w:val="24"/>
          <w:szCs w:val="24"/>
          <w:lang w:eastAsia="es-ES"/>
          <w14:ligatures w14:val="standardContextual"/>
        </w:rPr>
      </w:pPr>
      <w:hyperlink w:anchor="_Toc222830814" w:history="1">
        <w:r w:rsidRPr="003C7E67">
          <w:rPr>
            <w:rStyle w:val="Hipervnculo"/>
            <w:noProof/>
          </w:rPr>
          <w:t>A.4 Valoraciones y reseñas</w:t>
        </w:r>
        <w:r>
          <w:rPr>
            <w:noProof/>
            <w:webHidden/>
          </w:rPr>
          <w:tab/>
        </w:r>
        <w:r>
          <w:rPr>
            <w:noProof/>
            <w:webHidden/>
          </w:rPr>
          <w:fldChar w:fldCharType="begin"/>
        </w:r>
        <w:r>
          <w:rPr>
            <w:noProof/>
            <w:webHidden/>
          </w:rPr>
          <w:instrText xml:space="preserve"> PAGEREF _Toc222830814 \h </w:instrText>
        </w:r>
        <w:r>
          <w:rPr>
            <w:noProof/>
            <w:webHidden/>
          </w:rPr>
        </w:r>
        <w:r>
          <w:rPr>
            <w:noProof/>
            <w:webHidden/>
          </w:rPr>
          <w:fldChar w:fldCharType="separate"/>
        </w:r>
        <w:r>
          <w:rPr>
            <w:noProof/>
            <w:webHidden/>
          </w:rPr>
          <w:t>39</w:t>
        </w:r>
        <w:r>
          <w:rPr>
            <w:noProof/>
            <w:webHidden/>
          </w:rPr>
          <w:fldChar w:fldCharType="end"/>
        </w:r>
      </w:hyperlink>
    </w:p>
    <w:p w14:paraId="5BD7836E" w14:textId="433658C3" w:rsidR="004A2E73" w:rsidRDefault="003D4D41" w:rsidP="005278FD">
      <w:r w:rsidRPr="007B1868">
        <w:fldChar w:fldCharType="end"/>
      </w:r>
    </w:p>
    <w:p w14:paraId="11429AB9" w14:textId="474269EA" w:rsidR="00025B2F" w:rsidRPr="005278FD" w:rsidRDefault="004A2E73" w:rsidP="004A2E73">
      <w:pPr>
        <w:jc w:val="left"/>
      </w:pPr>
      <w:r>
        <w:br w:type="page"/>
      </w:r>
    </w:p>
    <w:p w14:paraId="44B4B01A" w14:textId="56FDA609" w:rsidR="003D4D41" w:rsidRPr="007B1868" w:rsidRDefault="003D4D41" w:rsidP="00113388">
      <w:pPr>
        <w:jc w:val="center"/>
        <w:rPr>
          <w:b/>
        </w:rPr>
      </w:pPr>
      <w:r w:rsidRPr="007B1868">
        <w:rPr>
          <w:b/>
        </w:rPr>
        <w:lastRenderedPageBreak/>
        <w:t>ÍNDICE DE FIGURAS</w:t>
      </w:r>
    </w:p>
    <w:p w14:paraId="6334D663" w14:textId="3ED77229" w:rsidR="00192DE9" w:rsidRDefault="00082F70">
      <w:pPr>
        <w:pStyle w:val="Tabladeilustraciones"/>
        <w:tabs>
          <w:tab w:val="right" w:leader="dot" w:pos="8494"/>
        </w:tabs>
        <w:rPr>
          <w:rFonts w:eastAsiaTheme="minorEastAsia"/>
          <w:noProof/>
          <w:kern w:val="2"/>
          <w:sz w:val="24"/>
          <w:szCs w:val="24"/>
          <w:lang w:eastAsia="es-ES"/>
          <w14:ligatures w14:val="standardContextual"/>
        </w:rPr>
      </w:pPr>
      <w:r>
        <w:fldChar w:fldCharType="begin"/>
      </w:r>
      <w:r>
        <w:instrText xml:space="preserve"> TOC \h \z \c "Figura" </w:instrText>
      </w:r>
      <w:r>
        <w:fldChar w:fldCharType="separate"/>
      </w:r>
      <w:hyperlink w:anchor="_Toc222660520" w:history="1">
        <w:r w:rsidR="00192DE9" w:rsidRPr="00943A97">
          <w:rPr>
            <w:rStyle w:val="Hipervnculo"/>
            <w:noProof/>
          </w:rPr>
          <w:t>Figura 1. Aplicación web Letterboxd</w:t>
        </w:r>
        <w:r w:rsidR="00192DE9">
          <w:rPr>
            <w:noProof/>
            <w:webHidden/>
          </w:rPr>
          <w:tab/>
        </w:r>
        <w:r w:rsidR="00192DE9">
          <w:rPr>
            <w:noProof/>
            <w:webHidden/>
          </w:rPr>
          <w:fldChar w:fldCharType="begin"/>
        </w:r>
        <w:r w:rsidR="00192DE9">
          <w:rPr>
            <w:noProof/>
            <w:webHidden/>
          </w:rPr>
          <w:instrText xml:space="preserve"> PAGEREF _Toc222660520 \h </w:instrText>
        </w:r>
        <w:r w:rsidR="00192DE9">
          <w:rPr>
            <w:noProof/>
            <w:webHidden/>
          </w:rPr>
        </w:r>
        <w:r w:rsidR="00192DE9">
          <w:rPr>
            <w:noProof/>
            <w:webHidden/>
          </w:rPr>
          <w:fldChar w:fldCharType="separate"/>
        </w:r>
        <w:r w:rsidR="004A2E73">
          <w:rPr>
            <w:noProof/>
            <w:webHidden/>
          </w:rPr>
          <w:t>3</w:t>
        </w:r>
        <w:r w:rsidR="00192DE9">
          <w:rPr>
            <w:noProof/>
            <w:webHidden/>
          </w:rPr>
          <w:fldChar w:fldCharType="end"/>
        </w:r>
      </w:hyperlink>
    </w:p>
    <w:p w14:paraId="7D1173B8" w14:textId="289EE738" w:rsidR="00192DE9" w:rsidRDefault="00192DE9">
      <w:pPr>
        <w:pStyle w:val="Tabladeilustraciones"/>
        <w:tabs>
          <w:tab w:val="right" w:leader="dot" w:pos="8494"/>
        </w:tabs>
        <w:rPr>
          <w:rFonts w:eastAsiaTheme="minorEastAsia"/>
          <w:noProof/>
          <w:kern w:val="2"/>
          <w:sz w:val="24"/>
          <w:szCs w:val="24"/>
          <w:lang w:eastAsia="es-ES"/>
          <w14:ligatures w14:val="standardContextual"/>
        </w:rPr>
      </w:pPr>
      <w:hyperlink w:anchor="_Toc222660521" w:history="1">
        <w:r w:rsidRPr="00943A97">
          <w:rPr>
            <w:rStyle w:val="Hipervnculo"/>
            <w:noProof/>
          </w:rPr>
          <w:t>Figura 2. Aplicación web IMDb</w:t>
        </w:r>
        <w:r>
          <w:rPr>
            <w:noProof/>
            <w:webHidden/>
          </w:rPr>
          <w:tab/>
        </w:r>
        <w:r>
          <w:rPr>
            <w:noProof/>
            <w:webHidden/>
          </w:rPr>
          <w:fldChar w:fldCharType="begin"/>
        </w:r>
        <w:r>
          <w:rPr>
            <w:noProof/>
            <w:webHidden/>
          </w:rPr>
          <w:instrText xml:space="preserve"> PAGEREF _Toc222660521 \h </w:instrText>
        </w:r>
        <w:r>
          <w:rPr>
            <w:noProof/>
            <w:webHidden/>
          </w:rPr>
        </w:r>
        <w:r>
          <w:rPr>
            <w:noProof/>
            <w:webHidden/>
          </w:rPr>
          <w:fldChar w:fldCharType="separate"/>
        </w:r>
        <w:r w:rsidR="004A2E73">
          <w:rPr>
            <w:noProof/>
            <w:webHidden/>
          </w:rPr>
          <w:t>3</w:t>
        </w:r>
        <w:r>
          <w:rPr>
            <w:noProof/>
            <w:webHidden/>
          </w:rPr>
          <w:fldChar w:fldCharType="end"/>
        </w:r>
      </w:hyperlink>
    </w:p>
    <w:p w14:paraId="21915F4B" w14:textId="5B4991EC" w:rsidR="00192DE9" w:rsidRDefault="00192DE9">
      <w:pPr>
        <w:pStyle w:val="Tabladeilustraciones"/>
        <w:tabs>
          <w:tab w:val="right" w:leader="dot" w:pos="8494"/>
        </w:tabs>
        <w:rPr>
          <w:rFonts w:eastAsiaTheme="minorEastAsia"/>
          <w:noProof/>
          <w:kern w:val="2"/>
          <w:sz w:val="24"/>
          <w:szCs w:val="24"/>
          <w:lang w:eastAsia="es-ES"/>
          <w14:ligatures w14:val="standardContextual"/>
        </w:rPr>
      </w:pPr>
      <w:hyperlink w:anchor="_Toc222660522" w:history="1">
        <w:r w:rsidRPr="00943A97">
          <w:rPr>
            <w:rStyle w:val="Hipervnculo"/>
            <w:noProof/>
          </w:rPr>
          <w:t>Figura 3. Aplicación web Serializd</w:t>
        </w:r>
        <w:r>
          <w:rPr>
            <w:noProof/>
            <w:webHidden/>
          </w:rPr>
          <w:tab/>
        </w:r>
        <w:r>
          <w:rPr>
            <w:noProof/>
            <w:webHidden/>
          </w:rPr>
          <w:fldChar w:fldCharType="begin"/>
        </w:r>
        <w:r>
          <w:rPr>
            <w:noProof/>
            <w:webHidden/>
          </w:rPr>
          <w:instrText xml:space="preserve"> PAGEREF _Toc222660522 \h </w:instrText>
        </w:r>
        <w:r>
          <w:rPr>
            <w:noProof/>
            <w:webHidden/>
          </w:rPr>
        </w:r>
        <w:r>
          <w:rPr>
            <w:noProof/>
            <w:webHidden/>
          </w:rPr>
          <w:fldChar w:fldCharType="separate"/>
        </w:r>
        <w:r w:rsidR="004A2E73">
          <w:rPr>
            <w:noProof/>
            <w:webHidden/>
          </w:rPr>
          <w:t>4</w:t>
        </w:r>
        <w:r>
          <w:rPr>
            <w:noProof/>
            <w:webHidden/>
          </w:rPr>
          <w:fldChar w:fldCharType="end"/>
        </w:r>
      </w:hyperlink>
    </w:p>
    <w:p w14:paraId="6101870D" w14:textId="2F71E53D" w:rsidR="00192DE9" w:rsidRDefault="00192DE9">
      <w:pPr>
        <w:pStyle w:val="Tabladeilustraciones"/>
        <w:tabs>
          <w:tab w:val="right" w:leader="dot" w:pos="8494"/>
        </w:tabs>
        <w:rPr>
          <w:rFonts w:eastAsiaTheme="minorEastAsia"/>
          <w:noProof/>
          <w:kern w:val="2"/>
          <w:sz w:val="24"/>
          <w:szCs w:val="24"/>
          <w:lang w:eastAsia="es-ES"/>
          <w14:ligatures w14:val="standardContextual"/>
        </w:rPr>
      </w:pPr>
      <w:hyperlink w:anchor="_Toc222660523" w:history="1">
        <w:r w:rsidRPr="00943A97">
          <w:rPr>
            <w:rStyle w:val="Hipervnculo"/>
            <w:noProof/>
          </w:rPr>
          <w:t>Figura 4. Diagrama de casos de uso de un usuario no registrado</w:t>
        </w:r>
        <w:r>
          <w:rPr>
            <w:noProof/>
            <w:webHidden/>
          </w:rPr>
          <w:tab/>
        </w:r>
        <w:r>
          <w:rPr>
            <w:noProof/>
            <w:webHidden/>
          </w:rPr>
          <w:fldChar w:fldCharType="begin"/>
        </w:r>
        <w:r>
          <w:rPr>
            <w:noProof/>
            <w:webHidden/>
          </w:rPr>
          <w:instrText xml:space="preserve"> PAGEREF _Toc222660523 \h </w:instrText>
        </w:r>
        <w:r>
          <w:rPr>
            <w:noProof/>
            <w:webHidden/>
          </w:rPr>
        </w:r>
        <w:r>
          <w:rPr>
            <w:noProof/>
            <w:webHidden/>
          </w:rPr>
          <w:fldChar w:fldCharType="separate"/>
        </w:r>
        <w:r w:rsidR="004A2E73">
          <w:rPr>
            <w:noProof/>
            <w:webHidden/>
          </w:rPr>
          <w:t>10</w:t>
        </w:r>
        <w:r>
          <w:rPr>
            <w:noProof/>
            <w:webHidden/>
          </w:rPr>
          <w:fldChar w:fldCharType="end"/>
        </w:r>
      </w:hyperlink>
    </w:p>
    <w:p w14:paraId="12A6F084" w14:textId="633C7450" w:rsidR="00192DE9" w:rsidRDefault="00192DE9">
      <w:pPr>
        <w:pStyle w:val="Tabladeilustraciones"/>
        <w:tabs>
          <w:tab w:val="right" w:leader="dot" w:pos="8494"/>
        </w:tabs>
        <w:rPr>
          <w:rFonts w:eastAsiaTheme="minorEastAsia"/>
          <w:noProof/>
          <w:kern w:val="2"/>
          <w:sz w:val="24"/>
          <w:szCs w:val="24"/>
          <w:lang w:eastAsia="es-ES"/>
          <w14:ligatures w14:val="standardContextual"/>
        </w:rPr>
      </w:pPr>
      <w:hyperlink w:anchor="_Toc222660524" w:history="1">
        <w:r w:rsidRPr="00943A97">
          <w:rPr>
            <w:rStyle w:val="Hipervnculo"/>
            <w:noProof/>
          </w:rPr>
          <w:t>Figura 5. Diagrama de casos de uso de la interacción social de un usuario registrado</w:t>
        </w:r>
        <w:r>
          <w:rPr>
            <w:noProof/>
            <w:webHidden/>
          </w:rPr>
          <w:tab/>
        </w:r>
        <w:r>
          <w:rPr>
            <w:noProof/>
            <w:webHidden/>
          </w:rPr>
          <w:fldChar w:fldCharType="begin"/>
        </w:r>
        <w:r>
          <w:rPr>
            <w:noProof/>
            <w:webHidden/>
          </w:rPr>
          <w:instrText xml:space="preserve"> PAGEREF _Toc222660524 \h </w:instrText>
        </w:r>
        <w:r>
          <w:rPr>
            <w:noProof/>
            <w:webHidden/>
          </w:rPr>
        </w:r>
        <w:r>
          <w:rPr>
            <w:noProof/>
            <w:webHidden/>
          </w:rPr>
          <w:fldChar w:fldCharType="separate"/>
        </w:r>
        <w:r w:rsidR="004A2E73">
          <w:rPr>
            <w:noProof/>
            <w:webHidden/>
          </w:rPr>
          <w:t>11</w:t>
        </w:r>
        <w:r>
          <w:rPr>
            <w:noProof/>
            <w:webHidden/>
          </w:rPr>
          <w:fldChar w:fldCharType="end"/>
        </w:r>
      </w:hyperlink>
    </w:p>
    <w:p w14:paraId="2965B5EC" w14:textId="31C9837A" w:rsidR="00192DE9" w:rsidRDefault="00192DE9">
      <w:pPr>
        <w:pStyle w:val="Tabladeilustraciones"/>
        <w:tabs>
          <w:tab w:val="right" w:leader="dot" w:pos="8494"/>
        </w:tabs>
        <w:rPr>
          <w:rFonts w:eastAsiaTheme="minorEastAsia"/>
          <w:noProof/>
          <w:kern w:val="2"/>
          <w:sz w:val="24"/>
          <w:szCs w:val="24"/>
          <w:lang w:eastAsia="es-ES"/>
          <w14:ligatures w14:val="standardContextual"/>
        </w:rPr>
      </w:pPr>
      <w:hyperlink w:anchor="_Toc222660525" w:history="1">
        <w:r w:rsidRPr="00943A97">
          <w:rPr>
            <w:rStyle w:val="Hipervnculo"/>
            <w:noProof/>
          </w:rPr>
          <w:t>Figura 6. Diagrama de casos de uso sobre listas personalizadas de un usuario registrado</w:t>
        </w:r>
        <w:r>
          <w:rPr>
            <w:noProof/>
            <w:webHidden/>
          </w:rPr>
          <w:tab/>
        </w:r>
        <w:r>
          <w:rPr>
            <w:noProof/>
            <w:webHidden/>
          </w:rPr>
          <w:fldChar w:fldCharType="begin"/>
        </w:r>
        <w:r>
          <w:rPr>
            <w:noProof/>
            <w:webHidden/>
          </w:rPr>
          <w:instrText xml:space="preserve"> PAGEREF _Toc222660525 \h </w:instrText>
        </w:r>
        <w:r>
          <w:rPr>
            <w:noProof/>
            <w:webHidden/>
          </w:rPr>
        </w:r>
        <w:r>
          <w:rPr>
            <w:noProof/>
            <w:webHidden/>
          </w:rPr>
          <w:fldChar w:fldCharType="separate"/>
        </w:r>
        <w:r w:rsidR="004A2E73">
          <w:rPr>
            <w:noProof/>
            <w:webHidden/>
          </w:rPr>
          <w:t>12</w:t>
        </w:r>
        <w:r>
          <w:rPr>
            <w:noProof/>
            <w:webHidden/>
          </w:rPr>
          <w:fldChar w:fldCharType="end"/>
        </w:r>
      </w:hyperlink>
    </w:p>
    <w:p w14:paraId="3E00DA87" w14:textId="3F2DD7AB" w:rsidR="00192DE9" w:rsidRDefault="00192DE9">
      <w:pPr>
        <w:pStyle w:val="Tabladeilustraciones"/>
        <w:tabs>
          <w:tab w:val="right" w:leader="dot" w:pos="8494"/>
        </w:tabs>
        <w:rPr>
          <w:rFonts w:eastAsiaTheme="minorEastAsia"/>
          <w:noProof/>
          <w:kern w:val="2"/>
          <w:sz w:val="24"/>
          <w:szCs w:val="24"/>
          <w:lang w:eastAsia="es-ES"/>
          <w14:ligatures w14:val="standardContextual"/>
        </w:rPr>
      </w:pPr>
      <w:hyperlink w:anchor="_Toc222660526" w:history="1">
        <w:r w:rsidRPr="00943A97">
          <w:rPr>
            <w:rStyle w:val="Hipervnculo"/>
            <w:noProof/>
          </w:rPr>
          <w:t>Figura 7. Diagrama de casos de uso de valoraciones y reseñas de un usuario registrado</w:t>
        </w:r>
        <w:r>
          <w:rPr>
            <w:noProof/>
            <w:webHidden/>
          </w:rPr>
          <w:tab/>
        </w:r>
        <w:r>
          <w:rPr>
            <w:noProof/>
            <w:webHidden/>
          </w:rPr>
          <w:fldChar w:fldCharType="begin"/>
        </w:r>
        <w:r>
          <w:rPr>
            <w:noProof/>
            <w:webHidden/>
          </w:rPr>
          <w:instrText xml:space="preserve"> PAGEREF _Toc222660526 \h </w:instrText>
        </w:r>
        <w:r>
          <w:rPr>
            <w:noProof/>
            <w:webHidden/>
          </w:rPr>
        </w:r>
        <w:r>
          <w:rPr>
            <w:noProof/>
            <w:webHidden/>
          </w:rPr>
          <w:fldChar w:fldCharType="separate"/>
        </w:r>
        <w:r w:rsidR="004A2E73">
          <w:rPr>
            <w:noProof/>
            <w:webHidden/>
          </w:rPr>
          <w:t>13</w:t>
        </w:r>
        <w:r>
          <w:rPr>
            <w:noProof/>
            <w:webHidden/>
          </w:rPr>
          <w:fldChar w:fldCharType="end"/>
        </w:r>
      </w:hyperlink>
    </w:p>
    <w:p w14:paraId="41CC44EF" w14:textId="22DB9876" w:rsidR="00192DE9" w:rsidRDefault="00192DE9">
      <w:pPr>
        <w:pStyle w:val="Tabladeilustraciones"/>
        <w:tabs>
          <w:tab w:val="right" w:leader="dot" w:pos="8494"/>
        </w:tabs>
        <w:rPr>
          <w:rFonts w:eastAsiaTheme="minorEastAsia"/>
          <w:noProof/>
          <w:kern w:val="2"/>
          <w:sz w:val="24"/>
          <w:szCs w:val="24"/>
          <w:lang w:eastAsia="es-ES"/>
          <w14:ligatures w14:val="standardContextual"/>
        </w:rPr>
      </w:pPr>
      <w:hyperlink w:anchor="_Toc222660527" w:history="1">
        <w:r w:rsidRPr="00943A97">
          <w:rPr>
            <w:rStyle w:val="Hipervnculo"/>
            <w:noProof/>
          </w:rPr>
          <w:t>Figura 8. Diagrama entidad-relación de MovieMate</w:t>
        </w:r>
        <w:r>
          <w:rPr>
            <w:noProof/>
            <w:webHidden/>
          </w:rPr>
          <w:tab/>
        </w:r>
        <w:r>
          <w:rPr>
            <w:noProof/>
            <w:webHidden/>
          </w:rPr>
          <w:fldChar w:fldCharType="begin"/>
        </w:r>
        <w:r>
          <w:rPr>
            <w:noProof/>
            <w:webHidden/>
          </w:rPr>
          <w:instrText xml:space="preserve"> PAGEREF _Toc222660527 \h </w:instrText>
        </w:r>
        <w:r>
          <w:rPr>
            <w:noProof/>
            <w:webHidden/>
          </w:rPr>
        </w:r>
        <w:r>
          <w:rPr>
            <w:noProof/>
            <w:webHidden/>
          </w:rPr>
          <w:fldChar w:fldCharType="separate"/>
        </w:r>
        <w:r w:rsidR="004A2E73">
          <w:rPr>
            <w:noProof/>
            <w:webHidden/>
          </w:rPr>
          <w:t>15</w:t>
        </w:r>
        <w:r>
          <w:rPr>
            <w:noProof/>
            <w:webHidden/>
          </w:rPr>
          <w:fldChar w:fldCharType="end"/>
        </w:r>
      </w:hyperlink>
    </w:p>
    <w:p w14:paraId="547D6123" w14:textId="5A30D20C" w:rsidR="00192DE9" w:rsidRDefault="00192DE9">
      <w:pPr>
        <w:pStyle w:val="Tabladeilustraciones"/>
        <w:tabs>
          <w:tab w:val="right" w:leader="dot" w:pos="8494"/>
        </w:tabs>
        <w:rPr>
          <w:rFonts w:eastAsiaTheme="minorEastAsia"/>
          <w:noProof/>
          <w:kern w:val="2"/>
          <w:sz w:val="24"/>
          <w:szCs w:val="24"/>
          <w:lang w:eastAsia="es-ES"/>
          <w14:ligatures w14:val="standardContextual"/>
        </w:rPr>
      </w:pPr>
      <w:hyperlink w:anchor="_Toc222660528" w:history="1">
        <w:r w:rsidRPr="00943A97">
          <w:rPr>
            <w:rStyle w:val="Hipervnculo"/>
            <w:noProof/>
          </w:rPr>
          <w:t>Figura 9. Arquitectura de MovieMate</w:t>
        </w:r>
        <w:r>
          <w:rPr>
            <w:noProof/>
            <w:webHidden/>
          </w:rPr>
          <w:tab/>
        </w:r>
        <w:r>
          <w:rPr>
            <w:noProof/>
            <w:webHidden/>
          </w:rPr>
          <w:fldChar w:fldCharType="begin"/>
        </w:r>
        <w:r>
          <w:rPr>
            <w:noProof/>
            <w:webHidden/>
          </w:rPr>
          <w:instrText xml:space="preserve"> PAGEREF _Toc222660528 \h </w:instrText>
        </w:r>
        <w:r>
          <w:rPr>
            <w:noProof/>
            <w:webHidden/>
          </w:rPr>
        </w:r>
        <w:r>
          <w:rPr>
            <w:noProof/>
            <w:webHidden/>
          </w:rPr>
          <w:fldChar w:fldCharType="separate"/>
        </w:r>
        <w:r w:rsidR="004A2E73">
          <w:rPr>
            <w:noProof/>
            <w:webHidden/>
          </w:rPr>
          <w:t>20</w:t>
        </w:r>
        <w:r>
          <w:rPr>
            <w:noProof/>
            <w:webHidden/>
          </w:rPr>
          <w:fldChar w:fldCharType="end"/>
        </w:r>
      </w:hyperlink>
    </w:p>
    <w:p w14:paraId="69044D29" w14:textId="651D9740" w:rsidR="00192DE9" w:rsidRDefault="00192DE9">
      <w:pPr>
        <w:pStyle w:val="Tabladeilustraciones"/>
        <w:tabs>
          <w:tab w:val="right" w:leader="dot" w:pos="8494"/>
        </w:tabs>
        <w:rPr>
          <w:rFonts w:eastAsiaTheme="minorEastAsia"/>
          <w:noProof/>
          <w:kern w:val="2"/>
          <w:sz w:val="24"/>
          <w:szCs w:val="24"/>
          <w:lang w:eastAsia="es-ES"/>
          <w14:ligatures w14:val="standardContextual"/>
        </w:rPr>
      </w:pPr>
      <w:hyperlink w:anchor="_Toc222660529" w:history="1">
        <w:r w:rsidRPr="00943A97">
          <w:rPr>
            <w:rStyle w:val="Hipervnculo"/>
            <w:noProof/>
          </w:rPr>
          <w:t>Figura 10. Comparativa entre arquitectura monolítica modular y microservicios</w:t>
        </w:r>
        <w:r>
          <w:rPr>
            <w:noProof/>
            <w:webHidden/>
          </w:rPr>
          <w:tab/>
        </w:r>
        <w:r>
          <w:rPr>
            <w:noProof/>
            <w:webHidden/>
          </w:rPr>
          <w:fldChar w:fldCharType="begin"/>
        </w:r>
        <w:r>
          <w:rPr>
            <w:noProof/>
            <w:webHidden/>
          </w:rPr>
          <w:instrText xml:space="preserve"> PAGEREF _Toc222660529 \h </w:instrText>
        </w:r>
        <w:r>
          <w:rPr>
            <w:noProof/>
            <w:webHidden/>
          </w:rPr>
        </w:r>
        <w:r>
          <w:rPr>
            <w:noProof/>
            <w:webHidden/>
          </w:rPr>
          <w:fldChar w:fldCharType="separate"/>
        </w:r>
        <w:r w:rsidR="004A2E73">
          <w:rPr>
            <w:noProof/>
            <w:webHidden/>
          </w:rPr>
          <w:t>21</w:t>
        </w:r>
        <w:r>
          <w:rPr>
            <w:noProof/>
            <w:webHidden/>
          </w:rPr>
          <w:fldChar w:fldCharType="end"/>
        </w:r>
      </w:hyperlink>
    </w:p>
    <w:p w14:paraId="651108BE" w14:textId="7FE4BFF2" w:rsidR="00192DE9" w:rsidRDefault="00192DE9">
      <w:pPr>
        <w:pStyle w:val="Tabladeilustraciones"/>
        <w:tabs>
          <w:tab w:val="right" w:leader="dot" w:pos="8494"/>
        </w:tabs>
        <w:rPr>
          <w:rFonts w:eastAsiaTheme="minorEastAsia"/>
          <w:noProof/>
          <w:kern w:val="2"/>
          <w:sz w:val="24"/>
          <w:szCs w:val="24"/>
          <w:lang w:eastAsia="es-ES"/>
          <w14:ligatures w14:val="standardContextual"/>
        </w:rPr>
      </w:pPr>
      <w:hyperlink w:anchor="_Toc222660530" w:history="1">
        <w:r w:rsidRPr="00943A97">
          <w:rPr>
            <w:rStyle w:val="Hipervnculo"/>
            <w:noProof/>
          </w:rPr>
          <w:t>Figura 11. Estructura de carpetas del back-end de MovieMate</w:t>
        </w:r>
        <w:r>
          <w:rPr>
            <w:noProof/>
            <w:webHidden/>
          </w:rPr>
          <w:tab/>
        </w:r>
        <w:r>
          <w:rPr>
            <w:noProof/>
            <w:webHidden/>
          </w:rPr>
          <w:fldChar w:fldCharType="begin"/>
        </w:r>
        <w:r>
          <w:rPr>
            <w:noProof/>
            <w:webHidden/>
          </w:rPr>
          <w:instrText xml:space="preserve"> PAGEREF _Toc222660530 \h </w:instrText>
        </w:r>
        <w:r>
          <w:rPr>
            <w:noProof/>
            <w:webHidden/>
          </w:rPr>
        </w:r>
        <w:r>
          <w:rPr>
            <w:noProof/>
            <w:webHidden/>
          </w:rPr>
          <w:fldChar w:fldCharType="separate"/>
        </w:r>
        <w:r w:rsidR="004A2E73">
          <w:rPr>
            <w:noProof/>
            <w:webHidden/>
          </w:rPr>
          <w:t>22</w:t>
        </w:r>
        <w:r>
          <w:rPr>
            <w:noProof/>
            <w:webHidden/>
          </w:rPr>
          <w:fldChar w:fldCharType="end"/>
        </w:r>
      </w:hyperlink>
    </w:p>
    <w:p w14:paraId="59893B9C" w14:textId="6481A01C" w:rsidR="00192DE9" w:rsidRDefault="00192DE9">
      <w:pPr>
        <w:pStyle w:val="Tabladeilustraciones"/>
        <w:tabs>
          <w:tab w:val="right" w:leader="dot" w:pos="8494"/>
        </w:tabs>
        <w:rPr>
          <w:rFonts w:eastAsiaTheme="minorEastAsia"/>
          <w:noProof/>
          <w:kern w:val="2"/>
          <w:sz w:val="24"/>
          <w:szCs w:val="24"/>
          <w:lang w:eastAsia="es-ES"/>
          <w14:ligatures w14:val="standardContextual"/>
        </w:rPr>
      </w:pPr>
      <w:hyperlink w:anchor="_Toc222660531" w:history="1">
        <w:r w:rsidRPr="00943A97">
          <w:rPr>
            <w:rStyle w:val="Hipervnculo"/>
            <w:noProof/>
          </w:rPr>
          <w:t>Figura 12. Ejemplo de controlador REST (FollowerController) en MovieMate</w:t>
        </w:r>
        <w:r>
          <w:rPr>
            <w:noProof/>
            <w:webHidden/>
          </w:rPr>
          <w:tab/>
        </w:r>
        <w:r>
          <w:rPr>
            <w:noProof/>
            <w:webHidden/>
          </w:rPr>
          <w:fldChar w:fldCharType="begin"/>
        </w:r>
        <w:r>
          <w:rPr>
            <w:noProof/>
            <w:webHidden/>
          </w:rPr>
          <w:instrText xml:space="preserve"> PAGEREF _Toc222660531 \h </w:instrText>
        </w:r>
        <w:r>
          <w:rPr>
            <w:noProof/>
            <w:webHidden/>
          </w:rPr>
        </w:r>
        <w:r>
          <w:rPr>
            <w:noProof/>
            <w:webHidden/>
          </w:rPr>
          <w:fldChar w:fldCharType="separate"/>
        </w:r>
        <w:r w:rsidR="004A2E73">
          <w:rPr>
            <w:noProof/>
            <w:webHidden/>
          </w:rPr>
          <w:t>23</w:t>
        </w:r>
        <w:r>
          <w:rPr>
            <w:noProof/>
            <w:webHidden/>
          </w:rPr>
          <w:fldChar w:fldCharType="end"/>
        </w:r>
      </w:hyperlink>
    </w:p>
    <w:p w14:paraId="00C0C0AB" w14:textId="2E7BD37A" w:rsidR="00192DE9" w:rsidRDefault="00192DE9">
      <w:pPr>
        <w:pStyle w:val="Tabladeilustraciones"/>
        <w:tabs>
          <w:tab w:val="right" w:leader="dot" w:pos="8494"/>
        </w:tabs>
        <w:rPr>
          <w:rFonts w:eastAsiaTheme="minorEastAsia"/>
          <w:noProof/>
          <w:kern w:val="2"/>
          <w:sz w:val="24"/>
          <w:szCs w:val="24"/>
          <w:lang w:eastAsia="es-ES"/>
          <w14:ligatures w14:val="standardContextual"/>
        </w:rPr>
      </w:pPr>
      <w:hyperlink w:anchor="_Toc222660532" w:history="1">
        <w:r w:rsidRPr="00943A97">
          <w:rPr>
            <w:rStyle w:val="Hipervnculo"/>
            <w:noProof/>
          </w:rPr>
          <w:t>Figura 13. Ejemplo de servicio (FollowerService) en MovieMate</w:t>
        </w:r>
        <w:r>
          <w:rPr>
            <w:noProof/>
            <w:webHidden/>
          </w:rPr>
          <w:tab/>
        </w:r>
        <w:r>
          <w:rPr>
            <w:noProof/>
            <w:webHidden/>
          </w:rPr>
          <w:fldChar w:fldCharType="begin"/>
        </w:r>
        <w:r>
          <w:rPr>
            <w:noProof/>
            <w:webHidden/>
          </w:rPr>
          <w:instrText xml:space="preserve"> PAGEREF _Toc222660532 \h </w:instrText>
        </w:r>
        <w:r>
          <w:rPr>
            <w:noProof/>
            <w:webHidden/>
          </w:rPr>
        </w:r>
        <w:r>
          <w:rPr>
            <w:noProof/>
            <w:webHidden/>
          </w:rPr>
          <w:fldChar w:fldCharType="separate"/>
        </w:r>
        <w:r w:rsidR="004A2E73">
          <w:rPr>
            <w:noProof/>
            <w:webHidden/>
          </w:rPr>
          <w:t>24</w:t>
        </w:r>
        <w:r>
          <w:rPr>
            <w:noProof/>
            <w:webHidden/>
          </w:rPr>
          <w:fldChar w:fldCharType="end"/>
        </w:r>
      </w:hyperlink>
    </w:p>
    <w:p w14:paraId="7DAC104C" w14:textId="0442EAEF" w:rsidR="00192DE9" w:rsidRDefault="00192DE9">
      <w:pPr>
        <w:pStyle w:val="Tabladeilustraciones"/>
        <w:tabs>
          <w:tab w:val="right" w:leader="dot" w:pos="8494"/>
        </w:tabs>
        <w:rPr>
          <w:rFonts w:eastAsiaTheme="minorEastAsia"/>
          <w:noProof/>
          <w:kern w:val="2"/>
          <w:sz w:val="24"/>
          <w:szCs w:val="24"/>
          <w:lang w:eastAsia="es-ES"/>
          <w14:ligatures w14:val="standardContextual"/>
        </w:rPr>
      </w:pPr>
      <w:hyperlink w:anchor="_Toc222660533" w:history="1">
        <w:r w:rsidRPr="00943A97">
          <w:rPr>
            <w:rStyle w:val="Hipervnculo"/>
            <w:noProof/>
          </w:rPr>
          <w:t>Figura 14. Ejemplo de repositorio JPA (FollowerRepository) en MovieMate</w:t>
        </w:r>
        <w:r>
          <w:rPr>
            <w:noProof/>
            <w:webHidden/>
          </w:rPr>
          <w:tab/>
        </w:r>
        <w:r>
          <w:rPr>
            <w:noProof/>
            <w:webHidden/>
          </w:rPr>
          <w:fldChar w:fldCharType="begin"/>
        </w:r>
        <w:r>
          <w:rPr>
            <w:noProof/>
            <w:webHidden/>
          </w:rPr>
          <w:instrText xml:space="preserve"> PAGEREF _Toc222660533 \h </w:instrText>
        </w:r>
        <w:r>
          <w:rPr>
            <w:noProof/>
            <w:webHidden/>
          </w:rPr>
        </w:r>
        <w:r>
          <w:rPr>
            <w:noProof/>
            <w:webHidden/>
          </w:rPr>
          <w:fldChar w:fldCharType="separate"/>
        </w:r>
        <w:r w:rsidR="004A2E73">
          <w:rPr>
            <w:noProof/>
            <w:webHidden/>
          </w:rPr>
          <w:t>25</w:t>
        </w:r>
        <w:r>
          <w:rPr>
            <w:noProof/>
            <w:webHidden/>
          </w:rPr>
          <w:fldChar w:fldCharType="end"/>
        </w:r>
      </w:hyperlink>
    </w:p>
    <w:p w14:paraId="4CFA2BF2" w14:textId="2D511428" w:rsidR="00192DE9" w:rsidRDefault="00192DE9">
      <w:pPr>
        <w:pStyle w:val="Tabladeilustraciones"/>
        <w:tabs>
          <w:tab w:val="right" w:leader="dot" w:pos="8494"/>
        </w:tabs>
        <w:rPr>
          <w:rFonts w:eastAsiaTheme="minorEastAsia"/>
          <w:noProof/>
          <w:kern w:val="2"/>
          <w:sz w:val="24"/>
          <w:szCs w:val="24"/>
          <w:lang w:eastAsia="es-ES"/>
          <w14:ligatures w14:val="standardContextual"/>
        </w:rPr>
      </w:pPr>
      <w:hyperlink w:anchor="_Toc222660534" w:history="1">
        <w:r w:rsidRPr="00943A97">
          <w:rPr>
            <w:rStyle w:val="Hipervnculo"/>
            <w:noProof/>
          </w:rPr>
          <w:t>Figura 15. Configuración de seguridad</w:t>
        </w:r>
        <w:r>
          <w:rPr>
            <w:noProof/>
            <w:webHidden/>
          </w:rPr>
          <w:tab/>
        </w:r>
        <w:r>
          <w:rPr>
            <w:noProof/>
            <w:webHidden/>
          </w:rPr>
          <w:fldChar w:fldCharType="begin"/>
        </w:r>
        <w:r>
          <w:rPr>
            <w:noProof/>
            <w:webHidden/>
          </w:rPr>
          <w:instrText xml:space="preserve"> PAGEREF _Toc222660534 \h </w:instrText>
        </w:r>
        <w:r>
          <w:rPr>
            <w:noProof/>
            <w:webHidden/>
          </w:rPr>
        </w:r>
        <w:r>
          <w:rPr>
            <w:noProof/>
            <w:webHidden/>
          </w:rPr>
          <w:fldChar w:fldCharType="separate"/>
        </w:r>
        <w:r w:rsidR="004A2E73">
          <w:rPr>
            <w:noProof/>
            <w:webHidden/>
          </w:rPr>
          <w:t>26</w:t>
        </w:r>
        <w:r>
          <w:rPr>
            <w:noProof/>
            <w:webHidden/>
          </w:rPr>
          <w:fldChar w:fldCharType="end"/>
        </w:r>
      </w:hyperlink>
    </w:p>
    <w:p w14:paraId="3474BD5B" w14:textId="51BF0F30" w:rsidR="00192DE9" w:rsidRDefault="00192DE9">
      <w:pPr>
        <w:pStyle w:val="Tabladeilustraciones"/>
        <w:tabs>
          <w:tab w:val="right" w:leader="dot" w:pos="8494"/>
        </w:tabs>
        <w:rPr>
          <w:rFonts w:eastAsiaTheme="minorEastAsia"/>
          <w:noProof/>
          <w:kern w:val="2"/>
          <w:sz w:val="24"/>
          <w:szCs w:val="24"/>
          <w:lang w:eastAsia="es-ES"/>
          <w14:ligatures w14:val="standardContextual"/>
        </w:rPr>
      </w:pPr>
      <w:hyperlink w:anchor="_Toc222660535" w:history="1">
        <w:r w:rsidRPr="00943A97">
          <w:rPr>
            <w:rStyle w:val="Hipervnculo"/>
            <w:noProof/>
          </w:rPr>
          <w:t>Figura 16. Ejemplo DTO</w:t>
        </w:r>
        <w:r>
          <w:rPr>
            <w:noProof/>
            <w:webHidden/>
          </w:rPr>
          <w:tab/>
        </w:r>
        <w:r>
          <w:rPr>
            <w:noProof/>
            <w:webHidden/>
          </w:rPr>
          <w:fldChar w:fldCharType="begin"/>
        </w:r>
        <w:r>
          <w:rPr>
            <w:noProof/>
            <w:webHidden/>
          </w:rPr>
          <w:instrText xml:space="preserve"> PAGEREF _Toc222660535 \h </w:instrText>
        </w:r>
        <w:r>
          <w:rPr>
            <w:noProof/>
            <w:webHidden/>
          </w:rPr>
        </w:r>
        <w:r>
          <w:rPr>
            <w:noProof/>
            <w:webHidden/>
          </w:rPr>
          <w:fldChar w:fldCharType="separate"/>
        </w:r>
        <w:r w:rsidR="004A2E73">
          <w:rPr>
            <w:noProof/>
            <w:webHidden/>
          </w:rPr>
          <w:t>28</w:t>
        </w:r>
        <w:r>
          <w:rPr>
            <w:noProof/>
            <w:webHidden/>
          </w:rPr>
          <w:fldChar w:fldCharType="end"/>
        </w:r>
      </w:hyperlink>
    </w:p>
    <w:p w14:paraId="7D9108BF" w14:textId="1945AA32" w:rsidR="00192DE9" w:rsidRDefault="00192DE9">
      <w:pPr>
        <w:pStyle w:val="Tabladeilustraciones"/>
        <w:tabs>
          <w:tab w:val="right" w:leader="dot" w:pos="8494"/>
        </w:tabs>
        <w:rPr>
          <w:rFonts w:eastAsiaTheme="minorEastAsia"/>
          <w:noProof/>
          <w:kern w:val="2"/>
          <w:sz w:val="24"/>
          <w:szCs w:val="24"/>
          <w:lang w:eastAsia="es-ES"/>
          <w14:ligatures w14:val="standardContextual"/>
        </w:rPr>
      </w:pPr>
      <w:hyperlink w:anchor="_Toc222660536" w:history="1">
        <w:r w:rsidRPr="00943A97">
          <w:rPr>
            <w:rStyle w:val="Hipervnculo"/>
            <w:noProof/>
          </w:rPr>
          <w:t>Figura 17. Endpoints para gestión de seguidores en MovieMate</w:t>
        </w:r>
        <w:r>
          <w:rPr>
            <w:noProof/>
            <w:webHidden/>
          </w:rPr>
          <w:tab/>
        </w:r>
        <w:r>
          <w:rPr>
            <w:noProof/>
            <w:webHidden/>
          </w:rPr>
          <w:fldChar w:fldCharType="begin"/>
        </w:r>
        <w:r>
          <w:rPr>
            <w:noProof/>
            <w:webHidden/>
          </w:rPr>
          <w:instrText xml:space="preserve"> PAGEREF _Toc222660536 \h </w:instrText>
        </w:r>
        <w:r>
          <w:rPr>
            <w:noProof/>
            <w:webHidden/>
          </w:rPr>
        </w:r>
        <w:r>
          <w:rPr>
            <w:noProof/>
            <w:webHidden/>
          </w:rPr>
          <w:fldChar w:fldCharType="separate"/>
        </w:r>
        <w:r w:rsidR="004A2E73">
          <w:rPr>
            <w:noProof/>
            <w:webHidden/>
          </w:rPr>
          <w:t>27</w:t>
        </w:r>
        <w:r>
          <w:rPr>
            <w:noProof/>
            <w:webHidden/>
          </w:rPr>
          <w:fldChar w:fldCharType="end"/>
        </w:r>
      </w:hyperlink>
    </w:p>
    <w:p w14:paraId="158BC73A" w14:textId="40098C89" w:rsidR="003D4D41" w:rsidRPr="007B1868" w:rsidRDefault="00082F70" w:rsidP="003D4D41">
      <w:r>
        <w:rPr>
          <w:b/>
          <w:bCs/>
          <w:noProof/>
        </w:rPr>
        <w:fldChar w:fldCharType="end"/>
      </w:r>
    </w:p>
    <w:p w14:paraId="2E66BE62" w14:textId="77777777" w:rsidR="003D4D41" w:rsidRPr="007B1868" w:rsidRDefault="003D4D41" w:rsidP="003D4D41"/>
    <w:p w14:paraId="46C56A78" w14:textId="77777777" w:rsidR="00025B2F" w:rsidRPr="007B1868" w:rsidRDefault="00025B2F">
      <w:pPr>
        <w:jc w:val="left"/>
        <w:rPr>
          <w:b/>
        </w:rPr>
      </w:pPr>
      <w:r w:rsidRPr="007B1868">
        <w:rPr>
          <w:b/>
        </w:rPr>
        <w:br w:type="page"/>
      </w:r>
    </w:p>
    <w:p w14:paraId="36A285ED" w14:textId="75D9FCD5" w:rsidR="003D4D41" w:rsidRPr="007B1868" w:rsidRDefault="003D4D41" w:rsidP="00113388">
      <w:pPr>
        <w:jc w:val="center"/>
        <w:rPr>
          <w:b/>
        </w:rPr>
      </w:pPr>
      <w:r w:rsidRPr="007B1868">
        <w:rPr>
          <w:b/>
        </w:rPr>
        <w:lastRenderedPageBreak/>
        <w:t>ÍNDICE DE TABLAS</w:t>
      </w:r>
    </w:p>
    <w:p w14:paraId="6F2E06C6" w14:textId="6BB5B646" w:rsidR="0006136E" w:rsidRDefault="00113388">
      <w:pPr>
        <w:pStyle w:val="Tabladeilustraciones"/>
        <w:tabs>
          <w:tab w:val="right" w:leader="dot" w:pos="8494"/>
        </w:tabs>
        <w:rPr>
          <w:rFonts w:eastAsiaTheme="minorEastAsia"/>
          <w:noProof/>
          <w:kern w:val="2"/>
          <w:sz w:val="24"/>
          <w:szCs w:val="24"/>
          <w:lang w:eastAsia="es-ES"/>
          <w14:ligatures w14:val="standardContextual"/>
        </w:rPr>
      </w:pPr>
      <w:r w:rsidRPr="007B1868">
        <w:fldChar w:fldCharType="begin"/>
      </w:r>
      <w:r w:rsidRPr="007B1868">
        <w:instrText xml:space="preserve"> TOC \h \z \c "Tabla" </w:instrText>
      </w:r>
      <w:r w:rsidRPr="007B1868">
        <w:fldChar w:fldCharType="separate"/>
      </w:r>
      <w:hyperlink w:anchor="_Toc222830898" w:history="1">
        <w:r w:rsidR="0006136E" w:rsidRPr="00B03BDD">
          <w:rPr>
            <w:rStyle w:val="Hipervnculo"/>
            <w:noProof/>
          </w:rPr>
          <w:t>Tabla 1. Resumen comparativo de las soluciones analizadas</w:t>
        </w:r>
        <w:r w:rsidR="0006136E">
          <w:rPr>
            <w:noProof/>
            <w:webHidden/>
          </w:rPr>
          <w:tab/>
        </w:r>
        <w:r w:rsidR="0006136E">
          <w:rPr>
            <w:noProof/>
            <w:webHidden/>
          </w:rPr>
          <w:fldChar w:fldCharType="begin"/>
        </w:r>
        <w:r w:rsidR="0006136E">
          <w:rPr>
            <w:noProof/>
            <w:webHidden/>
          </w:rPr>
          <w:instrText xml:space="preserve"> PAGEREF _Toc222830898 \h </w:instrText>
        </w:r>
        <w:r w:rsidR="0006136E">
          <w:rPr>
            <w:noProof/>
            <w:webHidden/>
          </w:rPr>
        </w:r>
        <w:r w:rsidR="0006136E">
          <w:rPr>
            <w:noProof/>
            <w:webHidden/>
          </w:rPr>
          <w:fldChar w:fldCharType="separate"/>
        </w:r>
        <w:r w:rsidR="0006136E">
          <w:rPr>
            <w:noProof/>
            <w:webHidden/>
          </w:rPr>
          <w:t>5</w:t>
        </w:r>
        <w:r w:rsidR="0006136E">
          <w:rPr>
            <w:noProof/>
            <w:webHidden/>
          </w:rPr>
          <w:fldChar w:fldCharType="end"/>
        </w:r>
      </w:hyperlink>
    </w:p>
    <w:p w14:paraId="53C6C3E1" w14:textId="6F6B4872" w:rsidR="0006136E" w:rsidRDefault="0006136E">
      <w:pPr>
        <w:pStyle w:val="Tabladeilustraciones"/>
        <w:tabs>
          <w:tab w:val="right" w:leader="dot" w:pos="8494"/>
        </w:tabs>
        <w:rPr>
          <w:rFonts w:eastAsiaTheme="minorEastAsia"/>
          <w:noProof/>
          <w:kern w:val="2"/>
          <w:sz w:val="24"/>
          <w:szCs w:val="24"/>
          <w:lang w:eastAsia="es-ES"/>
          <w14:ligatures w14:val="standardContextual"/>
        </w:rPr>
      </w:pPr>
      <w:hyperlink w:anchor="_Toc222830899" w:history="1">
        <w:r w:rsidRPr="00B03BDD">
          <w:rPr>
            <w:rStyle w:val="Hipervnculo"/>
            <w:noProof/>
          </w:rPr>
          <w:t>Tabla 2. Plan de trabajo: planificación mensual de las tareas</w:t>
        </w:r>
        <w:r>
          <w:rPr>
            <w:noProof/>
            <w:webHidden/>
          </w:rPr>
          <w:tab/>
        </w:r>
        <w:r>
          <w:rPr>
            <w:noProof/>
            <w:webHidden/>
          </w:rPr>
          <w:fldChar w:fldCharType="begin"/>
        </w:r>
        <w:r>
          <w:rPr>
            <w:noProof/>
            <w:webHidden/>
          </w:rPr>
          <w:instrText xml:space="preserve"> PAGEREF _Toc222830899 \h </w:instrText>
        </w:r>
        <w:r>
          <w:rPr>
            <w:noProof/>
            <w:webHidden/>
          </w:rPr>
        </w:r>
        <w:r>
          <w:rPr>
            <w:noProof/>
            <w:webHidden/>
          </w:rPr>
          <w:fldChar w:fldCharType="separate"/>
        </w:r>
        <w:r>
          <w:rPr>
            <w:noProof/>
            <w:webHidden/>
          </w:rPr>
          <w:t>8</w:t>
        </w:r>
        <w:r>
          <w:rPr>
            <w:noProof/>
            <w:webHidden/>
          </w:rPr>
          <w:fldChar w:fldCharType="end"/>
        </w:r>
      </w:hyperlink>
    </w:p>
    <w:p w14:paraId="0B556296" w14:textId="5071AC27" w:rsidR="0006136E" w:rsidRDefault="0006136E">
      <w:pPr>
        <w:pStyle w:val="Tabladeilustraciones"/>
        <w:tabs>
          <w:tab w:val="right" w:leader="dot" w:pos="8494"/>
        </w:tabs>
        <w:rPr>
          <w:rFonts w:eastAsiaTheme="minorEastAsia"/>
          <w:noProof/>
          <w:kern w:val="2"/>
          <w:sz w:val="24"/>
          <w:szCs w:val="24"/>
          <w:lang w:eastAsia="es-ES"/>
          <w14:ligatures w14:val="standardContextual"/>
        </w:rPr>
      </w:pPr>
      <w:hyperlink w:anchor="_Toc222830900" w:history="1">
        <w:r w:rsidRPr="00B03BDD">
          <w:rPr>
            <w:rStyle w:val="Hipervnculo"/>
            <w:noProof/>
          </w:rPr>
          <w:t>Tabla 3. Plan de trabajo: estimación de horas por tarea</w:t>
        </w:r>
        <w:r>
          <w:rPr>
            <w:noProof/>
            <w:webHidden/>
          </w:rPr>
          <w:tab/>
        </w:r>
        <w:r>
          <w:rPr>
            <w:noProof/>
            <w:webHidden/>
          </w:rPr>
          <w:fldChar w:fldCharType="begin"/>
        </w:r>
        <w:r>
          <w:rPr>
            <w:noProof/>
            <w:webHidden/>
          </w:rPr>
          <w:instrText xml:space="preserve"> PAGEREF _Toc222830900 \h </w:instrText>
        </w:r>
        <w:r>
          <w:rPr>
            <w:noProof/>
            <w:webHidden/>
          </w:rPr>
        </w:r>
        <w:r>
          <w:rPr>
            <w:noProof/>
            <w:webHidden/>
          </w:rPr>
          <w:fldChar w:fldCharType="separate"/>
        </w:r>
        <w:r>
          <w:rPr>
            <w:noProof/>
            <w:webHidden/>
          </w:rPr>
          <w:t>9</w:t>
        </w:r>
        <w:r>
          <w:rPr>
            <w:noProof/>
            <w:webHidden/>
          </w:rPr>
          <w:fldChar w:fldCharType="end"/>
        </w:r>
      </w:hyperlink>
    </w:p>
    <w:p w14:paraId="65B3D1C8" w14:textId="20438E1F" w:rsidR="0006136E" w:rsidRDefault="0006136E">
      <w:pPr>
        <w:pStyle w:val="Tabladeilustraciones"/>
        <w:tabs>
          <w:tab w:val="right" w:leader="dot" w:pos="8494"/>
        </w:tabs>
        <w:rPr>
          <w:rFonts w:eastAsiaTheme="minorEastAsia"/>
          <w:noProof/>
          <w:kern w:val="2"/>
          <w:sz w:val="24"/>
          <w:szCs w:val="24"/>
          <w:lang w:eastAsia="es-ES"/>
          <w14:ligatures w14:val="standardContextual"/>
        </w:rPr>
      </w:pPr>
      <w:hyperlink w:anchor="_Toc222830901" w:history="1">
        <w:r w:rsidRPr="00B03BDD">
          <w:rPr>
            <w:rStyle w:val="Hipervnculo"/>
            <w:noProof/>
          </w:rPr>
          <w:t xml:space="preserve">Tabla 4. </w:t>
        </w:r>
        <w:r w:rsidRPr="00B03BDD">
          <w:rPr>
            <w:rStyle w:val="Hipervnculo"/>
            <w:i/>
            <w:iCs/>
            <w:noProof/>
          </w:rPr>
          <w:t>Endpoints</w:t>
        </w:r>
        <w:r w:rsidRPr="00B03BDD">
          <w:rPr>
            <w:rStyle w:val="Hipervnculo"/>
            <w:noProof/>
          </w:rPr>
          <w:t xml:space="preserve"> de la aplicación</w:t>
        </w:r>
        <w:r>
          <w:rPr>
            <w:noProof/>
            <w:webHidden/>
          </w:rPr>
          <w:tab/>
        </w:r>
        <w:r>
          <w:rPr>
            <w:noProof/>
            <w:webHidden/>
          </w:rPr>
          <w:fldChar w:fldCharType="begin"/>
        </w:r>
        <w:r>
          <w:rPr>
            <w:noProof/>
            <w:webHidden/>
          </w:rPr>
          <w:instrText xml:space="preserve"> PAGEREF _Toc222830901 \h </w:instrText>
        </w:r>
        <w:r>
          <w:rPr>
            <w:noProof/>
            <w:webHidden/>
          </w:rPr>
        </w:r>
        <w:r>
          <w:rPr>
            <w:noProof/>
            <w:webHidden/>
          </w:rPr>
          <w:fldChar w:fldCharType="separate"/>
        </w:r>
        <w:r>
          <w:rPr>
            <w:noProof/>
            <w:webHidden/>
          </w:rPr>
          <w:t>18</w:t>
        </w:r>
        <w:r>
          <w:rPr>
            <w:noProof/>
            <w:webHidden/>
          </w:rPr>
          <w:fldChar w:fldCharType="end"/>
        </w:r>
      </w:hyperlink>
    </w:p>
    <w:p w14:paraId="44BE117B" w14:textId="3E83D5D3" w:rsidR="003D4D41" w:rsidRPr="007B1868" w:rsidRDefault="00113388" w:rsidP="003D4D41">
      <w:r w:rsidRPr="007B1868">
        <w:fldChar w:fldCharType="end"/>
      </w:r>
    </w:p>
    <w:p w14:paraId="4AB1870E" w14:textId="77777777" w:rsidR="003D4D41" w:rsidRPr="007B1868" w:rsidRDefault="003D4D41">
      <w:r w:rsidRPr="007B1868">
        <w:br w:type="page"/>
      </w:r>
    </w:p>
    <w:p w14:paraId="3CCE5541" w14:textId="77777777" w:rsidR="00114A1E" w:rsidRPr="007B1868" w:rsidRDefault="00114A1E" w:rsidP="00114A1E">
      <w:pPr>
        <w:pStyle w:val="Ttuloprevio"/>
      </w:pPr>
      <w:bookmarkStart w:id="0" w:name="_Toc222830779"/>
      <w:r w:rsidRPr="007B1868">
        <w:lastRenderedPageBreak/>
        <w:t>Resumen</w:t>
      </w:r>
      <w:bookmarkEnd w:id="0"/>
    </w:p>
    <w:p w14:paraId="52A979CD" w14:textId="77777777" w:rsidR="00043C37" w:rsidRPr="007B1868" w:rsidRDefault="00114A1E" w:rsidP="00114A1E">
      <w:pPr>
        <w:pStyle w:val="Comentario"/>
      </w:pPr>
      <w:r w:rsidRPr="007B1868">
        <w:t>Este es el resumen…</w:t>
      </w:r>
    </w:p>
    <w:p w14:paraId="4AB2897C" w14:textId="1B4625E0" w:rsidR="00F22EF0" w:rsidRPr="007B1868" w:rsidRDefault="009856C6" w:rsidP="00F22EF0">
      <w:pPr>
        <w:pStyle w:val="Comentario"/>
      </w:pPr>
      <w:r w:rsidRPr="007B1868">
        <w:rPr>
          <w:highlight w:val="red"/>
        </w:rPr>
        <w:t>ESTILO DE REDACCIÓN APLICABLE A TODO EL DOCUMENTO</w:t>
      </w:r>
      <w:r w:rsidRPr="007B1868">
        <w:t xml:space="preserve">: evitaremos el uso de la primera persona; en su lugar se suele emplear el reflexivo (“hemos desarrollado” </w:t>
      </w:r>
      <w:r w:rsidRPr="007B1868">
        <w:sym w:font="Wingdings" w:char="F0E0"/>
      </w:r>
      <w:r w:rsidRPr="007B1868">
        <w:t xml:space="preserve"> “se ha desarrollado”).</w:t>
      </w:r>
    </w:p>
    <w:p w14:paraId="6D27BA0B" w14:textId="1FE66C1F" w:rsidR="00F57658" w:rsidRPr="007B1868" w:rsidRDefault="00F57658" w:rsidP="00F57658">
      <w:r w:rsidRPr="007B1868">
        <w:t>dddd</w:t>
      </w:r>
    </w:p>
    <w:p w14:paraId="3E5135FC" w14:textId="2E02E054" w:rsidR="00114A1E" w:rsidRPr="007B1868" w:rsidRDefault="00114A1E" w:rsidP="00114A1E">
      <w:pPr>
        <w:pStyle w:val="Ttuloprevio"/>
      </w:pPr>
      <w:bookmarkStart w:id="1" w:name="_Toc222830780"/>
      <w:r w:rsidRPr="007B1868">
        <w:lastRenderedPageBreak/>
        <w:t>Extended abstract</w:t>
      </w:r>
      <w:bookmarkEnd w:id="1"/>
    </w:p>
    <w:p w14:paraId="4C90D984" w14:textId="3D547F6C" w:rsidR="00114A1E" w:rsidRPr="007B1868" w:rsidRDefault="00114A1E" w:rsidP="00114A1E">
      <w:pPr>
        <w:pStyle w:val="Comentario"/>
      </w:pPr>
      <w:r w:rsidRPr="007B1868">
        <w:t>Resumen extendido en inglés (2000 palabras)</w:t>
      </w:r>
      <w:r w:rsidR="00F4299F" w:rsidRPr="007B1868">
        <w:t>. En el abstract conviene replicar de algún modo la estructura de la memoria en sí: (i) introducción, (ii) estado del arte, (iii) objetivos y metodología, (iv) diseño y resolución del trabajo, (v) conclusiones y trabajo futuro. El contenido del abstract tiene que abarcar todos esos conceptos en ese orden.</w:t>
      </w:r>
    </w:p>
    <w:p w14:paraId="6DA91B47" w14:textId="0AF8A640" w:rsidR="00FA2DC4" w:rsidRPr="007B1868" w:rsidRDefault="00FA2DC4" w:rsidP="00FA2DC4"/>
    <w:p w14:paraId="104ECEBE" w14:textId="3A5E0114" w:rsidR="001D73BC" w:rsidRPr="007B1868" w:rsidRDefault="001D73BC" w:rsidP="001D73BC"/>
    <w:p w14:paraId="0854EEA9" w14:textId="77777777" w:rsidR="00FA2DC4" w:rsidRPr="007B1868" w:rsidRDefault="00FA2DC4" w:rsidP="001D73BC">
      <w:pPr>
        <w:sectPr w:rsidR="00FA2DC4" w:rsidRPr="007B1868" w:rsidSect="00FA2DC4">
          <w:headerReference w:type="default" r:id="rId9"/>
          <w:footerReference w:type="default" r:id="rId10"/>
          <w:pgSz w:w="11906" w:h="16838"/>
          <w:pgMar w:top="1417" w:right="1701" w:bottom="1417" w:left="1701" w:header="708" w:footer="708" w:gutter="0"/>
          <w:pgNumType w:fmt="lowerRoman"/>
          <w:cols w:space="708"/>
          <w:titlePg/>
          <w:docGrid w:linePitch="360"/>
        </w:sectPr>
      </w:pPr>
    </w:p>
    <w:p w14:paraId="435C1CA1" w14:textId="0312EE84" w:rsidR="001D73BC" w:rsidRPr="007B1868" w:rsidRDefault="001D73BC" w:rsidP="001D73BC"/>
    <w:p w14:paraId="6BF5760A" w14:textId="77777777" w:rsidR="003D4D41" w:rsidRPr="007B1868" w:rsidRDefault="003D4D41" w:rsidP="00336390">
      <w:pPr>
        <w:pStyle w:val="Ttulo1"/>
      </w:pPr>
      <w:bookmarkStart w:id="2" w:name="_Toc222830781"/>
      <w:r w:rsidRPr="007B1868">
        <w:lastRenderedPageBreak/>
        <w:t>Introducción</w:t>
      </w:r>
      <w:bookmarkEnd w:id="2"/>
    </w:p>
    <w:p w14:paraId="42BE5CB6" w14:textId="77777777" w:rsidR="00043C37" w:rsidRPr="007B1868" w:rsidRDefault="00043C37" w:rsidP="00043C37">
      <w:pPr>
        <w:pStyle w:val="Comentario"/>
      </w:pPr>
      <w:r w:rsidRPr="007B1868">
        <w:t xml:space="preserve">Esto se escribe lo último, junto con el resumen y el abstract. Se establece el contexto en el que se sitúa el proyecto introduciendo claramente la problemática e indicando el objetivo general del proyecto (como consecuencia de esos problemas que se quieren resolver). </w:t>
      </w:r>
      <w:r w:rsidR="00E41B3C" w:rsidRPr="007B1868">
        <w:t xml:space="preserve">Suele venir acompañado de numerosas referencias bibliográficas relevantes sobre los distintos conceptos tratados. </w:t>
      </w:r>
      <w:r w:rsidRPr="007B1868">
        <w:t>En el último párrafo de la introducción hay que indicar la estructura/organización del resto del documento (un párrafo indicando brevemente en qué secciones se ha dividido el documento y el contenido de cada sección).</w:t>
      </w:r>
    </w:p>
    <w:p w14:paraId="1BF78E5B" w14:textId="77777777" w:rsidR="003D4D41" w:rsidRPr="007B1868" w:rsidRDefault="00966FBA" w:rsidP="003D4D41">
      <w:pPr>
        <w:pStyle w:val="Ttulo1"/>
      </w:pPr>
      <w:bookmarkStart w:id="3" w:name="_Toc222830782"/>
      <w:r w:rsidRPr="007B1868">
        <w:lastRenderedPageBreak/>
        <w:t>Estado del arte</w:t>
      </w:r>
      <w:bookmarkEnd w:id="3"/>
    </w:p>
    <w:p w14:paraId="5FA64DD5" w14:textId="2CA140F3" w:rsidR="005669E2" w:rsidRPr="005669E2" w:rsidRDefault="005669E2" w:rsidP="005669E2">
      <w:r w:rsidRPr="005669E2">
        <w:t xml:space="preserve">En este capítulo se analizará el contexto previo al desarrollo de </w:t>
      </w:r>
      <w:r w:rsidRPr="00916C01">
        <w:rPr>
          <w:b/>
          <w:bCs/>
          <w:rPrChange w:id="4" w:author="FRANCISCO GARCIA SANCHEZ" w:date="2026-02-09T10:18:00Z" w16du:dateUtc="2026-02-09T09:18:00Z">
            <w:rPr/>
          </w:rPrChange>
        </w:rPr>
        <w:t>MovieMate</w:t>
      </w:r>
      <w:r>
        <w:t xml:space="preserve">, </w:t>
      </w:r>
      <w:r w:rsidRPr="005669E2">
        <w:t>detallando las aplicaciones y soluciones existentes para la organización, consulta y valoración de películas y series</w:t>
      </w:r>
      <w:r>
        <w:t>.</w:t>
      </w:r>
      <w:r w:rsidRPr="005669E2">
        <w:t xml:space="preserve"> Además, se describirán las tecnologías que se ha decidido emplear para la realización del proyecto.</w:t>
      </w:r>
    </w:p>
    <w:p w14:paraId="0B1D8DBE" w14:textId="225139B3" w:rsidR="003D4D41" w:rsidRPr="007B1868" w:rsidRDefault="0030555F" w:rsidP="003D4D41">
      <w:pPr>
        <w:pStyle w:val="Ttulo2"/>
      </w:pPr>
      <w:bookmarkStart w:id="5" w:name="_Toc222830783"/>
      <w:r w:rsidRPr="007B1868">
        <w:t>Análisis de la situación de partida</w:t>
      </w:r>
      <w:bookmarkEnd w:id="5"/>
    </w:p>
    <w:p w14:paraId="4DFF9FA2" w14:textId="3364B03C" w:rsidR="006E2B82" w:rsidRPr="006E2B82" w:rsidRDefault="006E2B82" w:rsidP="006E2B82">
      <w:r w:rsidRPr="006E2B82">
        <w:t>Actualmente, existen numerosas aplicaciones y plataformas web destinadas a la consulta, organización y valoración de películas y series. La digitalización del consumo audiovisual y el auge de los servicios de </w:t>
      </w:r>
      <w:r w:rsidRPr="006E2B82">
        <w:rPr>
          <w:i/>
          <w:iCs/>
        </w:rPr>
        <w:t>streaming</w:t>
      </w:r>
      <w:r w:rsidRPr="006E2B82">
        <w:t xml:space="preserve"> han impulsado la demanda de herramientas que permitan a los usuarios gestionar sus listas personales, descubrir nuevo contenido y compartir sus opiniones </w:t>
      </w:r>
      <w:r w:rsidR="00B85D05">
        <w:fldChar w:fldCharType="begin"/>
      </w:r>
      <w:r w:rsidR="00B85D05">
        <w:instrText xml:space="preserve"> REF _Ref213707480 \n \h </w:instrText>
      </w:r>
      <w:r w:rsidR="00B85D05">
        <w:fldChar w:fldCharType="separate"/>
      </w:r>
      <w:r w:rsidR="00B85D05">
        <w:t>[1]</w:t>
      </w:r>
      <w:r w:rsidR="00B85D05">
        <w:fldChar w:fldCharType="end"/>
      </w:r>
      <w:r w:rsidRPr="006E2B82">
        <w:t>.</w:t>
      </w:r>
    </w:p>
    <w:p w14:paraId="629BFB37" w14:textId="0F208098" w:rsidR="006E2B82" w:rsidRPr="006E2B82" w:rsidRDefault="006E2B82" w:rsidP="006E2B82">
      <w:r w:rsidRPr="006E2B82">
        <w:t>Para este análisis, se han seleccionado tres aplicaciones representativas</w:t>
      </w:r>
      <w:del w:id="6" w:author="FRANCISCO GARCIA SANCHEZ" w:date="2026-02-09T10:22:00Z" w16du:dateUtc="2026-02-09T09:22:00Z">
        <w:r w:rsidRPr="006E2B82" w:rsidDel="005B41DD">
          <w:delText>: </w:delText>
        </w:r>
      </w:del>
      <w:ins w:id="7" w:author="FRANCISCO GARCIA SANCHEZ" w:date="2026-02-09T10:22:00Z" w16du:dateUtc="2026-02-09T09:22:00Z">
        <w:r w:rsidR="005B41DD" w:rsidRPr="006E2B82">
          <w:t>:</w:t>
        </w:r>
        <w:r w:rsidR="005B41DD">
          <w:t xml:space="preserve"> </w:t>
        </w:r>
      </w:ins>
      <w:r w:rsidRPr="006E2B82">
        <w:rPr>
          <w:b/>
          <w:bCs/>
        </w:rPr>
        <w:t>Letterboxd</w:t>
      </w:r>
      <w:del w:id="8" w:author="FRANCISCO GARCIA SANCHEZ" w:date="2026-02-09T10:23:00Z" w16du:dateUtc="2026-02-09T09:23:00Z">
        <w:r w:rsidRPr="006E2B82" w:rsidDel="005B41DD">
          <w:delText>, </w:delText>
        </w:r>
      </w:del>
      <w:ins w:id="9" w:author="FRANCISCO GARCIA SANCHEZ" w:date="2026-02-09T10:23:00Z" w16du:dateUtc="2026-02-09T09:23:00Z">
        <w:r w:rsidR="005B41DD" w:rsidRPr="006E2B82">
          <w:t>,</w:t>
        </w:r>
        <w:r w:rsidR="005B41DD">
          <w:t xml:space="preserve"> </w:t>
        </w:r>
      </w:ins>
      <w:del w:id="10" w:author="FRANCISCO GARCIA SANCHEZ" w:date="2026-02-09T10:23:00Z" w16du:dateUtc="2026-02-09T09:23:00Z">
        <w:r w:rsidRPr="006E2B82" w:rsidDel="005B41DD">
          <w:rPr>
            <w:b/>
            <w:bCs/>
          </w:rPr>
          <w:delText>IMDb</w:delText>
        </w:r>
        <w:r w:rsidRPr="006E2B82" w:rsidDel="005B41DD">
          <w:delText> </w:delText>
        </w:r>
      </w:del>
      <w:ins w:id="11" w:author="FRANCISCO GARCIA SANCHEZ" w:date="2026-02-09T10:23:00Z" w16du:dateUtc="2026-02-09T09:23:00Z">
        <w:r w:rsidR="005B41DD" w:rsidRPr="006E2B82">
          <w:rPr>
            <w:b/>
            <w:bCs/>
          </w:rPr>
          <w:t>IMDb</w:t>
        </w:r>
        <w:r w:rsidR="005B41DD">
          <w:t xml:space="preserve"> </w:t>
        </w:r>
      </w:ins>
      <w:del w:id="12" w:author="FRANCISCO GARCIA SANCHEZ" w:date="2026-02-09T10:23:00Z" w16du:dateUtc="2026-02-09T09:23:00Z">
        <w:r w:rsidRPr="006E2B82" w:rsidDel="005B41DD">
          <w:delText>y </w:delText>
        </w:r>
      </w:del>
      <w:ins w:id="13" w:author="FRANCISCO GARCIA SANCHEZ" w:date="2026-02-09T10:23:00Z" w16du:dateUtc="2026-02-09T09:23:00Z">
        <w:r w:rsidR="005B41DD" w:rsidRPr="006E2B82">
          <w:t>y</w:t>
        </w:r>
        <w:r w:rsidR="005B41DD">
          <w:t xml:space="preserve"> </w:t>
        </w:r>
      </w:ins>
      <w:r w:rsidRPr="006E2B82">
        <w:rPr>
          <w:b/>
          <w:bCs/>
        </w:rPr>
        <w:t>Serializd</w:t>
      </w:r>
      <w:r w:rsidRPr="006E2B82">
        <w:t xml:space="preserve">. La elección de estas plataformas se ha basado en su relevancia y popularidad en el sector, confirmada por su presencia destacada en rankings de aplicaciones y artículos especializados </w:t>
      </w:r>
      <w:r w:rsidR="00B85D05">
        <w:fldChar w:fldCharType="begin"/>
      </w:r>
      <w:r w:rsidR="00B85D05">
        <w:instrText xml:space="preserve"> REF _Ref213707552 \n \h </w:instrText>
      </w:r>
      <w:r w:rsidR="00B85D05">
        <w:fldChar w:fldCharType="separate"/>
      </w:r>
      <w:r w:rsidR="00B85D05">
        <w:t>[2]</w:t>
      </w:r>
      <w:r w:rsidR="00B85D05">
        <w:fldChar w:fldCharType="end"/>
      </w:r>
      <w:r w:rsidR="00B85D05">
        <w:t xml:space="preserve">, </w:t>
      </w:r>
      <w:r w:rsidR="00B85D05">
        <w:fldChar w:fldCharType="begin"/>
      </w:r>
      <w:r w:rsidR="00B85D05">
        <w:instrText xml:space="preserve"> REF _Ref213707581 \n \h </w:instrText>
      </w:r>
      <w:r w:rsidR="00B85D05">
        <w:fldChar w:fldCharType="separate"/>
      </w:r>
      <w:r w:rsidR="00B85D05">
        <w:t>[3]</w:t>
      </w:r>
      <w:r w:rsidR="00B85D05">
        <w:fldChar w:fldCharType="end"/>
      </w:r>
      <w:r w:rsidRPr="006E2B82">
        <w:t>. Además, se ha buscado una diversidad de enfoques: Letterboxd se centra en el aspecto social y la crítica comunitaria, IMDb actúa como una base de datos global con un componente social secundario, y Serializd se especializa específicamente en el seguimiento de series de televisión, lo que permite obtener una visión amplia de las opciones disponibles para los usuarios.</w:t>
      </w:r>
    </w:p>
    <w:p w14:paraId="1BD615BB" w14:textId="77777777" w:rsidR="006E2B82" w:rsidRPr="006E2B82" w:rsidRDefault="006E2B82" w:rsidP="006E2B82">
      <w:r w:rsidRPr="006E2B82">
        <w:t>En la evaluación, se han considerado las siguientes características clave, justificadas por ser los pilares fundamentales del objetivo de MovieMate:</w:t>
      </w:r>
    </w:p>
    <w:p w14:paraId="7F0C6CFD" w14:textId="77777777" w:rsidR="006E2B82" w:rsidRPr="006E2B82" w:rsidRDefault="006E2B82" w:rsidP="006E2B82">
      <w:pPr>
        <w:numPr>
          <w:ilvl w:val="0"/>
          <w:numId w:val="11"/>
        </w:numPr>
      </w:pPr>
      <w:r w:rsidRPr="006E2B82">
        <w:rPr>
          <w:b/>
          <w:bCs/>
        </w:rPr>
        <w:t>Gestión de listas personales:</w:t>
      </w:r>
      <w:r w:rsidRPr="006E2B82">
        <w:t> Capacidad para crear, editar y organizar listas personalizadas de películas y series (p. ej., "Favoritas", "Por ver").</w:t>
      </w:r>
    </w:p>
    <w:p w14:paraId="1ABE1FBF" w14:textId="77777777" w:rsidR="006E2B82" w:rsidRPr="006E2B82" w:rsidRDefault="006E2B82" w:rsidP="006E2B82">
      <w:pPr>
        <w:numPr>
          <w:ilvl w:val="0"/>
          <w:numId w:val="11"/>
        </w:numPr>
      </w:pPr>
      <w:r w:rsidRPr="006E2B82">
        <w:rPr>
          <w:b/>
          <w:bCs/>
        </w:rPr>
        <w:t>Sistema de valoración y diario:</w:t>
      </w:r>
      <w:r w:rsidRPr="006E2B82">
        <w:t> Funcionalidades para puntuar contenido y registrar la fecha de visualización (diario personal).</w:t>
      </w:r>
    </w:p>
    <w:p w14:paraId="0AD4A35A" w14:textId="77777777" w:rsidR="006E2B82" w:rsidRPr="006E2B82" w:rsidRDefault="006E2B82" w:rsidP="006E2B82">
      <w:pPr>
        <w:numPr>
          <w:ilvl w:val="0"/>
          <w:numId w:val="11"/>
        </w:numPr>
      </w:pPr>
      <w:r w:rsidRPr="006E2B82">
        <w:rPr>
          <w:b/>
          <w:bCs/>
        </w:rPr>
        <w:t>Enfoque de red social:</w:t>
      </w:r>
      <w:r w:rsidRPr="006E2B82">
        <w:t> Capacidad para seguir a otros usuarios, comentar sus actividades y descubrir contenido a través de su actividad.</w:t>
      </w:r>
    </w:p>
    <w:p w14:paraId="1A8B79AE" w14:textId="77777777" w:rsidR="006E2B82" w:rsidRPr="006E2B82" w:rsidRDefault="006E2B82" w:rsidP="006E2B82">
      <w:pPr>
        <w:numPr>
          <w:ilvl w:val="0"/>
          <w:numId w:val="11"/>
        </w:numPr>
      </w:pPr>
      <w:r w:rsidRPr="006E2B82">
        <w:rPr>
          <w:b/>
          <w:bCs/>
        </w:rPr>
        <w:t>Experiencia de usuario y diseño:</w:t>
      </w:r>
      <w:r w:rsidRPr="006E2B82">
        <w:t> Facilidad de uso, diseño visual, claridad en la presentación de la información y adaptabilidad a diferentes dispositivos (diseño </w:t>
      </w:r>
      <w:r w:rsidRPr="006E2B82">
        <w:rPr>
          <w:i/>
          <w:iCs/>
        </w:rPr>
        <w:t>responsive</w:t>
      </w:r>
      <w:r w:rsidRPr="006E2B82">
        <w:t>).</w:t>
      </w:r>
    </w:p>
    <w:p w14:paraId="73C7D4B6" w14:textId="3B6D44B3" w:rsidR="006E2B82" w:rsidRDefault="006E2B82" w:rsidP="006E2B82">
      <w:r w:rsidRPr="006E2B82">
        <w:rPr>
          <w:b/>
          <w:bCs/>
        </w:rPr>
        <w:t xml:space="preserve">Letterboxd </w:t>
      </w:r>
      <w:r w:rsidR="00B85D05">
        <w:rPr>
          <w:b/>
          <w:bCs/>
        </w:rPr>
        <w:fldChar w:fldCharType="begin"/>
      </w:r>
      <w:r w:rsidR="00B85D05">
        <w:rPr>
          <w:b/>
          <w:bCs/>
        </w:rPr>
        <w:instrText xml:space="preserve"> REF _Ref213707594 \n \h </w:instrText>
      </w:r>
      <w:r w:rsidR="00B85D05">
        <w:rPr>
          <w:b/>
          <w:bCs/>
        </w:rPr>
      </w:r>
      <w:r w:rsidR="00B85D05">
        <w:rPr>
          <w:b/>
          <w:bCs/>
        </w:rPr>
        <w:fldChar w:fldCharType="separate"/>
      </w:r>
      <w:r w:rsidR="00B85D05">
        <w:rPr>
          <w:b/>
          <w:bCs/>
        </w:rPr>
        <w:t>[4]</w:t>
      </w:r>
      <w:r w:rsidR="00B85D05">
        <w:rPr>
          <w:b/>
          <w:bCs/>
        </w:rPr>
        <w:fldChar w:fldCharType="end"/>
      </w:r>
      <w:r w:rsidR="00B85D05" w:rsidRPr="00074B1F">
        <w:t xml:space="preserve"> </w:t>
      </w:r>
      <w:r w:rsidR="008F694E" w:rsidRPr="00074B1F">
        <w:t xml:space="preserve">(ver </w:t>
      </w:r>
      <w:r w:rsidR="008F694E">
        <w:fldChar w:fldCharType="begin"/>
      </w:r>
      <w:r w:rsidR="008F694E">
        <w:instrText xml:space="preserve"> REF _Ref213732242 \h </w:instrText>
      </w:r>
      <w:r w:rsidR="008F694E">
        <w:fldChar w:fldCharType="separate"/>
      </w:r>
      <w:r w:rsidR="008F694E">
        <w:t xml:space="preserve">Figura </w:t>
      </w:r>
      <w:r w:rsidR="008F694E">
        <w:rPr>
          <w:noProof/>
        </w:rPr>
        <w:t>1</w:t>
      </w:r>
      <w:r w:rsidR="008F694E">
        <w:fldChar w:fldCharType="end"/>
      </w:r>
      <w:r w:rsidR="008F694E" w:rsidRPr="00074B1F">
        <w:t xml:space="preserve">) </w:t>
      </w:r>
      <w:r w:rsidRPr="006E2B82">
        <w:t>es una red social centrada en el cine que permite a los usuarios registrar las películas que ven, crear listas personalizadas, escribir críticas y seguir la actividad de otros cinéfilos. Su interfaz es limpia y minimalista, priorizando el contenido generado por la comunidad. Su sistema de "diario" es una de sus características más valoradas, permitiendo un registro cronológico personal de las visualizaciones. Sin embargo, su punto débil más notable es la falta de un enfoque equivalente para las series de televisión, un vacío que otras aplicaciones intentan llenar.</w:t>
      </w:r>
    </w:p>
    <w:p w14:paraId="7103051E" w14:textId="77777777" w:rsidR="00082F70" w:rsidRDefault="00082F70" w:rsidP="006E2B82"/>
    <w:p w14:paraId="015EA6BC" w14:textId="77777777" w:rsidR="00E43083" w:rsidRDefault="00082F70" w:rsidP="00DA25F1">
      <w:pPr>
        <w:keepNext/>
        <w:jc w:val="center"/>
      </w:pPr>
      <w:r w:rsidRPr="00082F70">
        <w:rPr>
          <w:noProof/>
        </w:rPr>
        <w:lastRenderedPageBreak/>
        <w:drawing>
          <wp:inline distT="0" distB="0" distL="0" distR="0" wp14:anchorId="40F7DD14" wp14:editId="5638D37C">
            <wp:extent cx="4248000" cy="3690024"/>
            <wp:effectExtent l="0" t="0" r="635" b="5715"/>
            <wp:docPr id="742805793"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805793" name="Imagen 1" descr="Interfaz de usuario gráfica, Sitio web&#10;&#10;El contenido generado por IA puede ser incorrecto."/>
                    <pic:cNvPicPr/>
                  </pic:nvPicPr>
                  <pic:blipFill>
                    <a:blip r:embed="rId11"/>
                    <a:stretch>
                      <a:fillRect/>
                    </a:stretch>
                  </pic:blipFill>
                  <pic:spPr>
                    <a:xfrm>
                      <a:off x="0" y="0"/>
                      <a:ext cx="4248000" cy="3690024"/>
                    </a:xfrm>
                    <a:prstGeom prst="rect">
                      <a:avLst/>
                    </a:prstGeom>
                  </pic:spPr>
                </pic:pic>
              </a:graphicData>
            </a:graphic>
          </wp:inline>
        </w:drawing>
      </w:r>
    </w:p>
    <w:p w14:paraId="38B21A13" w14:textId="15EAEEEF" w:rsidR="00082F70" w:rsidRPr="006E2B82" w:rsidRDefault="00E43083" w:rsidP="00E43083">
      <w:pPr>
        <w:pStyle w:val="Descripcin"/>
        <w:jc w:val="center"/>
      </w:pPr>
      <w:bookmarkStart w:id="14" w:name="_Ref213732242"/>
      <w:bookmarkStart w:id="15" w:name="_Toc222660520"/>
      <w:r>
        <w:t xml:space="preserve">Figura </w:t>
      </w:r>
      <w:fldSimple w:instr=" SEQ Figura \* ARABIC ">
        <w:r w:rsidR="00B82F94">
          <w:rPr>
            <w:noProof/>
          </w:rPr>
          <w:t>1</w:t>
        </w:r>
      </w:fldSimple>
      <w:bookmarkEnd w:id="14"/>
      <w:r>
        <w:t>. Aplicación web Letterboxd</w:t>
      </w:r>
      <w:bookmarkEnd w:id="15"/>
    </w:p>
    <w:p w14:paraId="5438356A" w14:textId="2EB2231E" w:rsidR="006E2B82" w:rsidRDefault="006E2B82" w:rsidP="006E2B82">
      <w:r w:rsidRPr="006E2B82">
        <w:rPr>
          <w:b/>
          <w:bCs/>
        </w:rPr>
        <w:t xml:space="preserve">IMDb (Internet Movie Database) </w:t>
      </w:r>
      <w:r w:rsidR="00B85D05">
        <w:rPr>
          <w:b/>
          <w:bCs/>
        </w:rPr>
        <w:fldChar w:fldCharType="begin"/>
      </w:r>
      <w:r w:rsidR="00B85D05">
        <w:rPr>
          <w:b/>
          <w:bCs/>
        </w:rPr>
        <w:instrText xml:space="preserve"> REF _Ref213707607 \n \h </w:instrText>
      </w:r>
      <w:r w:rsidR="00B85D05">
        <w:rPr>
          <w:b/>
          <w:bCs/>
        </w:rPr>
      </w:r>
      <w:r w:rsidR="00B85D05">
        <w:rPr>
          <w:b/>
          <w:bCs/>
        </w:rPr>
        <w:fldChar w:fldCharType="separate"/>
      </w:r>
      <w:r w:rsidR="00B85D05">
        <w:rPr>
          <w:b/>
          <w:bCs/>
        </w:rPr>
        <w:t>[5]</w:t>
      </w:r>
      <w:r w:rsidR="00B85D05">
        <w:rPr>
          <w:b/>
          <w:bCs/>
        </w:rPr>
        <w:fldChar w:fldCharType="end"/>
      </w:r>
      <w:r w:rsidRPr="006E2B82">
        <w:t> es una de las bases de datos en línea más grandes y populares sobre cine y televisión. Además de proporcionar información técnica y artística exhaustiva, permite a los usuarios puntuar títulos, escribir críticas y mantener una lista personal de "</w:t>
      </w:r>
      <w:r w:rsidRPr="006E2B82">
        <w:rPr>
          <w:i/>
          <w:iCs/>
        </w:rPr>
        <w:t>Watchlist</w:t>
      </w:r>
      <w:r w:rsidRPr="006E2B82">
        <w:t xml:space="preserve">". Si bien su componente social existe, está menos desarrollado que en Letterboxd, y su interfaz puede resultar sobrecargada de información </w:t>
      </w:r>
      <w:r w:rsidR="006E0BF1">
        <w:t xml:space="preserve">(ver </w:t>
      </w:r>
      <w:r w:rsidR="006E0BF1">
        <w:fldChar w:fldCharType="begin"/>
      </w:r>
      <w:r w:rsidR="006E0BF1">
        <w:instrText xml:space="preserve"> REF _Ref213798667 \h </w:instrText>
      </w:r>
      <w:r w:rsidR="006E0BF1">
        <w:fldChar w:fldCharType="separate"/>
      </w:r>
      <w:r w:rsidR="006E0BF1">
        <w:t xml:space="preserve">Figura </w:t>
      </w:r>
      <w:r w:rsidR="006E0BF1">
        <w:rPr>
          <w:noProof/>
        </w:rPr>
        <w:t>2</w:t>
      </w:r>
      <w:r w:rsidR="006E0BF1">
        <w:fldChar w:fldCharType="end"/>
      </w:r>
      <w:r w:rsidR="006E0BF1">
        <w:t xml:space="preserve">) </w:t>
      </w:r>
      <w:r w:rsidRPr="006E2B82">
        <w:t>para el usuario que busca una experiencia simple de gestión y seguimiento.</w:t>
      </w:r>
    </w:p>
    <w:p w14:paraId="47BCF46F" w14:textId="77777777" w:rsidR="00A63B1E" w:rsidRDefault="00A63B1E" w:rsidP="00DA25F1">
      <w:pPr>
        <w:keepNext/>
        <w:jc w:val="center"/>
      </w:pPr>
      <w:r>
        <w:rPr>
          <w:noProof/>
        </w:rPr>
        <w:drawing>
          <wp:inline distT="0" distB="0" distL="0" distR="0" wp14:anchorId="6BD8002E" wp14:editId="4C174E7A">
            <wp:extent cx="4248150" cy="3163635"/>
            <wp:effectExtent l="0" t="0" r="0" b="0"/>
            <wp:docPr id="767896050"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896050" name="Imagen 1" descr="Interfaz de usuario gráfica, Sitio web&#10;&#10;El contenido generado por IA puede ser incorrecto."/>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285720" cy="3191614"/>
                    </a:xfrm>
                    <a:prstGeom prst="rect">
                      <a:avLst/>
                    </a:prstGeom>
                    <a:noFill/>
                    <a:ln>
                      <a:noFill/>
                    </a:ln>
                  </pic:spPr>
                </pic:pic>
              </a:graphicData>
            </a:graphic>
          </wp:inline>
        </w:drawing>
      </w:r>
    </w:p>
    <w:p w14:paraId="6FA7C9F6" w14:textId="1437D6C6" w:rsidR="00A63B1E" w:rsidRPr="006E2B82" w:rsidRDefault="00A63B1E" w:rsidP="00DA25F1">
      <w:pPr>
        <w:pStyle w:val="Descripcin"/>
        <w:jc w:val="center"/>
      </w:pPr>
      <w:bookmarkStart w:id="16" w:name="_Ref213798667"/>
      <w:bookmarkStart w:id="17" w:name="_Toc222660521"/>
      <w:r>
        <w:t xml:space="preserve">Figura </w:t>
      </w:r>
      <w:fldSimple w:instr=" SEQ Figura \* ARABIC ">
        <w:r w:rsidR="00B82F94">
          <w:rPr>
            <w:noProof/>
          </w:rPr>
          <w:t>2</w:t>
        </w:r>
      </w:fldSimple>
      <w:bookmarkEnd w:id="16"/>
      <w:r>
        <w:t>. Aplicación web IMDb</w:t>
      </w:r>
      <w:bookmarkEnd w:id="17"/>
    </w:p>
    <w:p w14:paraId="0B66018C" w14:textId="5F1F7841" w:rsidR="006E2B82" w:rsidRDefault="006E2B82" w:rsidP="006E2B82">
      <w:r w:rsidRPr="006E2B82">
        <w:rPr>
          <w:b/>
          <w:bCs/>
        </w:rPr>
        <w:lastRenderedPageBreak/>
        <w:t xml:space="preserve">Serializd </w:t>
      </w:r>
      <w:r w:rsidR="00B85D05">
        <w:rPr>
          <w:b/>
          <w:bCs/>
        </w:rPr>
        <w:fldChar w:fldCharType="begin"/>
      </w:r>
      <w:r w:rsidR="00B85D05">
        <w:rPr>
          <w:b/>
          <w:bCs/>
        </w:rPr>
        <w:instrText xml:space="preserve"> REF _Ref213707620 \n \h </w:instrText>
      </w:r>
      <w:r w:rsidR="00B85D05">
        <w:rPr>
          <w:b/>
          <w:bCs/>
        </w:rPr>
      </w:r>
      <w:r w:rsidR="00B85D05">
        <w:rPr>
          <w:b/>
          <w:bCs/>
        </w:rPr>
        <w:fldChar w:fldCharType="separate"/>
      </w:r>
      <w:r w:rsidR="00B85D05">
        <w:rPr>
          <w:b/>
          <w:bCs/>
        </w:rPr>
        <w:t>[6]</w:t>
      </w:r>
      <w:r w:rsidR="00B85D05">
        <w:rPr>
          <w:b/>
          <w:bCs/>
        </w:rPr>
        <w:fldChar w:fldCharType="end"/>
      </w:r>
      <w:r w:rsidRPr="006E2B82">
        <w:t> es una aplicación relativamente nueva</w:t>
      </w:r>
      <w:r w:rsidR="00251007">
        <w:t xml:space="preserve"> (2023)</w:t>
      </w:r>
      <w:r w:rsidRPr="006E2B82">
        <w:t xml:space="preserve"> que adopta el modelo y la filosofía de Letterboxd pero aplicada exclusivamente al mundo de las series de televisión. Los usuarios pueden marcar episodios vistos, puntuar temporadas completas o episodios individuales, y seguir a otros usuarios para descubrir nuevas series</w:t>
      </w:r>
      <w:r w:rsidR="001255F6">
        <w:t xml:space="preserve"> (ver </w:t>
      </w:r>
      <w:r w:rsidR="001255F6">
        <w:fldChar w:fldCharType="begin"/>
      </w:r>
      <w:r w:rsidR="001255F6">
        <w:instrText xml:space="preserve"> REF _Ref213800584 \h </w:instrText>
      </w:r>
      <w:r w:rsidR="001255F6">
        <w:fldChar w:fldCharType="separate"/>
      </w:r>
      <w:r w:rsidR="001255F6">
        <w:t xml:space="preserve">Figura </w:t>
      </w:r>
      <w:r w:rsidR="001255F6">
        <w:rPr>
          <w:noProof/>
        </w:rPr>
        <w:t>3</w:t>
      </w:r>
      <w:r w:rsidR="001255F6">
        <w:fldChar w:fldCharType="end"/>
      </w:r>
      <w:r w:rsidR="001255F6">
        <w:t>)</w:t>
      </w:r>
      <w:r w:rsidRPr="006E2B82">
        <w:t>. Su principal limitación es, precisamente, su especialización, lo que obliga a los usuarios interesados tanto en cine como en televisión a utilizar dos aplicaciones diferentes.</w:t>
      </w:r>
    </w:p>
    <w:p w14:paraId="3AC35072" w14:textId="77777777" w:rsidR="001255F6" w:rsidRDefault="001255F6" w:rsidP="00DA25F1">
      <w:pPr>
        <w:keepNext/>
        <w:jc w:val="center"/>
      </w:pPr>
      <w:r w:rsidRPr="001255F6">
        <w:rPr>
          <w:noProof/>
        </w:rPr>
        <w:drawing>
          <wp:inline distT="0" distB="0" distL="0" distR="0" wp14:anchorId="6E49AF2A" wp14:editId="4DB7CC75">
            <wp:extent cx="4248000" cy="3668544"/>
            <wp:effectExtent l="0" t="0" r="635" b="8255"/>
            <wp:docPr id="373582064" name="Imagen 1" descr="Captura de pantalla con la imagen de una 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582064" name="Imagen 1" descr="Captura de pantalla con la imagen de una pantalla"/>
                    <pic:cNvPicPr/>
                  </pic:nvPicPr>
                  <pic:blipFill>
                    <a:blip r:embed="rId13"/>
                    <a:stretch>
                      <a:fillRect/>
                    </a:stretch>
                  </pic:blipFill>
                  <pic:spPr>
                    <a:xfrm>
                      <a:off x="0" y="0"/>
                      <a:ext cx="4248000" cy="3668544"/>
                    </a:xfrm>
                    <a:prstGeom prst="rect">
                      <a:avLst/>
                    </a:prstGeom>
                  </pic:spPr>
                </pic:pic>
              </a:graphicData>
            </a:graphic>
          </wp:inline>
        </w:drawing>
      </w:r>
    </w:p>
    <w:p w14:paraId="4B29DC9D" w14:textId="46250EB5" w:rsidR="001255F6" w:rsidRPr="006E2B82" w:rsidRDefault="001255F6" w:rsidP="00DA25F1">
      <w:pPr>
        <w:pStyle w:val="Descripcin"/>
        <w:jc w:val="center"/>
      </w:pPr>
      <w:bookmarkStart w:id="18" w:name="_Ref213800584"/>
      <w:bookmarkStart w:id="19" w:name="_Toc222660522"/>
      <w:r>
        <w:t xml:space="preserve">Figura </w:t>
      </w:r>
      <w:fldSimple w:instr=" SEQ Figura \* ARABIC ">
        <w:r w:rsidR="00B82F94">
          <w:rPr>
            <w:noProof/>
          </w:rPr>
          <w:t>3</w:t>
        </w:r>
      </w:fldSimple>
      <w:bookmarkEnd w:id="18"/>
      <w:r>
        <w:t>. Aplicación web Serializd</w:t>
      </w:r>
      <w:bookmarkEnd w:id="19"/>
    </w:p>
    <w:p w14:paraId="0B600A70" w14:textId="167B359C" w:rsidR="006277A6" w:rsidRDefault="006E2B82" w:rsidP="001D33C7">
      <w:r w:rsidRPr="006E2B82">
        <w:t>La aplicación desarrollada en este TFG, </w:t>
      </w:r>
      <w:r w:rsidRPr="006E2B82">
        <w:rPr>
          <w:b/>
          <w:bCs/>
        </w:rPr>
        <w:t>MovieMate</w:t>
      </w:r>
      <w:r w:rsidRPr="006E2B82">
        <w:t xml:space="preserve">, pretende integrar las mejores características de las soluciones analizadas, ofreciendo una experiencia unificada para la gestión tanto de películas como de series. Propone una visión centrada en la usabilidad y la interacción social, con un diseño intuitivo y adaptable. En la </w:t>
      </w:r>
      <w:r w:rsidR="00027A6A">
        <w:fldChar w:fldCharType="begin"/>
      </w:r>
      <w:r w:rsidR="00027A6A">
        <w:instrText xml:space="preserve"> REF _Ref213806471 \h </w:instrText>
      </w:r>
      <w:r w:rsidR="00027A6A">
        <w:fldChar w:fldCharType="separate"/>
      </w:r>
      <w:r w:rsidR="00027A6A">
        <w:t xml:space="preserve">Tabla </w:t>
      </w:r>
      <w:r w:rsidR="00027A6A">
        <w:rPr>
          <w:noProof/>
        </w:rPr>
        <w:t>1</w:t>
      </w:r>
      <w:r w:rsidR="00027A6A">
        <w:fldChar w:fldCharType="end"/>
      </w:r>
      <w:r w:rsidRPr="006E2B82">
        <w:t xml:space="preserve"> se muestra un resumen comparativo de las soluciones analizadas.</w:t>
      </w:r>
    </w:p>
    <w:p w14:paraId="4B121C01" w14:textId="77777777" w:rsidR="009D4441" w:rsidRDefault="009D4441" w:rsidP="001D33C7"/>
    <w:p w14:paraId="1166B06B" w14:textId="77777777" w:rsidR="009D4441" w:rsidRDefault="009D4441" w:rsidP="001D33C7"/>
    <w:p w14:paraId="3B750A02" w14:textId="77777777" w:rsidR="009D4441" w:rsidRDefault="009D4441" w:rsidP="001D33C7"/>
    <w:p w14:paraId="62F2AC97" w14:textId="77777777" w:rsidR="009D4441" w:rsidRDefault="009D4441" w:rsidP="001D33C7"/>
    <w:p w14:paraId="7EB39507" w14:textId="77777777" w:rsidR="009D4441" w:rsidRDefault="009D4441" w:rsidP="001D33C7"/>
    <w:p w14:paraId="5C7E4BA3" w14:textId="77777777" w:rsidR="009D4441" w:rsidRDefault="009D4441" w:rsidP="001D33C7"/>
    <w:p w14:paraId="4C03E6E7" w14:textId="15B282F8" w:rsidR="001D33C7" w:rsidRDefault="001D33C7" w:rsidP="001D33C7">
      <w:pPr>
        <w:pStyle w:val="Descripcin"/>
        <w:keepNext/>
      </w:pPr>
      <w:bookmarkStart w:id="20" w:name="_Ref213806471"/>
      <w:bookmarkStart w:id="21" w:name="_Toc222830898"/>
      <w:r>
        <w:lastRenderedPageBreak/>
        <w:t xml:space="preserve">Tabla </w:t>
      </w:r>
      <w:fldSimple w:instr=" SEQ Tabla \* ARABIC ">
        <w:r w:rsidR="002D7CD7">
          <w:rPr>
            <w:noProof/>
          </w:rPr>
          <w:t>1</w:t>
        </w:r>
      </w:fldSimple>
      <w:bookmarkEnd w:id="20"/>
      <w:r>
        <w:t xml:space="preserve">. </w:t>
      </w:r>
      <w:r w:rsidRPr="00F2391B">
        <w:t>Resumen comparativo de las soluciones analizadas</w:t>
      </w:r>
      <w:bookmarkEnd w:id="21"/>
    </w:p>
    <w:tbl>
      <w:tblPr>
        <w:tblStyle w:val="Tabladelista3-nfasis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84"/>
        <w:gridCol w:w="1701"/>
        <w:gridCol w:w="1843"/>
        <w:gridCol w:w="1417"/>
        <w:gridCol w:w="1560"/>
        <w:gridCol w:w="815"/>
      </w:tblGrid>
      <w:tr w:rsidR="00DA25F1" w:rsidRPr="007B1868" w14:paraId="4A4C9405" w14:textId="1BE41E02" w:rsidTr="001949CF">
        <w:trPr>
          <w:cnfStyle w:val="100000000000" w:firstRow="1" w:lastRow="0" w:firstColumn="0" w:lastColumn="0" w:oddVBand="0" w:evenVBand="0" w:oddHBand="0" w:evenHBand="0" w:firstRowFirstColumn="0" w:firstRowLastColumn="0" w:lastRowFirstColumn="0" w:lastRowLastColumn="0"/>
          <w:trHeight w:val="660"/>
          <w:jc w:val="center"/>
        </w:trPr>
        <w:tc>
          <w:tcPr>
            <w:cnfStyle w:val="001000000100" w:firstRow="0" w:lastRow="0" w:firstColumn="1" w:lastColumn="0" w:oddVBand="0" w:evenVBand="0" w:oddHBand="0" w:evenHBand="0" w:firstRowFirstColumn="1" w:firstRowLastColumn="0" w:lastRowFirstColumn="0" w:lastRowLastColumn="0"/>
            <w:tcW w:w="1384" w:type="dxa"/>
            <w:vAlign w:val="center"/>
          </w:tcPr>
          <w:p w14:paraId="134BBD54" w14:textId="039C670E" w:rsidR="00FA1535" w:rsidRPr="00512587" w:rsidRDefault="00FA1535" w:rsidP="00512587">
            <w:pPr>
              <w:jc w:val="center"/>
            </w:pPr>
            <w:r w:rsidRPr="00512587">
              <w:t>Aplicación</w:t>
            </w:r>
          </w:p>
        </w:tc>
        <w:tc>
          <w:tcPr>
            <w:tcW w:w="1701" w:type="dxa"/>
            <w:vAlign w:val="center"/>
          </w:tcPr>
          <w:p w14:paraId="5BAB00DA" w14:textId="6B9F8C96" w:rsidR="00FA1535" w:rsidRPr="00512587" w:rsidRDefault="00FA1535" w:rsidP="00512587">
            <w:pPr>
              <w:jc w:val="center"/>
              <w:cnfStyle w:val="100000000000" w:firstRow="1" w:lastRow="0" w:firstColumn="0" w:lastColumn="0" w:oddVBand="0" w:evenVBand="0" w:oddHBand="0" w:evenHBand="0" w:firstRowFirstColumn="0" w:firstRowLastColumn="0" w:lastRowFirstColumn="0" w:lastRowLastColumn="0"/>
            </w:pPr>
            <w:r w:rsidRPr="00512587">
              <w:t>Gestión de Listas</w:t>
            </w:r>
          </w:p>
        </w:tc>
        <w:tc>
          <w:tcPr>
            <w:tcW w:w="1843" w:type="dxa"/>
            <w:vAlign w:val="center"/>
          </w:tcPr>
          <w:p w14:paraId="02CABC38" w14:textId="3A4E182B" w:rsidR="00FA1535" w:rsidRPr="00512587" w:rsidRDefault="00FA1535" w:rsidP="00512587">
            <w:pPr>
              <w:jc w:val="center"/>
              <w:cnfStyle w:val="100000000000" w:firstRow="1" w:lastRow="0" w:firstColumn="0" w:lastColumn="0" w:oddVBand="0" w:evenVBand="0" w:oddHBand="0" w:evenHBand="0" w:firstRowFirstColumn="0" w:firstRowLastColumn="0" w:lastRowFirstColumn="0" w:lastRowLastColumn="0"/>
            </w:pPr>
            <w:r w:rsidRPr="00512587">
              <w:t>Valoración y Diario</w:t>
            </w:r>
          </w:p>
        </w:tc>
        <w:tc>
          <w:tcPr>
            <w:tcW w:w="1417" w:type="dxa"/>
            <w:vAlign w:val="center"/>
          </w:tcPr>
          <w:p w14:paraId="64290850" w14:textId="59C2E9A2" w:rsidR="00FA1535" w:rsidRPr="00512587" w:rsidRDefault="00FA1535" w:rsidP="00512587">
            <w:pPr>
              <w:jc w:val="center"/>
              <w:cnfStyle w:val="100000000000" w:firstRow="1" w:lastRow="0" w:firstColumn="0" w:lastColumn="0" w:oddVBand="0" w:evenVBand="0" w:oddHBand="0" w:evenHBand="0" w:firstRowFirstColumn="0" w:firstRowLastColumn="0" w:lastRowFirstColumn="0" w:lastRowLastColumn="0"/>
            </w:pPr>
            <w:r w:rsidRPr="00512587">
              <w:t>Red Social</w:t>
            </w:r>
          </w:p>
        </w:tc>
        <w:tc>
          <w:tcPr>
            <w:tcW w:w="1560" w:type="dxa"/>
            <w:vAlign w:val="center"/>
          </w:tcPr>
          <w:p w14:paraId="2444E3B9" w14:textId="130F0A77" w:rsidR="00FA1535" w:rsidRPr="00512587" w:rsidRDefault="00FA1535" w:rsidP="00512587">
            <w:pPr>
              <w:jc w:val="center"/>
              <w:cnfStyle w:val="100000000000" w:firstRow="1" w:lastRow="0" w:firstColumn="0" w:lastColumn="0" w:oddVBand="0" w:evenVBand="0" w:oddHBand="0" w:evenHBand="0" w:firstRowFirstColumn="0" w:firstRowLastColumn="0" w:lastRowFirstColumn="0" w:lastRowLastColumn="0"/>
            </w:pPr>
            <w:r w:rsidRPr="00512587">
              <w:t>Experiencia de Usuarios</w:t>
            </w:r>
          </w:p>
        </w:tc>
        <w:tc>
          <w:tcPr>
            <w:tcW w:w="815" w:type="dxa"/>
            <w:vAlign w:val="center"/>
          </w:tcPr>
          <w:p w14:paraId="195FF32B" w14:textId="6CB256CD" w:rsidR="00FA1535" w:rsidRPr="00512587" w:rsidRDefault="001949CF" w:rsidP="00512587">
            <w:pPr>
              <w:jc w:val="center"/>
              <w:cnfStyle w:val="100000000000" w:firstRow="1" w:lastRow="0" w:firstColumn="0" w:lastColumn="0" w:oddVBand="0" w:evenVBand="0" w:oddHBand="0" w:evenHBand="0" w:firstRowFirstColumn="0" w:firstRowLastColumn="0" w:lastRowFirstColumn="0" w:lastRowLastColumn="0"/>
            </w:pPr>
            <w:r>
              <w:t>Cine/</w:t>
            </w:r>
            <w:r>
              <w:br/>
              <w:t>Series</w:t>
            </w:r>
            <w:r w:rsidR="00FA1535" w:rsidRPr="00512587">
              <w:t xml:space="preserve"> </w:t>
            </w:r>
          </w:p>
        </w:tc>
      </w:tr>
      <w:tr w:rsidR="00DA25F1" w:rsidRPr="007B1868" w14:paraId="37A48568" w14:textId="11007431" w:rsidTr="001949CF">
        <w:trPr>
          <w:cnfStyle w:val="000000100000" w:firstRow="0" w:lastRow="0" w:firstColumn="0" w:lastColumn="0" w:oddVBand="0" w:evenVBand="0" w:oddHBand="1" w:evenHBand="0" w:firstRowFirstColumn="0" w:firstRowLastColumn="0" w:lastRowFirstColumn="0" w:lastRowLastColumn="0"/>
          <w:trHeight w:val="1611"/>
          <w:jc w:val="center"/>
        </w:trPr>
        <w:tc>
          <w:tcPr>
            <w:cnfStyle w:val="001000000000" w:firstRow="0" w:lastRow="0" w:firstColumn="1" w:lastColumn="0" w:oddVBand="0" w:evenVBand="0" w:oddHBand="0" w:evenHBand="0" w:firstRowFirstColumn="0" w:firstRowLastColumn="0" w:lastRowFirstColumn="0" w:lastRowLastColumn="0"/>
            <w:tcW w:w="1384" w:type="dxa"/>
            <w:vAlign w:val="center"/>
          </w:tcPr>
          <w:p w14:paraId="76D76213" w14:textId="33EF8E67" w:rsidR="00FA1535" w:rsidRPr="00FA1535" w:rsidRDefault="00FA1535" w:rsidP="00512587">
            <w:pPr>
              <w:jc w:val="center"/>
              <w:rPr>
                <w:b w:val="0"/>
                <w:bCs w:val="0"/>
              </w:rPr>
            </w:pPr>
            <w:r w:rsidRPr="00FA1535">
              <w:rPr>
                <w:b w:val="0"/>
                <w:bCs w:val="0"/>
              </w:rPr>
              <w:t>Letterboxd</w:t>
            </w:r>
          </w:p>
        </w:tc>
        <w:tc>
          <w:tcPr>
            <w:tcW w:w="1701" w:type="dxa"/>
            <w:vAlign w:val="center"/>
          </w:tcPr>
          <w:p w14:paraId="3FDA6013" w14:textId="063E2AFC" w:rsidR="00FA1535" w:rsidRPr="007B1868" w:rsidRDefault="00AF1E03" w:rsidP="00512587">
            <w:pPr>
              <w:jc w:val="center"/>
              <w:cnfStyle w:val="000000100000" w:firstRow="0" w:lastRow="0" w:firstColumn="0" w:lastColumn="0" w:oddVBand="0" w:evenVBand="0" w:oddHBand="1" w:evenHBand="0" w:firstRowFirstColumn="0" w:firstRowLastColumn="0" w:lastRowFirstColumn="0" w:lastRowLastColumn="0"/>
            </w:pPr>
            <w:r>
              <w:t>Listas personalizadas, watchlist, vistas</w:t>
            </w:r>
          </w:p>
        </w:tc>
        <w:tc>
          <w:tcPr>
            <w:tcW w:w="1843" w:type="dxa"/>
            <w:vAlign w:val="center"/>
          </w:tcPr>
          <w:p w14:paraId="32E35BDD" w14:textId="60537D7A" w:rsidR="00FA1535" w:rsidRPr="007B1868" w:rsidRDefault="00140176" w:rsidP="00512587">
            <w:pPr>
              <w:jc w:val="center"/>
              <w:cnfStyle w:val="000000100000" w:firstRow="0" w:lastRow="0" w:firstColumn="0" w:lastColumn="0" w:oddVBand="0" w:evenVBand="0" w:oddHBand="1" w:evenHBand="0" w:firstRowFirstColumn="0" w:firstRowLastColumn="0" w:lastRowFirstColumn="0" w:lastRowLastColumn="0"/>
            </w:pPr>
            <w:r w:rsidRPr="00140176">
              <w:t>Diario personal, puntuación por película, reseñas</w:t>
            </w:r>
          </w:p>
        </w:tc>
        <w:tc>
          <w:tcPr>
            <w:tcW w:w="1417" w:type="dxa"/>
            <w:vAlign w:val="center"/>
          </w:tcPr>
          <w:p w14:paraId="0E5144F7" w14:textId="0B254B64" w:rsidR="00FA1535" w:rsidRPr="007B1868" w:rsidRDefault="00140176" w:rsidP="00512587">
            <w:pPr>
              <w:jc w:val="center"/>
              <w:cnfStyle w:val="000000100000" w:firstRow="0" w:lastRow="0" w:firstColumn="0" w:lastColumn="0" w:oddVBand="0" w:evenVBand="0" w:oddHBand="1" w:evenHBand="0" w:firstRowFirstColumn="0" w:firstRowLastColumn="0" w:lastRowFirstColumn="0" w:lastRowLastColumn="0"/>
            </w:pPr>
            <w:r>
              <w:t>Seguir usuarios, comentarios, likes</w:t>
            </w:r>
          </w:p>
        </w:tc>
        <w:tc>
          <w:tcPr>
            <w:tcW w:w="1560" w:type="dxa"/>
            <w:vAlign w:val="center"/>
          </w:tcPr>
          <w:p w14:paraId="2C323ABF" w14:textId="1A6B858D" w:rsidR="00FA1535" w:rsidRPr="007B1868" w:rsidRDefault="00140176" w:rsidP="00512587">
            <w:pPr>
              <w:jc w:val="center"/>
              <w:cnfStyle w:val="000000100000" w:firstRow="0" w:lastRow="0" w:firstColumn="0" w:lastColumn="0" w:oddVBand="0" w:evenVBand="0" w:oddHBand="1" w:evenHBand="0" w:firstRowFirstColumn="0" w:firstRowLastColumn="0" w:lastRowFirstColumn="0" w:lastRowLastColumn="0"/>
            </w:pPr>
            <w:r>
              <w:t>Interfaz minimalista</w:t>
            </w:r>
          </w:p>
        </w:tc>
        <w:tc>
          <w:tcPr>
            <w:tcW w:w="815" w:type="dxa"/>
            <w:vAlign w:val="center"/>
          </w:tcPr>
          <w:p w14:paraId="59763EC9" w14:textId="4FF06EB7" w:rsidR="00FA1535" w:rsidRPr="007B1868" w:rsidRDefault="00FA1535" w:rsidP="00512587">
            <w:pPr>
              <w:jc w:val="center"/>
              <w:cnfStyle w:val="000000100000" w:firstRow="0" w:lastRow="0" w:firstColumn="0" w:lastColumn="0" w:oddVBand="0" w:evenVBand="0" w:oddHBand="1" w:evenHBand="0" w:firstRowFirstColumn="0" w:firstRowLastColumn="0" w:lastRowFirstColumn="0" w:lastRowLastColumn="0"/>
            </w:pPr>
            <w:r>
              <w:t>Solo Cine</w:t>
            </w:r>
          </w:p>
        </w:tc>
      </w:tr>
      <w:tr w:rsidR="00DA25F1" w:rsidRPr="007B1868" w14:paraId="0E92C539" w14:textId="28538DB2" w:rsidTr="001949CF">
        <w:trPr>
          <w:trHeight w:val="1611"/>
          <w:jc w:val="center"/>
        </w:trPr>
        <w:tc>
          <w:tcPr>
            <w:cnfStyle w:val="001000000000" w:firstRow="0" w:lastRow="0" w:firstColumn="1" w:lastColumn="0" w:oddVBand="0" w:evenVBand="0" w:oddHBand="0" w:evenHBand="0" w:firstRowFirstColumn="0" w:firstRowLastColumn="0" w:lastRowFirstColumn="0" w:lastRowLastColumn="0"/>
            <w:tcW w:w="1384" w:type="dxa"/>
            <w:vAlign w:val="center"/>
          </w:tcPr>
          <w:p w14:paraId="3D9EABB7" w14:textId="1C04159E" w:rsidR="00FA1535" w:rsidRPr="00FA1535" w:rsidRDefault="00FA1535" w:rsidP="00512587">
            <w:pPr>
              <w:jc w:val="center"/>
              <w:rPr>
                <w:b w:val="0"/>
                <w:bCs w:val="0"/>
              </w:rPr>
            </w:pPr>
            <w:r w:rsidRPr="00FA1535">
              <w:rPr>
                <w:b w:val="0"/>
                <w:bCs w:val="0"/>
              </w:rPr>
              <w:t>IMDb</w:t>
            </w:r>
          </w:p>
        </w:tc>
        <w:tc>
          <w:tcPr>
            <w:tcW w:w="1701" w:type="dxa"/>
            <w:vAlign w:val="center"/>
          </w:tcPr>
          <w:p w14:paraId="0B2E6985" w14:textId="1A03C756" w:rsidR="00FA1535" w:rsidRPr="007B1868" w:rsidRDefault="00AF1E03" w:rsidP="00512587">
            <w:pPr>
              <w:jc w:val="center"/>
              <w:cnfStyle w:val="000000000000" w:firstRow="0" w:lastRow="0" w:firstColumn="0" w:lastColumn="0" w:oddVBand="0" w:evenVBand="0" w:oddHBand="0" w:evenHBand="0" w:firstRowFirstColumn="0" w:firstRowLastColumn="0" w:lastRowFirstColumn="0" w:lastRowLastColumn="0"/>
            </w:pPr>
            <w:r>
              <w:t>Watchlist básica, listas personalizadas limitadas</w:t>
            </w:r>
          </w:p>
        </w:tc>
        <w:tc>
          <w:tcPr>
            <w:tcW w:w="1843" w:type="dxa"/>
            <w:vAlign w:val="center"/>
          </w:tcPr>
          <w:p w14:paraId="00E18CD4" w14:textId="7FBFCF2C" w:rsidR="00FA1535" w:rsidRPr="007B1868" w:rsidRDefault="00140176" w:rsidP="00512587">
            <w:pPr>
              <w:jc w:val="center"/>
              <w:cnfStyle w:val="000000000000" w:firstRow="0" w:lastRow="0" w:firstColumn="0" w:lastColumn="0" w:oddVBand="0" w:evenVBand="0" w:oddHBand="0" w:evenHBand="0" w:firstRowFirstColumn="0" w:firstRowLastColumn="0" w:lastRowFirstColumn="0" w:lastRowLastColumn="0"/>
            </w:pPr>
            <w:r>
              <w:t>Puntuación global, reseñas de usuarios</w:t>
            </w:r>
          </w:p>
        </w:tc>
        <w:tc>
          <w:tcPr>
            <w:tcW w:w="1417" w:type="dxa"/>
            <w:vAlign w:val="center"/>
          </w:tcPr>
          <w:p w14:paraId="59C03A5A" w14:textId="0F1E08AF" w:rsidR="00FA1535" w:rsidRPr="007B1868" w:rsidRDefault="00140176" w:rsidP="00512587">
            <w:pPr>
              <w:jc w:val="center"/>
              <w:cnfStyle w:val="000000000000" w:firstRow="0" w:lastRow="0" w:firstColumn="0" w:lastColumn="0" w:oddVBand="0" w:evenVBand="0" w:oddHBand="0" w:evenHBand="0" w:firstRowFirstColumn="0" w:firstRowLastColumn="0" w:lastRowFirstColumn="0" w:lastRowLastColumn="0"/>
            </w:pPr>
            <w:r>
              <w:t xml:space="preserve">Sistema de reseñas, </w:t>
            </w:r>
            <w:r w:rsidR="00DD7A78">
              <w:t>perfil</w:t>
            </w:r>
            <w:r>
              <w:t xml:space="preserve"> básico</w:t>
            </w:r>
          </w:p>
        </w:tc>
        <w:tc>
          <w:tcPr>
            <w:tcW w:w="1560" w:type="dxa"/>
            <w:vAlign w:val="center"/>
          </w:tcPr>
          <w:p w14:paraId="2DF9A8C8" w14:textId="164B7FF4" w:rsidR="00FA1535" w:rsidRPr="007B1868" w:rsidRDefault="00140176" w:rsidP="00512587">
            <w:pPr>
              <w:jc w:val="center"/>
              <w:cnfStyle w:val="000000000000" w:firstRow="0" w:lastRow="0" w:firstColumn="0" w:lastColumn="0" w:oddVBand="0" w:evenVBand="0" w:oddHBand="0" w:evenHBand="0" w:firstRowFirstColumn="0" w:firstRowLastColumn="0" w:lastRowFirstColumn="0" w:lastRowLastColumn="0"/>
            </w:pPr>
            <w:r>
              <w:t>Interfaz funcional pero sobrecargada de información</w:t>
            </w:r>
          </w:p>
        </w:tc>
        <w:tc>
          <w:tcPr>
            <w:tcW w:w="815" w:type="dxa"/>
            <w:vAlign w:val="center"/>
          </w:tcPr>
          <w:p w14:paraId="286FB5FD" w14:textId="0B965282" w:rsidR="00FA1535" w:rsidRPr="007B1868" w:rsidRDefault="00140176" w:rsidP="00512587">
            <w:pPr>
              <w:jc w:val="center"/>
              <w:cnfStyle w:val="000000000000" w:firstRow="0" w:lastRow="0" w:firstColumn="0" w:lastColumn="0" w:oddVBand="0" w:evenVBand="0" w:oddHBand="0" w:evenHBand="0" w:firstRowFirstColumn="0" w:firstRowLastColumn="0" w:lastRowFirstColumn="0" w:lastRowLastColumn="0"/>
            </w:pPr>
            <w:r>
              <w:t>Cine y series</w:t>
            </w:r>
          </w:p>
        </w:tc>
      </w:tr>
      <w:tr w:rsidR="00DA25F1" w:rsidRPr="007B1868" w14:paraId="09E607B5" w14:textId="60A579F5" w:rsidTr="001949CF">
        <w:trPr>
          <w:cnfStyle w:val="000000100000" w:firstRow="0" w:lastRow="0" w:firstColumn="0" w:lastColumn="0" w:oddVBand="0" w:evenVBand="0" w:oddHBand="1" w:evenHBand="0" w:firstRowFirstColumn="0" w:firstRowLastColumn="0" w:lastRowFirstColumn="0" w:lastRowLastColumn="0"/>
          <w:trHeight w:val="1611"/>
          <w:jc w:val="center"/>
        </w:trPr>
        <w:tc>
          <w:tcPr>
            <w:cnfStyle w:val="001000000000" w:firstRow="0" w:lastRow="0" w:firstColumn="1" w:lastColumn="0" w:oddVBand="0" w:evenVBand="0" w:oddHBand="0" w:evenHBand="0" w:firstRowFirstColumn="0" w:firstRowLastColumn="0" w:lastRowFirstColumn="0" w:lastRowLastColumn="0"/>
            <w:tcW w:w="1384" w:type="dxa"/>
            <w:vAlign w:val="center"/>
          </w:tcPr>
          <w:p w14:paraId="4930C6C8" w14:textId="56EC71F7" w:rsidR="00FA1535" w:rsidRPr="00FA1535" w:rsidRDefault="00FA1535" w:rsidP="00512587">
            <w:pPr>
              <w:jc w:val="center"/>
              <w:rPr>
                <w:b w:val="0"/>
                <w:bCs w:val="0"/>
              </w:rPr>
            </w:pPr>
            <w:r w:rsidRPr="00FA1535">
              <w:rPr>
                <w:b w:val="0"/>
                <w:bCs w:val="0"/>
              </w:rPr>
              <w:t>Serializd</w:t>
            </w:r>
          </w:p>
        </w:tc>
        <w:tc>
          <w:tcPr>
            <w:tcW w:w="1701" w:type="dxa"/>
            <w:vAlign w:val="center"/>
          </w:tcPr>
          <w:p w14:paraId="6F46CAFC" w14:textId="1E02F427" w:rsidR="00FA1535" w:rsidRPr="007B1868" w:rsidRDefault="00AF1E03" w:rsidP="00512587">
            <w:pPr>
              <w:jc w:val="center"/>
              <w:cnfStyle w:val="000000100000" w:firstRow="0" w:lastRow="0" w:firstColumn="0" w:lastColumn="0" w:oddVBand="0" w:evenVBand="0" w:oddHBand="1" w:evenHBand="0" w:firstRowFirstColumn="0" w:firstRowLastColumn="0" w:lastRowFirstColumn="0" w:lastRowLastColumn="0"/>
            </w:pPr>
            <w:r>
              <w:t>Listas personalizadas, seguimiento por episodios</w:t>
            </w:r>
          </w:p>
        </w:tc>
        <w:tc>
          <w:tcPr>
            <w:tcW w:w="1843" w:type="dxa"/>
            <w:vAlign w:val="center"/>
          </w:tcPr>
          <w:p w14:paraId="3C176821" w14:textId="53A3889B" w:rsidR="00FA1535" w:rsidRPr="007B1868" w:rsidRDefault="00140176" w:rsidP="00512587">
            <w:pPr>
              <w:jc w:val="center"/>
              <w:cnfStyle w:val="000000100000" w:firstRow="0" w:lastRow="0" w:firstColumn="0" w:lastColumn="0" w:oddVBand="0" w:evenVBand="0" w:oddHBand="1" w:evenHBand="0" w:firstRowFirstColumn="0" w:firstRowLastColumn="0" w:lastRowFirstColumn="0" w:lastRowLastColumn="0"/>
            </w:pPr>
            <w:r>
              <w:t>Puntuación por episodio/temporada, diario de visionado</w:t>
            </w:r>
          </w:p>
        </w:tc>
        <w:tc>
          <w:tcPr>
            <w:tcW w:w="1417" w:type="dxa"/>
            <w:vAlign w:val="center"/>
          </w:tcPr>
          <w:p w14:paraId="05E299B0" w14:textId="69FDC29C" w:rsidR="00FA1535" w:rsidRPr="007B1868" w:rsidRDefault="00140176" w:rsidP="00512587">
            <w:pPr>
              <w:jc w:val="center"/>
              <w:cnfStyle w:val="000000100000" w:firstRow="0" w:lastRow="0" w:firstColumn="0" w:lastColumn="0" w:oddVBand="0" w:evenVBand="0" w:oddHBand="1" w:evenHBand="0" w:firstRowFirstColumn="0" w:firstRowLastColumn="0" w:lastRowFirstColumn="0" w:lastRowLastColumn="0"/>
            </w:pPr>
            <w:r>
              <w:t>Seguir usuarios, comentarios en episodios</w:t>
            </w:r>
          </w:p>
        </w:tc>
        <w:tc>
          <w:tcPr>
            <w:tcW w:w="1560" w:type="dxa"/>
            <w:vAlign w:val="center"/>
          </w:tcPr>
          <w:p w14:paraId="17516707" w14:textId="0DB1041D" w:rsidR="00FA1535" w:rsidRPr="007B1868" w:rsidRDefault="00140176" w:rsidP="00512587">
            <w:pPr>
              <w:jc w:val="center"/>
              <w:cnfStyle w:val="000000100000" w:firstRow="0" w:lastRow="0" w:firstColumn="0" w:lastColumn="0" w:oddVBand="0" w:evenVBand="0" w:oddHBand="1" w:evenHBand="0" w:firstRowFirstColumn="0" w:firstRowLastColumn="0" w:lastRowFirstColumn="0" w:lastRowLastColumn="0"/>
            </w:pPr>
            <w:r>
              <w:t>Interfaz inspirada en Letterboxd</w:t>
            </w:r>
          </w:p>
        </w:tc>
        <w:tc>
          <w:tcPr>
            <w:tcW w:w="815" w:type="dxa"/>
            <w:vAlign w:val="center"/>
          </w:tcPr>
          <w:p w14:paraId="47449E0B" w14:textId="0B681CF3" w:rsidR="00FA1535" w:rsidRPr="007B1868" w:rsidRDefault="00FA1535" w:rsidP="00512587">
            <w:pPr>
              <w:jc w:val="center"/>
              <w:cnfStyle w:val="000000100000" w:firstRow="0" w:lastRow="0" w:firstColumn="0" w:lastColumn="0" w:oddVBand="0" w:evenVBand="0" w:oddHBand="1" w:evenHBand="0" w:firstRowFirstColumn="0" w:firstRowLastColumn="0" w:lastRowFirstColumn="0" w:lastRowLastColumn="0"/>
            </w:pPr>
            <w:r>
              <w:t>Solo Series</w:t>
            </w:r>
          </w:p>
        </w:tc>
      </w:tr>
      <w:tr w:rsidR="00DA25F1" w:rsidRPr="007B1868" w14:paraId="246D2AD3" w14:textId="2E6FF75F" w:rsidTr="001949CF">
        <w:trPr>
          <w:trHeight w:val="1612"/>
          <w:jc w:val="center"/>
        </w:trPr>
        <w:tc>
          <w:tcPr>
            <w:cnfStyle w:val="001000000000" w:firstRow="0" w:lastRow="0" w:firstColumn="1" w:lastColumn="0" w:oddVBand="0" w:evenVBand="0" w:oddHBand="0" w:evenHBand="0" w:firstRowFirstColumn="0" w:firstRowLastColumn="0" w:lastRowFirstColumn="0" w:lastRowLastColumn="0"/>
            <w:tcW w:w="1384" w:type="dxa"/>
            <w:vAlign w:val="center"/>
          </w:tcPr>
          <w:p w14:paraId="58C25C6E" w14:textId="6707FDFF" w:rsidR="00FA1535" w:rsidRPr="00FA1535" w:rsidRDefault="00FA1535" w:rsidP="00512587">
            <w:pPr>
              <w:jc w:val="center"/>
              <w:rPr>
                <w:b w:val="0"/>
                <w:bCs w:val="0"/>
              </w:rPr>
            </w:pPr>
            <w:r w:rsidRPr="00CF1182">
              <w:t>MovieMate</w:t>
            </w:r>
          </w:p>
        </w:tc>
        <w:tc>
          <w:tcPr>
            <w:tcW w:w="1701" w:type="dxa"/>
            <w:vAlign w:val="center"/>
          </w:tcPr>
          <w:p w14:paraId="3360D236" w14:textId="725D41B3" w:rsidR="00FA1535" w:rsidRPr="007B1868" w:rsidRDefault="00AF1E03" w:rsidP="00512587">
            <w:pPr>
              <w:jc w:val="center"/>
              <w:cnfStyle w:val="000000000000" w:firstRow="0" w:lastRow="0" w:firstColumn="0" w:lastColumn="0" w:oddVBand="0" w:evenVBand="0" w:oddHBand="0" w:evenHBand="0" w:firstRowFirstColumn="0" w:firstRowLastColumn="0" w:lastRowFirstColumn="0" w:lastRowLastColumn="0"/>
            </w:pPr>
            <w:r>
              <w:t>Listas personalizadas completas, watchlist, categorías múltiples</w:t>
            </w:r>
          </w:p>
        </w:tc>
        <w:tc>
          <w:tcPr>
            <w:tcW w:w="1843" w:type="dxa"/>
            <w:vAlign w:val="center"/>
          </w:tcPr>
          <w:p w14:paraId="23C2B41F" w14:textId="5CF610B2" w:rsidR="00FA1535" w:rsidRPr="007B1868" w:rsidRDefault="00140176" w:rsidP="00512587">
            <w:pPr>
              <w:jc w:val="center"/>
              <w:cnfStyle w:val="000000000000" w:firstRow="0" w:lastRow="0" w:firstColumn="0" w:lastColumn="0" w:oddVBand="0" w:evenVBand="0" w:oddHBand="0" w:evenHBand="0" w:firstRowFirstColumn="0" w:firstRowLastColumn="0" w:lastRowFirstColumn="0" w:lastRowLastColumn="0"/>
            </w:pPr>
            <w:r>
              <w:t>Diario personalizado, puntuación flexible, reseñas</w:t>
            </w:r>
          </w:p>
        </w:tc>
        <w:tc>
          <w:tcPr>
            <w:tcW w:w="1417" w:type="dxa"/>
            <w:vAlign w:val="center"/>
          </w:tcPr>
          <w:p w14:paraId="535F1A71" w14:textId="159A2B68" w:rsidR="00FA1535" w:rsidRPr="007B1868" w:rsidRDefault="00140176" w:rsidP="00512587">
            <w:pPr>
              <w:jc w:val="center"/>
              <w:cnfStyle w:val="000000000000" w:firstRow="0" w:lastRow="0" w:firstColumn="0" w:lastColumn="0" w:oddVBand="0" w:evenVBand="0" w:oddHBand="0" w:evenHBand="0" w:firstRowFirstColumn="0" w:firstRowLastColumn="0" w:lastRowFirstColumn="0" w:lastRowLastColumn="0"/>
            </w:pPr>
            <w:r>
              <w:t>Seguir usuarios, comentarios, reseñas</w:t>
            </w:r>
          </w:p>
        </w:tc>
        <w:tc>
          <w:tcPr>
            <w:tcW w:w="1560" w:type="dxa"/>
            <w:vAlign w:val="center"/>
          </w:tcPr>
          <w:p w14:paraId="3A954F95" w14:textId="09526337" w:rsidR="00FA1535" w:rsidRPr="007B1868" w:rsidRDefault="00140176" w:rsidP="00512587">
            <w:pPr>
              <w:jc w:val="center"/>
              <w:cnfStyle w:val="000000000000" w:firstRow="0" w:lastRow="0" w:firstColumn="0" w:lastColumn="0" w:oddVBand="0" w:evenVBand="0" w:oddHBand="0" w:evenHBand="0" w:firstRowFirstColumn="0" w:firstRowLastColumn="0" w:lastRowFirstColumn="0" w:lastRowLastColumn="0"/>
            </w:pPr>
            <w:r>
              <w:t>Interfaz unificada e intuitiva, diseño adaptable</w:t>
            </w:r>
          </w:p>
        </w:tc>
        <w:tc>
          <w:tcPr>
            <w:tcW w:w="815" w:type="dxa"/>
            <w:vAlign w:val="center"/>
          </w:tcPr>
          <w:p w14:paraId="1871B628" w14:textId="044B7C1B" w:rsidR="00FA1535" w:rsidRPr="007B1868" w:rsidRDefault="00140176" w:rsidP="00512587">
            <w:pPr>
              <w:jc w:val="center"/>
              <w:cnfStyle w:val="000000000000" w:firstRow="0" w:lastRow="0" w:firstColumn="0" w:lastColumn="0" w:oddVBand="0" w:evenVBand="0" w:oddHBand="0" w:evenHBand="0" w:firstRowFirstColumn="0" w:firstRowLastColumn="0" w:lastRowFirstColumn="0" w:lastRowLastColumn="0"/>
            </w:pPr>
            <w:r>
              <w:t>Cine y series</w:t>
            </w:r>
          </w:p>
        </w:tc>
      </w:tr>
    </w:tbl>
    <w:p w14:paraId="57B311F6" w14:textId="77777777" w:rsidR="00016BEB" w:rsidRPr="007B1868" w:rsidRDefault="00016BEB" w:rsidP="00016BEB"/>
    <w:p w14:paraId="0E3FF753" w14:textId="17D7846B" w:rsidR="003D4D41" w:rsidRPr="007B1868" w:rsidRDefault="00AC1102" w:rsidP="003D4D41">
      <w:pPr>
        <w:pStyle w:val="Ttulo2"/>
      </w:pPr>
      <w:bookmarkStart w:id="22" w:name="_Toc222830784"/>
      <w:r w:rsidRPr="007B1868">
        <w:t>Tecnologías empleadas</w:t>
      </w:r>
      <w:bookmarkEnd w:id="22"/>
    </w:p>
    <w:p w14:paraId="432C530B" w14:textId="49663CF0" w:rsidR="00113388" w:rsidRDefault="00AC7316" w:rsidP="00AC7316">
      <w:pPr>
        <w:pStyle w:val="Descripcin"/>
        <w:keepNext/>
      </w:pPr>
      <w:bookmarkStart w:id="23" w:name="_Ref400364093"/>
      <w:bookmarkStart w:id="24" w:name="_Toc213691415"/>
      <w:r w:rsidRPr="00AC7316">
        <w:rPr>
          <w:b w:val="0"/>
          <w:bCs w:val="0"/>
          <w:color w:val="auto"/>
          <w:sz w:val="22"/>
          <w:szCs w:val="22"/>
        </w:rPr>
        <w:t>En este apartado se detallan los lenguajes de programación, </w:t>
      </w:r>
      <w:r w:rsidRPr="00AC7316">
        <w:rPr>
          <w:b w:val="0"/>
          <w:bCs w:val="0"/>
          <w:i/>
          <w:iCs/>
          <w:color w:val="auto"/>
          <w:sz w:val="22"/>
          <w:szCs w:val="22"/>
        </w:rPr>
        <w:t>frameworks</w:t>
      </w:r>
      <w:r w:rsidRPr="00AC7316">
        <w:rPr>
          <w:b w:val="0"/>
          <w:bCs w:val="0"/>
          <w:color w:val="auto"/>
          <w:sz w:val="22"/>
          <w:szCs w:val="22"/>
        </w:rPr>
        <w:t>, librerías y otras herramientas que se planea utilizar en el desarrollo de MovieMate, abarcando tanto el lado del servidor (</w:t>
      </w:r>
      <w:r w:rsidRPr="00AC7316">
        <w:rPr>
          <w:b w:val="0"/>
          <w:bCs w:val="0"/>
          <w:i/>
          <w:iCs/>
          <w:color w:val="auto"/>
          <w:sz w:val="22"/>
          <w:szCs w:val="22"/>
        </w:rPr>
        <w:t>back-end</w:t>
      </w:r>
      <w:r w:rsidRPr="00AC7316">
        <w:rPr>
          <w:b w:val="0"/>
          <w:bCs w:val="0"/>
          <w:color w:val="auto"/>
          <w:sz w:val="22"/>
          <w:szCs w:val="22"/>
        </w:rPr>
        <w:t>) como el del cliente (</w:t>
      </w:r>
      <w:r w:rsidRPr="00AC7316">
        <w:rPr>
          <w:b w:val="0"/>
          <w:bCs w:val="0"/>
          <w:i/>
          <w:iCs/>
          <w:color w:val="auto"/>
          <w:sz w:val="22"/>
          <w:szCs w:val="22"/>
        </w:rPr>
        <w:t>front-end</w:t>
      </w:r>
      <w:r w:rsidRPr="00AC7316">
        <w:rPr>
          <w:b w:val="0"/>
          <w:bCs w:val="0"/>
          <w:color w:val="auto"/>
          <w:sz w:val="22"/>
          <w:szCs w:val="22"/>
        </w:rPr>
        <w:t>).</w:t>
      </w:r>
      <w:bookmarkEnd w:id="23"/>
      <w:bookmarkEnd w:id="24"/>
      <w:r w:rsidRPr="007B1868">
        <w:t xml:space="preserve"> </w:t>
      </w:r>
    </w:p>
    <w:p w14:paraId="7D23FBA1" w14:textId="774FE335" w:rsidR="00AC7316" w:rsidRDefault="00AC7316" w:rsidP="00AC7316">
      <w:pPr>
        <w:pStyle w:val="Ttulo3"/>
      </w:pPr>
      <w:bookmarkStart w:id="25" w:name="_Toc222830785"/>
      <w:commentRangeStart w:id="26"/>
      <w:commentRangeStart w:id="27"/>
      <w:r>
        <w:t>Back-end</w:t>
      </w:r>
      <w:bookmarkEnd w:id="25"/>
      <w:commentRangeEnd w:id="26"/>
      <w:r w:rsidR="00DD7A78">
        <w:rPr>
          <w:rStyle w:val="Refdecomentario"/>
          <w:sz w:val="22"/>
          <w:szCs w:val="22"/>
        </w:rPr>
        <w:commentReference w:id="26"/>
      </w:r>
      <w:commentRangeEnd w:id="27"/>
      <w:r w:rsidR="00677F3E">
        <w:rPr>
          <w:rStyle w:val="Refdecomentario"/>
          <w:sz w:val="22"/>
          <w:szCs w:val="22"/>
        </w:rPr>
        <w:commentReference w:id="27"/>
      </w:r>
    </w:p>
    <w:p w14:paraId="187FF941" w14:textId="663020FF" w:rsidR="00F23346" w:rsidRDefault="00F23346" w:rsidP="00F23346">
      <w:pPr>
        <w:spacing w:line="240" w:lineRule="auto"/>
      </w:pPr>
      <w:r w:rsidRPr="00F23346">
        <w:t>Para el desarrollo del servidor, se ha elegido el </w:t>
      </w:r>
      <w:r w:rsidRPr="00F23346">
        <w:rPr>
          <w:b/>
          <w:bCs/>
        </w:rPr>
        <w:t>framework Spring Boot</w:t>
      </w:r>
      <w:r w:rsidRPr="00F23346">
        <w:t> </w:t>
      </w:r>
      <w:r w:rsidR="00B85D05">
        <w:fldChar w:fldCharType="begin"/>
      </w:r>
      <w:r w:rsidR="00B85D05">
        <w:instrText xml:space="preserve"> REF _Ref213707633 \n \h </w:instrText>
      </w:r>
      <w:r w:rsidR="00B85D05">
        <w:fldChar w:fldCharType="separate"/>
      </w:r>
      <w:r w:rsidR="00E06686">
        <w:t>[7]</w:t>
      </w:r>
      <w:r w:rsidR="00B85D05">
        <w:fldChar w:fldCharType="end"/>
      </w:r>
      <w:r w:rsidRPr="00F23346">
        <w:t xml:space="preserve"> junto con el lenguaje de programación </w:t>
      </w:r>
      <w:r w:rsidRPr="00F23346">
        <w:rPr>
          <w:b/>
          <w:bCs/>
        </w:rPr>
        <w:t>Java</w:t>
      </w:r>
      <w:r w:rsidRPr="00F23346">
        <w:t> </w:t>
      </w:r>
      <w:r w:rsidR="001A7951">
        <w:fldChar w:fldCharType="begin"/>
      </w:r>
      <w:r w:rsidR="001A7951">
        <w:instrText xml:space="preserve"> REF _Ref213707645 \n \h </w:instrText>
      </w:r>
      <w:r w:rsidR="001A7951">
        <w:fldChar w:fldCharType="separate"/>
      </w:r>
      <w:r w:rsidR="00E06686">
        <w:t>[8]</w:t>
      </w:r>
      <w:r w:rsidR="001A7951">
        <w:fldChar w:fldCharType="end"/>
      </w:r>
      <w:r w:rsidRPr="00F23346">
        <w:t>. Spring Boot es un </w:t>
      </w:r>
      <w:r w:rsidRPr="00F23346">
        <w:rPr>
          <w:i/>
          <w:iCs/>
        </w:rPr>
        <w:t>framework</w:t>
      </w:r>
      <w:r w:rsidRPr="00F23346">
        <w:t> que simplifica enormemente el desarrollo de aplicaciones basadas en Spring, proporcionando configuración automática y permitiendo crear aplicaciones listas para producción con mínimo esfuerzo. Java, como lenguaje de programación orientado a objetos, robusto y con un amplio ecosistema, garantiza escalabilidad, mantenibilidad y alto rendimiento, siendo una elección muy extendida en el desarrollo de </w:t>
      </w:r>
      <w:r w:rsidRPr="00F23346">
        <w:rPr>
          <w:i/>
          <w:iCs/>
        </w:rPr>
        <w:t>enterprise applications</w:t>
      </w:r>
      <w:r w:rsidRPr="00F23346">
        <w:t>.</w:t>
      </w:r>
    </w:p>
    <w:p w14:paraId="0089E5CB" w14:textId="38CA9813" w:rsidR="00F23346" w:rsidRPr="00F23346" w:rsidRDefault="00F23346" w:rsidP="00F23346">
      <w:pPr>
        <w:spacing w:line="240" w:lineRule="auto"/>
      </w:pPr>
      <w:r w:rsidRPr="00F23346">
        <w:t>Como sistema de gestión de bases de datos se utilizará </w:t>
      </w:r>
      <w:r w:rsidRPr="00F23346">
        <w:rPr>
          <w:b/>
          <w:bCs/>
        </w:rPr>
        <w:t>PostgreSQL</w:t>
      </w:r>
      <w:r w:rsidRPr="00F23346">
        <w:t> </w:t>
      </w:r>
      <w:r w:rsidR="001A7951">
        <w:fldChar w:fldCharType="begin"/>
      </w:r>
      <w:r w:rsidR="001A7951">
        <w:instrText xml:space="preserve"> REF _Ref213707657 \n \h </w:instrText>
      </w:r>
      <w:r w:rsidR="001A7951">
        <w:fldChar w:fldCharType="separate"/>
      </w:r>
      <w:r w:rsidR="00E06686">
        <w:t>[9]</w:t>
      </w:r>
      <w:r w:rsidR="001A7951">
        <w:fldChar w:fldCharType="end"/>
      </w:r>
      <w:r w:rsidRPr="00F23346">
        <w:t>. Se ha optado por esta base de datos relacional de código abierto debido a su robustez, cumplimiento de estándares SQL y su excelente rendimiento para cargas de trabajo complejas. PostgreSQL ofrece características avanzadas como tipos de datos complejos, consultas JSON nativas y una fuerte consistencia transaccional, lo que la hace ideal para gestionar las relaciones estructuradas entre usuarios, películas, series, listas y valoraciones en MovieMate.</w:t>
      </w:r>
    </w:p>
    <w:p w14:paraId="7810A760" w14:textId="36F07991" w:rsidR="00F23346" w:rsidRDefault="00F23346" w:rsidP="00F23346">
      <w:pPr>
        <w:spacing w:line="240" w:lineRule="auto"/>
      </w:pPr>
      <w:r w:rsidRPr="00F23346">
        <w:lastRenderedPageBreak/>
        <w:t>La comunicación entre el </w:t>
      </w:r>
      <w:r w:rsidRPr="00F23346">
        <w:rPr>
          <w:i/>
          <w:iCs/>
        </w:rPr>
        <w:t>front-end</w:t>
      </w:r>
      <w:r w:rsidRPr="00F23346">
        <w:t> y el </w:t>
      </w:r>
      <w:r w:rsidRPr="00F23346">
        <w:rPr>
          <w:i/>
          <w:iCs/>
        </w:rPr>
        <w:t>back-end</w:t>
      </w:r>
      <w:r w:rsidRPr="00F23346">
        <w:t> se realizará a través de una </w:t>
      </w:r>
      <w:r w:rsidRPr="00F23346">
        <w:rPr>
          <w:b/>
          <w:bCs/>
        </w:rPr>
        <w:t>API RESTful</w:t>
      </w:r>
      <w:r w:rsidRPr="00F23346">
        <w:t> </w:t>
      </w:r>
      <w:r w:rsidR="001A7951">
        <w:fldChar w:fldCharType="begin"/>
      </w:r>
      <w:r w:rsidR="001A7951">
        <w:instrText xml:space="preserve"> REF _Ref213707666 \n \h </w:instrText>
      </w:r>
      <w:r w:rsidR="001A7951">
        <w:fldChar w:fldCharType="separate"/>
      </w:r>
      <w:r w:rsidR="00AB2C44">
        <w:t>[10]</w:t>
      </w:r>
      <w:r w:rsidR="001A7951">
        <w:fldChar w:fldCharType="end"/>
      </w:r>
      <w:r w:rsidRPr="00F23346">
        <w:t xml:space="preserve">, </w:t>
      </w:r>
      <w:r w:rsidR="0028710B" w:rsidRPr="00F23346">
        <w:t>siguiendo</w:t>
      </w:r>
      <w:r w:rsidRPr="00F23346">
        <w:t xml:space="preserve"> los principios arquitectónicos REST para garantizar una interfaz coherente y sin estado.</w:t>
      </w:r>
    </w:p>
    <w:p w14:paraId="3B75BF4E" w14:textId="77777777" w:rsidR="0072364B" w:rsidRPr="00F23346" w:rsidRDefault="0072364B" w:rsidP="0072364B">
      <w:pPr>
        <w:spacing w:line="240" w:lineRule="auto"/>
      </w:pPr>
      <w:r w:rsidRPr="0072364B">
        <w:t xml:space="preserve">En el desarrollo concreto del </w:t>
      </w:r>
      <w:r w:rsidRPr="0072364B">
        <w:rPr>
          <w:i/>
          <w:iCs/>
        </w:rPr>
        <w:t>back</w:t>
      </w:r>
      <w:r>
        <w:rPr>
          <w:i/>
          <w:iCs/>
        </w:rPr>
        <w:t>-</w:t>
      </w:r>
      <w:r w:rsidRPr="0072364B">
        <w:rPr>
          <w:i/>
          <w:iCs/>
        </w:rPr>
        <w:t>end</w:t>
      </w:r>
      <w:r w:rsidRPr="0072364B">
        <w:t xml:space="preserve"> se han utilizado distintos módulos del ecosistema de Spring Boot que facilitan la implementación de las distintas capas de la aplicación. Para la construcción de la API REST se ha empleado el módulo </w:t>
      </w:r>
      <w:r w:rsidRPr="0072364B">
        <w:rPr>
          <w:rFonts w:ascii="Courier New" w:hAnsi="Courier New" w:cs="Courier New"/>
        </w:rPr>
        <w:t>spring-boot-starter-web</w:t>
      </w:r>
      <w:r w:rsidRPr="0072364B">
        <w:t>, que proporciona las funcionalidades necesarias para definir controladores mediante anotaciones y gestionar peticiones HTTP siguiendo el modelo MVC</w:t>
      </w:r>
      <w:r>
        <w:t xml:space="preserve"> (Modelo-Vista-Controlador)</w:t>
      </w:r>
      <w:r w:rsidRPr="0072364B">
        <w:t>. De este modo, los distintos endpoints del sistem</w:t>
      </w:r>
      <w:r>
        <w:t>a</w:t>
      </w:r>
      <w:r w:rsidRPr="0072364B">
        <w:t xml:space="preserve"> pueden exponerse de forma estructurada y coherente.</w:t>
      </w:r>
    </w:p>
    <w:p w14:paraId="1C19369C" w14:textId="2E337439" w:rsidR="0072364B" w:rsidRDefault="0072364B" w:rsidP="00F23346">
      <w:pPr>
        <w:spacing w:line="240" w:lineRule="auto"/>
      </w:pPr>
      <w:r w:rsidRPr="0072364B">
        <w:t xml:space="preserve">Para la persistencia de datos se ha utilizado </w:t>
      </w:r>
      <w:r w:rsidRPr="0072364B">
        <w:rPr>
          <w:rFonts w:ascii="Courier New" w:hAnsi="Courier New" w:cs="Courier New"/>
        </w:rPr>
        <w:t>spring-boot-starter-data-jpa</w:t>
      </w:r>
      <w:r w:rsidRPr="0072364B">
        <w:t xml:space="preserve">, que implementa la especificación JPA (Java Persistence API) y permite realizar el mapeo objeto-relacional entre las entidades del dominio y las tablas de la base de datos. Esto facilita la abstracción del acceso a datos mediante repositorios, reduciendo la complejidad del código y mejorando su mantenibilidad. La conexión con PostgreSQL se realiza a través del </w:t>
      </w:r>
      <w:r w:rsidRPr="0072364B">
        <w:rPr>
          <w:i/>
          <w:iCs/>
        </w:rPr>
        <w:t>driver</w:t>
      </w:r>
      <w:r w:rsidRPr="0072364B">
        <w:t xml:space="preserve"> oficial incluido como dependencia del proyecto.</w:t>
      </w:r>
    </w:p>
    <w:p w14:paraId="5BBD6466" w14:textId="47F6A5A7" w:rsidR="0072364B" w:rsidRDefault="0072364B" w:rsidP="0072364B">
      <w:pPr>
        <w:spacing w:line="240" w:lineRule="auto"/>
      </w:pPr>
      <w:r>
        <w:t xml:space="preserve">En el ámbito de la seguridad se ha integrado </w:t>
      </w:r>
      <w:r w:rsidRPr="0072364B">
        <w:rPr>
          <w:rFonts w:ascii="Courier New" w:hAnsi="Courier New" w:cs="Courier New"/>
        </w:rPr>
        <w:t>spring-boot-starter-security</w:t>
      </w:r>
      <w:r>
        <w:t>, que proporciona los mecanismos de autenticación y autorización de la aplicación. Sobre esta base se ha implementado un sistema de autenticación basado en JSON Web Tokens (JWT), utilizando la librería JJWT para la generación y validación de los tokens. Este enfoque permite mantener una arquitectura sin estado (</w:t>
      </w:r>
      <w:r w:rsidRPr="0072364B">
        <w:rPr>
          <w:i/>
          <w:iCs/>
        </w:rPr>
        <w:t>stateless</w:t>
      </w:r>
      <w:r>
        <w:t>), adecuada para una API REST moderna.</w:t>
      </w:r>
    </w:p>
    <w:p w14:paraId="1AF1DEB9" w14:textId="69FF0F2D" w:rsidR="0072364B" w:rsidRDefault="0072364B" w:rsidP="0072364B">
      <w:pPr>
        <w:spacing w:line="240" w:lineRule="auto"/>
      </w:pPr>
      <w:r>
        <w:t xml:space="preserve">Asimismo, se ha incorporado </w:t>
      </w:r>
      <w:r w:rsidRPr="0072364B">
        <w:rPr>
          <w:rFonts w:ascii="Courier New" w:hAnsi="Courier New" w:cs="Courier New"/>
        </w:rPr>
        <w:t>spring-boot-starter-validation</w:t>
      </w:r>
      <w:r>
        <w:t xml:space="preserve"> para la validación de datos de entrada, garantizando la integridad de la información recibida por los </w:t>
      </w:r>
      <w:r w:rsidRPr="0072364B">
        <w:rPr>
          <w:i/>
          <w:iCs/>
        </w:rPr>
        <w:t>endpoints</w:t>
      </w:r>
      <w:r>
        <w:t xml:space="preserve">. Para la documentación automática de la API se ha empleado </w:t>
      </w:r>
      <w:r w:rsidRPr="0072364B">
        <w:rPr>
          <w:rFonts w:ascii="Courier New" w:hAnsi="Courier New" w:cs="Courier New"/>
        </w:rPr>
        <w:t>SpringDoc OpenAPI</w:t>
      </w:r>
      <w:r>
        <w:t xml:space="preserve">, que genera una interfaz interactiva compatible con el estándar </w:t>
      </w:r>
      <w:r w:rsidRPr="00E06686">
        <w:rPr>
          <w:b/>
          <w:bCs/>
        </w:rPr>
        <w:t>OpenAPI</w:t>
      </w:r>
      <w:r w:rsidR="00E06686">
        <w:rPr>
          <w:b/>
          <w:bCs/>
        </w:rPr>
        <w:t xml:space="preserve"> </w:t>
      </w:r>
      <w:r w:rsidR="00E06686" w:rsidRPr="00E06686">
        <w:fldChar w:fldCharType="begin"/>
      </w:r>
      <w:r w:rsidR="00E06686" w:rsidRPr="00E06686">
        <w:instrText xml:space="preserve"> REF _Ref223385329 \r \h </w:instrText>
      </w:r>
      <w:r w:rsidR="00E06686">
        <w:instrText xml:space="preserve"> \* MERGEFORMAT </w:instrText>
      </w:r>
      <w:r w:rsidR="00E06686" w:rsidRPr="00E06686">
        <w:fldChar w:fldCharType="separate"/>
      </w:r>
      <w:r w:rsidR="00AB2C44">
        <w:t>[11]</w:t>
      </w:r>
      <w:r w:rsidR="00E06686" w:rsidRPr="00E06686">
        <w:fldChar w:fldCharType="end"/>
      </w:r>
      <w:r>
        <w:t>/</w:t>
      </w:r>
      <w:r w:rsidRPr="00E06686">
        <w:rPr>
          <w:b/>
          <w:bCs/>
        </w:rPr>
        <w:t>Swagger</w:t>
      </w:r>
      <w:r w:rsidR="00E06686">
        <w:rPr>
          <w:b/>
          <w:bCs/>
        </w:rPr>
        <w:t xml:space="preserve"> </w:t>
      </w:r>
      <w:r w:rsidR="00E06686" w:rsidRPr="00E06686">
        <w:fldChar w:fldCharType="begin"/>
      </w:r>
      <w:r w:rsidR="00E06686" w:rsidRPr="00E06686">
        <w:instrText xml:space="preserve"> REF _Ref223385334 \r \h </w:instrText>
      </w:r>
      <w:r w:rsidR="00E06686">
        <w:instrText xml:space="preserve"> \* MERGEFORMAT </w:instrText>
      </w:r>
      <w:r w:rsidR="00E06686" w:rsidRPr="00E06686">
        <w:fldChar w:fldCharType="separate"/>
      </w:r>
      <w:r w:rsidR="00AB2C44">
        <w:t>[12]</w:t>
      </w:r>
      <w:r w:rsidR="00E06686" w:rsidRPr="00E06686">
        <w:fldChar w:fldCharType="end"/>
      </w:r>
      <w:r>
        <w:t>, facilitando la exploración y prueba de los servicios desarrollados.</w:t>
      </w:r>
    </w:p>
    <w:p w14:paraId="22F91971" w14:textId="09A87CCB" w:rsidR="0072364B" w:rsidRPr="00F23346" w:rsidRDefault="0072364B" w:rsidP="0072364B">
      <w:pPr>
        <w:spacing w:line="240" w:lineRule="auto"/>
      </w:pPr>
      <w:r>
        <w:t xml:space="preserve">Finalmente, se ha incluido el módulo </w:t>
      </w:r>
      <w:r w:rsidRPr="0072364B">
        <w:rPr>
          <w:rFonts w:ascii="Courier New" w:hAnsi="Courier New" w:cs="Courier New"/>
        </w:rPr>
        <w:t>Actuator</w:t>
      </w:r>
      <w:r>
        <w:t xml:space="preserve"> para exponer información de monitorización y estado de la aplicación, así como dependencias específicas para pruebas automatizadas, incluyendo una base de datos en memoria </w:t>
      </w:r>
      <w:r w:rsidRPr="00E06686">
        <w:rPr>
          <w:b/>
          <w:bCs/>
        </w:rPr>
        <w:t>H2</w:t>
      </w:r>
      <w:r w:rsidR="00E06686">
        <w:t xml:space="preserve"> </w:t>
      </w:r>
      <w:r w:rsidR="00E06686">
        <w:fldChar w:fldCharType="begin"/>
      </w:r>
      <w:r w:rsidR="00E06686">
        <w:instrText xml:space="preserve"> REF _Ref223385342 \r \h </w:instrText>
      </w:r>
      <w:r w:rsidR="00E06686">
        <w:fldChar w:fldCharType="separate"/>
      </w:r>
      <w:r w:rsidR="00AB2C44">
        <w:t>[13]</w:t>
      </w:r>
      <w:r w:rsidR="00E06686">
        <w:fldChar w:fldCharType="end"/>
      </w:r>
      <w:r>
        <w:t xml:space="preserve"> para el entorno de </w:t>
      </w:r>
      <w:r w:rsidRPr="0072364B">
        <w:rPr>
          <w:i/>
          <w:iCs/>
        </w:rPr>
        <w:t>testing</w:t>
      </w:r>
      <w:r>
        <w:t xml:space="preserve"> y herramientas de análisis de cobertura como </w:t>
      </w:r>
      <w:r w:rsidRPr="00E06686">
        <w:rPr>
          <w:b/>
          <w:bCs/>
        </w:rPr>
        <w:t>JaCoCo</w:t>
      </w:r>
      <w:r w:rsidR="00E06686">
        <w:t xml:space="preserve"> </w:t>
      </w:r>
      <w:r w:rsidR="00E06686">
        <w:fldChar w:fldCharType="begin"/>
      </w:r>
      <w:r w:rsidR="00E06686">
        <w:instrText xml:space="preserve"> REF _Ref223385346 \r \h </w:instrText>
      </w:r>
      <w:r w:rsidR="00E06686">
        <w:fldChar w:fldCharType="separate"/>
      </w:r>
      <w:r w:rsidR="00AB2C44">
        <w:t>[14]</w:t>
      </w:r>
      <w:r w:rsidR="00E06686">
        <w:fldChar w:fldCharType="end"/>
      </w:r>
      <w:r>
        <w:t>.</w:t>
      </w:r>
    </w:p>
    <w:p w14:paraId="1E56754C" w14:textId="77777777" w:rsidR="00F23346" w:rsidRDefault="00AC7316" w:rsidP="00AC7316">
      <w:pPr>
        <w:pStyle w:val="Ttulo3"/>
      </w:pPr>
      <w:bookmarkStart w:id="28" w:name="_Toc222830786"/>
      <w:commentRangeStart w:id="29"/>
      <w:commentRangeStart w:id="30"/>
      <w:commentRangeStart w:id="31"/>
      <w:r>
        <w:t>Front-end</w:t>
      </w:r>
      <w:bookmarkEnd w:id="28"/>
      <w:commentRangeEnd w:id="29"/>
      <w:r w:rsidR="00DD7A78">
        <w:rPr>
          <w:rStyle w:val="Refdecomentario"/>
          <w:sz w:val="22"/>
          <w:szCs w:val="22"/>
        </w:rPr>
        <w:commentReference w:id="29"/>
      </w:r>
      <w:commentRangeEnd w:id="30"/>
      <w:r w:rsidR="00677F3E">
        <w:rPr>
          <w:rStyle w:val="Refdecomentario"/>
          <w:sz w:val="22"/>
          <w:szCs w:val="22"/>
        </w:rPr>
        <w:commentReference w:id="30"/>
      </w:r>
      <w:commentRangeEnd w:id="31"/>
      <w:r w:rsidR="00AB2C44">
        <w:rPr>
          <w:rStyle w:val="Refdecomentario"/>
          <w:sz w:val="22"/>
          <w:szCs w:val="22"/>
        </w:rPr>
        <w:commentReference w:id="31"/>
      </w:r>
    </w:p>
    <w:p w14:paraId="5D933DD0" w14:textId="3E4D547D" w:rsidR="00F23346" w:rsidRDefault="00F23346" w:rsidP="00F23346">
      <w:pPr>
        <w:spacing w:line="240" w:lineRule="auto"/>
      </w:pPr>
      <w:r>
        <w:t>El </w:t>
      </w:r>
      <w:r w:rsidRPr="00F23346">
        <w:rPr>
          <w:i/>
          <w:iCs/>
        </w:rPr>
        <w:t>front-end</w:t>
      </w:r>
      <w:r>
        <w:t> de la aplicación se implementará utilizando </w:t>
      </w:r>
      <w:r w:rsidRPr="00F23346">
        <w:rPr>
          <w:b/>
          <w:bCs/>
        </w:rPr>
        <w:t>React</w:t>
      </w:r>
      <w:r>
        <w:t> </w:t>
      </w:r>
      <w:r w:rsidR="001A7951">
        <w:fldChar w:fldCharType="begin"/>
      </w:r>
      <w:r w:rsidR="001A7951">
        <w:instrText xml:space="preserve"> REF _Ref213707676 \n \h </w:instrText>
      </w:r>
      <w:r w:rsidR="001A7951">
        <w:fldChar w:fldCharType="separate"/>
      </w:r>
      <w:r w:rsidR="00AB2C44">
        <w:t>[15]</w:t>
      </w:r>
      <w:r w:rsidR="001A7951">
        <w:fldChar w:fldCharType="end"/>
      </w:r>
      <w:r>
        <w:t xml:space="preserve"> junto con </w:t>
      </w:r>
      <w:r w:rsidRPr="00F23346">
        <w:rPr>
          <w:b/>
          <w:bCs/>
        </w:rPr>
        <w:t>TypeScript</w:t>
      </w:r>
      <w:r>
        <w:t> </w:t>
      </w:r>
      <w:r w:rsidR="001A7951">
        <w:fldChar w:fldCharType="begin"/>
      </w:r>
      <w:r w:rsidR="001A7951">
        <w:instrText xml:space="preserve"> REF _Ref213707686 \n \h </w:instrText>
      </w:r>
      <w:r w:rsidR="001A7951">
        <w:fldChar w:fldCharType="separate"/>
      </w:r>
      <w:r w:rsidR="00AB2C44">
        <w:t>[16]</w:t>
      </w:r>
      <w:r w:rsidR="001A7951">
        <w:fldChar w:fldCharType="end"/>
      </w:r>
      <w:r>
        <w:t>. React es una biblioteca de JavaScript ampliamente adoptada que permite crear interfaces de usuario interactivas y basadas en componentes reutilizables. TypeScript, al añadir tipado estático, contribuye a la detección temprana de errores, mejora la mantenibilidad del código y proporciona una mejor experiencia de desarrollo, lo que es especialmente valioso en proyectos de mediana y gran escala.</w:t>
      </w:r>
    </w:p>
    <w:p w14:paraId="7A5774D0" w14:textId="1157728E" w:rsidR="00F23346" w:rsidRPr="00F23346" w:rsidRDefault="00F23346" w:rsidP="00F23346">
      <w:pPr>
        <w:spacing w:line="240" w:lineRule="auto"/>
      </w:pPr>
      <w:r>
        <w:t>Para el diseño de la interfaz de usuario y garantizar que sea completamente </w:t>
      </w:r>
      <w:r w:rsidRPr="00F23346">
        <w:rPr>
          <w:i/>
          <w:iCs/>
        </w:rPr>
        <w:t>responsive</w:t>
      </w:r>
      <w:r>
        <w:t>, se empleará </w:t>
      </w:r>
      <w:r w:rsidRPr="00F23346">
        <w:rPr>
          <w:b/>
          <w:bCs/>
        </w:rPr>
        <w:t>Tailwind CSS</w:t>
      </w:r>
      <w:r>
        <w:t> </w:t>
      </w:r>
      <w:r w:rsidR="001A7951">
        <w:fldChar w:fldCharType="begin"/>
      </w:r>
      <w:r w:rsidR="001A7951">
        <w:instrText xml:space="preserve"> REF _Ref213707696 \n \h </w:instrText>
      </w:r>
      <w:r w:rsidR="001A7951">
        <w:fldChar w:fldCharType="separate"/>
      </w:r>
      <w:r w:rsidR="00AB2C44">
        <w:t>[17]</w:t>
      </w:r>
      <w:r w:rsidR="001A7951">
        <w:fldChar w:fldCharType="end"/>
      </w:r>
      <w:r>
        <w:t>. Tailwind es un </w:t>
      </w:r>
      <w:r w:rsidRPr="00F23346">
        <w:rPr>
          <w:i/>
          <w:iCs/>
        </w:rPr>
        <w:t>framework</w:t>
      </w:r>
      <w:r>
        <w:t> de CSS de utilidad que permite construir diseños personalizados directamente en el marcado, agilizando el desarrollo de interfaces modernas y adaptables a cualquier tamaño de pantalla. Como complemento, se valorará el uso de una librería de componentes como </w:t>
      </w:r>
      <w:r w:rsidRPr="00F23346">
        <w:rPr>
          <w:b/>
          <w:bCs/>
        </w:rPr>
        <w:t>Mantine</w:t>
      </w:r>
      <w:r>
        <w:t> </w:t>
      </w:r>
      <w:r w:rsidR="001A7951">
        <w:fldChar w:fldCharType="begin"/>
      </w:r>
      <w:r w:rsidR="001A7951">
        <w:instrText xml:space="preserve"> REF _Ref213707706 \n \h </w:instrText>
      </w:r>
      <w:r w:rsidR="001A7951">
        <w:fldChar w:fldCharType="separate"/>
      </w:r>
      <w:r w:rsidR="00AB2C44">
        <w:t>[18]</w:t>
      </w:r>
      <w:r w:rsidR="001A7951">
        <w:fldChar w:fldCharType="end"/>
      </w:r>
      <w:r>
        <w:t xml:space="preserve"> o </w:t>
      </w:r>
      <w:r w:rsidRPr="00F23346">
        <w:rPr>
          <w:b/>
          <w:bCs/>
        </w:rPr>
        <w:t>Shadcn/ui</w:t>
      </w:r>
      <w:r>
        <w:t> para acelerar el desarrollo de elementos UI complejos y consistentes.</w:t>
      </w:r>
    </w:p>
    <w:p w14:paraId="6D766EB6" w14:textId="4A118CE1" w:rsidR="00AC7316" w:rsidRDefault="00AC7316" w:rsidP="00AC7316">
      <w:pPr>
        <w:pStyle w:val="Ttulo3"/>
      </w:pPr>
      <w:bookmarkStart w:id="32" w:name="_Toc222830787"/>
      <w:r>
        <w:lastRenderedPageBreak/>
        <w:t>Integración de datos</w:t>
      </w:r>
      <w:bookmarkEnd w:id="32"/>
    </w:p>
    <w:p w14:paraId="3269A525" w14:textId="3C1FECA0" w:rsidR="00AC7316" w:rsidRPr="00AC7316" w:rsidRDefault="00AC7316" w:rsidP="00AC7316">
      <w:r w:rsidRPr="00AC7316">
        <w:t>Para poblar la base de datos de la aplicación con información actualizada de películas y series, se integrará </w:t>
      </w:r>
      <w:r w:rsidRPr="00AC7316">
        <w:rPr>
          <w:b/>
          <w:bCs/>
        </w:rPr>
        <w:t>The Movie Database (TMDB)</w:t>
      </w:r>
      <w:r w:rsidRPr="00AC7316">
        <w:t> </w:t>
      </w:r>
      <w:r w:rsidR="001A7951">
        <w:fldChar w:fldCharType="begin"/>
      </w:r>
      <w:r w:rsidR="001A7951">
        <w:instrText xml:space="preserve"> REF _Ref213707714 \n \h </w:instrText>
      </w:r>
      <w:r w:rsidR="001A7951">
        <w:fldChar w:fldCharType="separate"/>
      </w:r>
      <w:r w:rsidR="00AB2C44">
        <w:t>[19]</w:t>
      </w:r>
      <w:r w:rsidR="001A7951">
        <w:fldChar w:fldCharType="end"/>
      </w:r>
      <w:r w:rsidRPr="00AC7316">
        <w:t>. TMDB es una API gratuita y muy completa que proporciona un extenso repositorio de metadatos, imágenes y puntuaciones sobre contenido audiovisual, siendo la opción estándar </w:t>
      </w:r>
      <w:r w:rsidRPr="00AC7316">
        <w:rPr>
          <w:i/>
          <w:iCs/>
        </w:rPr>
        <w:t>de facto</w:t>
      </w:r>
      <w:r w:rsidRPr="00AC7316">
        <w:t> para este tipo de proyectos.</w:t>
      </w:r>
    </w:p>
    <w:p w14:paraId="43430580" w14:textId="563BD4B7" w:rsidR="00AC7316" w:rsidRDefault="00AC7316" w:rsidP="00AC7316">
      <w:pPr>
        <w:pStyle w:val="Ttulo3"/>
      </w:pPr>
      <w:bookmarkStart w:id="33" w:name="_Toc222830788"/>
      <w:r>
        <w:t>Miscelánea</w:t>
      </w:r>
      <w:bookmarkEnd w:id="33"/>
    </w:p>
    <w:p w14:paraId="0C54FE0F" w14:textId="518C34CE" w:rsidR="00340E37" w:rsidRPr="00340E37" w:rsidRDefault="00340E37" w:rsidP="00340E37">
      <w:r w:rsidRPr="00340E37">
        <w:t>Además de las tecnologías mencionadas, se han empleado diversas herramientas que han facilitado el desarrollo y la gestión del proyecto:</w:t>
      </w:r>
    </w:p>
    <w:p w14:paraId="1130F4CA" w14:textId="45E3AE6D" w:rsidR="00AC7316" w:rsidRDefault="00AC7316" w:rsidP="00AC7316">
      <w:pPr>
        <w:pStyle w:val="Prrafodelista"/>
        <w:numPr>
          <w:ilvl w:val="0"/>
          <w:numId w:val="12"/>
        </w:numPr>
      </w:pPr>
      <w:r>
        <w:t xml:space="preserve">Visual Studio Code </w:t>
      </w:r>
      <w:r w:rsidR="001A7951">
        <w:fldChar w:fldCharType="begin"/>
      </w:r>
      <w:r w:rsidR="001A7951">
        <w:instrText xml:space="preserve"> REF _Ref213707726 \n \h </w:instrText>
      </w:r>
      <w:r w:rsidR="001A7951">
        <w:fldChar w:fldCharType="separate"/>
      </w:r>
      <w:r w:rsidR="00AB2C44">
        <w:t>[20]</w:t>
      </w:r>
      <w:r w:rsidR="001A7951">
        <w:fldChar w:fldCharType="end"/>
      </w:r>
      <w:r>
        <w:t>: Editor de código fuente para el desarrollo.</w:t>
      </w:r>
    </w:p>
    <w:p w14:paraId="021A20C1" w14:textId="186CCA2F" w:rsidR="00AC7316" w:rsidRPr="00AC7316" w:rsidRDefault="00AC7316" w:rsidP="00AC7316">
      <w:pPr>
        <w:pStyle w:val="Prrafodelista"/>
        <w:numPr>
          <w:ilvl w:val="0"/>
          <w:numId w:val="12"/>
        </w:numPr>
      </w:pPr>
      <w:r>
        <w:t xml:space="preserve">Git </w:t>
      </w:r>
      <w:r w:rsidRPr="00AC7316">
        <w:t xml:space="preserve">&amp; GitHub </w:t>
      </w:r>
      <w:r w:rsidR="001A7951">
        <w:fldChar w:fldCharType="begin"/>
      </w:r>
      <w:r w:rsidR="001A7951">
        <w:instrText xml:space="preserve"> REF _Ref213707734 \n \h </w:instrText>
      </w:r>
      <w:r w:rsidR="001A7951">
        <w:fldChar w:fldCharType="separate"/>
      </w:r>
      <w:r w:rsidR="00AB2C44">
        <w:t>[21]</w:t>
      </w:r>
      <w:r w:rsidR="001A7951">
        <w:fldChar w:fldCharType="end"/>
      </w:r>
      <w:r w:rsidR="001A7951">
        <w:t xml:space="preserve">, </w:t>
      </w:r>
      <w:r w:rsidR="001A7951">
        <w:fldChar w:fldCharType="begin"/>
      </w:r>
      <w:r w:rsidR="001A7951">
        <w:instrText xml:space="preserve"> REF _Ref213707740 \n \h </w:instrText>
      </w:r>
      <w:r w:rsidR="001A7951">
        <w:fldChar w:fldCharType="separate"/>
      </w:r>
      <w:r w:rsidR="00AB2C44">
        <w:t>[22]</w:t>
      </w:r>
      <w:r w:rsidR="001A7951">
        <w:fldChar w:fldCharType="end"/>
      </w:r>
      <w:r w:rsidRPr="00AC7316">
        <w:t>: Para el c</w:t>
      </w:r>
      <w:r>
        <w:t>ontrol de versiones y alojamiento del repositorio.</w:t>
      </w:r>
    </w:p>
    <w:p w14:paraId="6BA5B584" w14:textId="13119E47" w:rsidR="00AC7316" w:rsidRDefault="00AC7316" w:rsidP="00AC7316">
      <w:pPr>
        <w:pStyle w:val="Prrafodelista"/>
        <w:numPr>
          <w:ilvl w:val="0"/>
          <w:numId w:val="12"/>
        </w:numPr>
      </w:pPr>
      <w:r w:rsidRPr="00AC7316">
        <w:t xml:space="preserve">Postman </w:t>
      </w:r>
      <w:r w:rsidR="001A7951">
        <w:fldChar w:fldCharType="begin"/>
      </w:r>
      <w:r w:rsidR="001A7951">
        <w:instrText xml:space="preserve"> REF _Ref213707748 \n \h </w:instrText>
      </w:r>
      <w:r w:rsidR="001A7951">
        <w:fldChar w:fldCharType="separate"/>
      </w:r>
      <w:r w:rsidR="00AB2C44">
        <w:t>[23]</w:t>
      </w:r>
      <w:r w:rsidR="001A7951">
        <w:fldChar w:fldCharType="end"/>
      </w:r>
      <w:r>
        <w:t xml:space="preserve">: Para la prueba y documentación de los </w:t>
      </w:r>
      <w:commentRangeStart w:id="34"/>
      <w:r w:rsidRPr="008F7814">
        <w:rPr>
          <w:i/>
          <w:iCs/>
          <w:rPrChange w:id="35" w:author="FRANCISCO GARCIA SANCHEZ" w:date="2026-02-09T10:26:00Z" w16du:dateUtc="2026-02-09T09:26:00Z">
            <w:rPr/>
          </w:rPrChange>
        </w:rPr>
        <w:t>endpoints</w:t>
      </w:r>
      <w:commentRangeEnd w:id="34"/>
      <w:r w:rsidR="00DD7A78">
        <w:rPr>
          <w:rStyle w:val="Refdecomentario"/>
          <w:sz w:val="22"/>
          <w:szCs w:val="22"/>
        </w:rPr>
        <w:commentReference w:id="34"/>
      </w:r>
      <w:r>
        <w:t xml:space="preserve"> de la API REST.</w:t>
      </w:r>
    </w:p>
    <w:p w14:paraId="3769952F" w14:textId="48807483" w:rsidR="007C5ACC" w:rsidRDefault="007C5ACC" w:rsidP="00AC7316">
      <w:pPr>
        <w:pStyle w:val="Prrafodelista"/>
        <w:numPr>
          <w:ilvl w:val="0"/>
          <w:numId w:val="12"/>
        </w:numPr>
      </w:pPr>
      <w:r>
        <w:t>pgAdmin 4</w:t>
      </w:r>
      <w:r w:rsidR="0086044E">
        <w:t xml:space="preserve"> </w:t>
      </w:r>
      <w:r w:rsidR="0086044E">
        <w:fldChar w:fldCharType="begin"/>
      </w:r>
      <w:r w:rsidR="0086044E">
        <w:instrText xml:space="preserve"> REF _Ref222073868 \r \h </w:instrText>
      </w:r>
      <w:r w:rsidR="0086044E">
        <w:fldChar w:fldCharType="separate"/>
      </w:r>
      <w:r w:rsidR="00AB2C44">
        <w:t>[24]</w:t>
      </w:r>
      <w:r w:rsidR="0086044E">
        <w:fldChar w:fldCharType="end"/>
      </w:r>
      <w:r>
        <w:t>: Para la gestión y visualización de las tablas de la base de datos.</w:t>
      </w:r>
    </w:p>
    <w:p w14:paraId="63982F55" w14:textId="1501A3C7" w:rsidR="007C5ACC" w:rsidRDefault="007C5ACC" w:rsidP="00AC7316">
      <w:pPr>
        <w:pStyle w:val="Prrafodelista"/>
        <w:numPr>
          <w:ilvl w:val="0"/>
          <w:numId w:val="12"/>
        </w:numPr>
      </w:pPr>
      <w:r>
        <w:t>Dbeaver</w:t>
      </w:r>
      <w:r w:rsidR="0086044E">
        <w:t xml:space="preserve"> </w:t>
      </w:r>
      <w:r w:rsidR="0086044E">
        <w:fldChar w:fldCharType="begin"/>
      </w:r>
      <w:r w:rsidR="0086044E">
        <w:instrText xml:space="preserve"> REF _Ref222073876 \r \h </w:instrText>
      </w:r>
      <w:r w:rsidR="0086044E">
        <w:fldChar w:fldCharType="separate"/>
      </w:r>
      <w:r w:rsidR="00AB2C44">
        <w:t>[25]</w:t>
      </w:r>
      <w:r w:rsidR="0086044E">
        <w:fldChar w:fldCharType="end"/>
      </w:r>
      <w:r>
        <w:t>: Para la elaboración del diagrama entidad-relación.</w:t>
      </w:r>
    </w:p>
    <w:p w14:paraId="1AB82659" w14:textId="195401BF" w:rsidR="007C5ACC" w:rsidRDefault="0086044E" w:rsidP="00AC7316">
      <w:pPr>
        <w:pStyle w:val="Prrafodelista"/>
        <w:numPr>
          <w:ilvl w:val="0"/>
          <w:numId w:val="12"/>
        </w:numPr>
      </w:pPr>
      <w:r>
        <w:t>ChatGPT</w:t>
      </w:r>
      <w:r w:rsidR="007C5ACC">
        <w:t xml:space="preserve"> </w:t>
      </w:r>
      <w:r>
        <w:fldChar w:fldCharType="begin"/>
      </w:r>
      <w:r>
        <w:instrText xml:space="preserve"> REF _Ref222073881 \r \h </w:instrText>
      </w:r>
      <w:r>
        <w:fldChar w:fldCharType="separate"/>
      </w:r>
      <w:r w:rsidR="00AB2C44">
        <w:t>[26]</w:t>
      </w:r>
      <w:r>
        <w:fldChar w:fldCharType="end"/>
      </w:r>
      <w:r w:rsidR="007C5ACC">
        <w:t>: Apoyo para la programación, elaboración de mockups, revisión de la arquitectura y documentación técnica.</w:t>
      </w:r>
    </w:p>
    <w:p w14:paraId="4E431D1D" w14:textId="4E78D14B" w:rsidR="007E3654" w:rsidRDefault="007E3654" w:rsidP="00AC7316">
      <w:pPr>
        <w:pStyle w:val="Prrafodelista"/>
        <w:numPr>
          <w:ilvl w:val="0"/>
          <w:numId w:val="12"/>
        </w:numPr>
      </w:pPr>
      <w:r>
        <w:t>J</w:t>
      </w:r>
      <w:r w:rsidR="00C810AA">
        <w:t>U</w:t>
      </w:r>
      <w:r>
        <w:t>nit</w:t>
      </w:r>
      <w:r w:rsidR="00C810AA">
        <w:t xml:space="preserve"> </w:t>
      </w:r>
      <w:r w:rsidR="00C810AA">
        <w:fldChar w:fldCharType="begin"/>
      </w:r>
      <w:r w:rsidR="00C810AA">
        <w:instrText xml:space="preserve"> REF _Ref222830468 \n \h </w:instrText>
      </w:r>
      <w:r w:rsidR="00C810AA">
        <w:fldChar w:fldCharType="separate"/>
      </w:r>
      <w:r w:rsidR="00AB2C44">
        <w:t>[27]</w:t>
      </w:r>
      <w:r w:rsidR="00C810AA">
        <w:fldChar w:fldCharType="end"/>
      </w:r>
      <w:r>
        <w:t xml:space="preserve"> </w:t>
      </w:r>
      <w:r w:rsidR="006662DC">
        <w:t>&amp;</w:t>
      </w:r>
      <w:r>
        <w:t xml:space="preserve"> Mockito</w:t>
      </w:r>
      <w:r w:rsidR="00C810AA">
        <w:t xml:space="preserve"> </w:t>
      </w:r>
      <w:r w:rsidR="00C810AA">
        <w:fldChar w:fldCharType="begin"/>
      </w:r>
      <w:r w:rsidR="00C810AA">
        <w:instrText xml:space="preserve"> REF _Ref222830528 \n \h </w:instrText>
      </w:r>
      <w:r w:rsidR="00C810AA">
        <w:fldChar w:fldCharType="separate"/>
      </w:r>
      <w:r w:rsidR="00AB2C44">
        <w:t>[28]</w:t>
      </w:r>
      <w:r w:rsidR="00C810AA">
        <w:fldChar w:fldCharType="end"/>
      </w:r>
      <w:r>
        <w:t xml:space="preserve">: </w:t>
      </w:r>
      <w:r w:rsidRPr="006662DC">
        <w:rPr>
          <w:i/>
          <w:iCs/>
        </w:rPr>
        <w:t>Frameworks</w:t>
      </w:r>
      <w:r w:rsidRPr="007E3654">
        <w:t xml:space="preserve"> utilizados para la implementación de pruebas unitarias del </w:t>
      </w:r>
      <w:r w:rsidRPr="006662DC">
        <w:rPr>
          <w:i/>
          <w:iCs/>
        </w:rPr>
        <w:t>back</w:t>
      </w:r>
      <w:r w:rsidR="006662DC" w:rsidRPr="006662DC">
        <w:rPr>
          <w:i/>
          <w:iCs/>
        </w:rPr>
        <w:t>-</w:t>
      </w:r>
      <w:r w:rsidRPr="006662DC">
        <w:rPr>
          <w:i/>
          <w:iCs/>
        </w:rPr>
        <w:t>end</w:t>
      </w:r>
      <w:r w:rsidRPr="007E3654">
        <w:t>, permitiendo validar la lógica de negocio de forma aislada mediante simulación de dependencias.</w:t>
      </w:r>
    </w:p>
    <w:p w14:paraId="4D668ECF" w14:textId="467FF95A" w:rsidR="007E3654" w:rsidRDefault="007E3654" w:rsidP="00AC7316">
      <w:pPr>
        <w:pStyle w:val="Prrafodelista"/>
        <w:numPr>
          <w:ilvl w:val="0"/>
          <w:numId w:val="12"/>
        </w:numPr>
      </w:pPr>
      <w:r>
        <w:t>Docker</w:t>
      </w:r>
      <w:r w:rsidR="00C810AA">
        <w:t xml:space="preserve"> </w:t>
      </w:r>
      <w:r w:rsidR="00C810AA">
        <w:fldChar w:fldCharType="begin"/>
      </w:r>
      <w:r w:rsidR="00C810AA">
        <w:instrText xml:space="preserve"> REF _Ref222830536 \n \h </w:instrText>
      </w:r>
      <w:r w:rsidR="00C810AA">
        <w:fldChar w:fldCharType="separate"/>
      </w:r>
      <w:r w:rsidR="00AB2C44">
        <w:t>[29]</w:t>
      </w:r>
      <w:r w:rsidR="00C810AA">
        <w:fldChar w:fldCharType="end"/>
      </w:r>
      <w:r>
        <w:t xml:space="preserve">: </w:t>
      </w:r>
      <w:r w:rsidRPr="007E3654">
        <w:t xml:space="preserve">Plataforma de contenerización utilizada para empaquetar la aplicación </w:t>
      </w:r>
      <w:r w:rsidRPr="007E3654">
        <w:rPr>
          <w:i/>
          <w:iCs/>
        </w:rPr>
        <w:t>back</w:t>
      </w:r>
      <w:r>
        <w:rPr>
          <w:i/>
          <w:iCs/>
        </w:rPr>
        <w:t>-</w:t>
      </w:r>
      <w:r w:rsidRPr="007E3654">
        <w:rPr>
          <w:i/>
          <w:iCs/>
        </w:rPr>
        <w:t>end</w:t>
      </w:r>
      <w:r w:rsidRPr="007E3654">
        <w:t xml:space="preserve"> junto con sus dependencias en imágenes portables y reproducibles.</w:t>
      </w:r>
    </w:p>
    <w:p w14:paraId="06BB55D4" w14:textId="77956626" w:rsidR="007E3654" w:rsidRDefault="007E3654" w:rsidP="00AC7316">
      <w:pPr>
        <w:pStyle w:val="Prrafodelista"/>
        <w:numPr>
          <w:ilvl w:val="0"/>
          <w:numId w:val="12"/>
        </w:numPr>
      </w:pPr>
      <w:r>
        <w:t>Docker Compose</w:t>
      </w:r>
      <w:r w:rsidR="00C810AA">
        <w:t xml:space="preserve"> </w:t>
      </w:r>
      <w:r w:rsidR="00C810AA">
        <w:fldChar w:fldCharType="begin"/>
      </w:r>
      <w:r w:rsidR="00C810AA">
        <w:instrText xml:space="preserve"> REF _Ref222830541 \n \h </w:instrText>
      </w:r>
      <w:r w:rsidR="00C810AA">
        <w:fldChar w:fldCharType="separate"/>
      </w:r>
      <w:r w:rsidR="00AB2C44">
        <w:t>[30]</w:t>
      </w:r>
      <w:r w:rsidR="00C810AA">
        <w:fldChar w:fldCharType="end"/>
      </w:r>
      <w:r>
        <w:t xml:space="preserve">: </w:t>
      </w:r>
      <w:r w:rsidRPr="007E3654">
        <w:t xml:space="preserve">Herramienta empleada para la orquestación de múltiples contenedores, permitiendo ejecutar conjuntamente el </w:t>
      </w:r>
      <w:r w:rsidRPr="007E3654">
        <w:rPr>
          <w:i/>
          <w:iCs/>
        </w:rPr>
        <w:t>back-end</w:t>
      </w:r>
      <w:r w:rsidRPr="007E3654">
        <w:t xml:space="preserve"> y la base de datos PostgreSQL mediante una única configuración declarativa.</w:t>
      </w:r>
    </w:p>
    <w:p w14:paraId="7D5DD4FB" w14:textId="7E4707DB" w:rsidR="007E3654" w:rsidRPr="00AC7316" w:rsidRDefault="007E3654" w:rsidP="00AC7316">
      <w:pPr>
        <w:pStyle w:val="Prrafodelista"/>
        <w:numPr>
          <w:ilvl w:val="0"/>
          <w:numId w:val="12"/>
        </w:numPr>
      </w:pPr>
      <w:r>
        <w:t>GitHub Actions</w:t>
      </w:r>
      <w:r w:rsidR="00C810AA">
        <w:t xml:space="preserve"> </w:t>
      </w:r>
      <w:r w:rsidR="00C810AA">
        <w:fldChar w:fldCharType="begin"/>
      </w:r>
      <w:r w:rsidR="00C810AA">
        <w:instrText xml:space="preserve"> REF _Ref222830545 \n \h </w:instrText>
      </w:r>
      <w:r w:rsidR="00C810AA">
        <w:fldChar w:fldCharType="separate"/>
      </w:r>
      <w:r w:rsidR="00AB2C44">
        <w:t>[31]</w:t>
      </w:r>
      <w:r w:rsidR="00C810AA">
        <w:fldChar w:fldCharType="end"/>
      </w:r>
      <w:r>
        <w:t xml:space="preserve">: </w:t>
      </w:r>
      <w:r w:rsidRPr="007E3654">
        <w:t>Servicio de integración continua utilizado para automatizar la ejecución de pruebas, construcción del proyecto y generación de la imagen Docker en cada actualización del repositorio.</w:t>
      </w:r>
    </w:p>
    <w:p w14:paraId="295BF8A5" w14:textId="77777777" w:rsidR="003D4D41" w:rsidRPr="007B1868" w:rsidRDefault="00966FBA" w:rsidP="003D4D41">
      <w:pPr>
        <w:pStyle w:val="Ttulo1"/>
      </w:pPr>
      <w:bookmarkStart w:id="36" w:name="_Toc222830789"/>
      <w:r w:rsidRPr="007B1868">
        <w:lastRenderedPageBreak/>
        <w:t>Análisis de objetivos y metodología</w:t>
      </w:r>
      <w:bookmarkEnd w:id="36"/>
    </w:p>
    <w:p w14:paraId="485E90A8" w14:textId="77777777" w:rsidR="00043C37" w:rsidRPr="007B1868" w:rsidRDefault="00043C37" w:rsidP="00043C37">
      <w:r w:rsidRPr="007B1868">
        <w:t xml:space="preserve">En esta sección se describen los objetivos que se persiguen con el desarrollo de este </w:t>
      </w:r>
      <w:r w:rsidR="008A1CE4" w:rsidRPr="007B1868">
        <w:t>proyecto,</w:t>
      </w:r>
      <w:r w:rsidRPr="007B1868">
        <w:t xml:space="preserve"> así como la metodología empleada (tareas y temporalización) para alcanzar estos objetivos.</w:t>
      </w:r>
    </w:p>
    <w:p w14:paraId="6EE05824" w14:textId="77777777" w:rsidR="00723913" w:rsidRPr="007B1868" w:rsidRDefault="00723913" w:rsidP="00723913">
      <w:pPr>
        <w:pStyle w:val="Ttulo2"/>
      </w:pPr>
      <w:bookmarkStart w:id="37" w:name="_Toc222830790"/>
      <w:r w:rsidRPr="007B1868">
        <w:t>Objetivos</w:t>
      </w:r>
      <w:bookmarkEnd w:id="37"/>
    </w:p>
    <w:p w14:paraId="462B891B" w14:textId="05054037" w:rsidR="001015D0" w:rsidRPr="007B1868" w:rsidRDefault="001015D0" w:rsidP="00E85CF7">
      <w:r w:rsidRPr="007B1868">
        <w:t>El objetivo general que se plantea en este Trabajo Fin de Grado (TFG) es el desarrollo de una aplicación Web adaptable (responsiva)</w:t>
      </w:r>
      <w:r w:rsidR="007B1868">
        <w:t xml:space="preserve"> para la consulta, gestión y </w:t>
      </w:r>
      <w:r w:rsidR="0051247B">
        <w:t>valoración</w:t>
      </w:r>
      <w:r w:rsidR="007B1868">
        <w:t xml:space="preserve"> de películas y series</w:t>
      </w:r>
      <w:r w:rsidRPr="007B1868">
        <w:t>. Este objetivo se puede dividir en los siguientes subobjetivos específicos:</w:t>
      </w:r>
    </w:p>
    <w:p w14:paraId="0F37A94D" w14:textId="3F0214A3" w:rsidR="001015D0" w:rsidRPr="007B1868" w:rsidRDefault="001015D0" w:rsidP="001015D0">
      <w:pPr>
        <w:pStyle w:val="Sinespaciado"/>
        <w:numPr>
          <w:ilvl w:val="0"/>
          <w:numId w:val="5"/>
        </w:numPr>
        <w:tabs>
          <w:tab w:val="left" w:pos="851"/>
        </w:tabs>
        <w:ind w:left="284" w:firstLine="0"/>
        <w:jc w:val="both"/>
        <w:rPr>
          <w:lang w:val="es-ES"/>
        </w:rPr>
      </w:pPr>
      <w:r w:rsidRPr="007B1868">
        <w:rPr>
          <w:lang w:val="es-ES"/>
        </w:rPr>
        <w:t>Identificar las tecnologías y herramientas más apropiadas para acometer el trabajo</w:t>
      </w:r>
      <w:r w:rsidR="005D283C">
        <w:rPr>
          <w:lang w:val="es-ES"/>
        </w:rPr>
        <w:t>.</w:t>
      </w:r>
    </w:p>
    <w:p w14:paraId="6566B64D" w14:textId="20914795" w:rsidR="001015D0" w:rsidRPr="007B1868" w:rsidRDefault="001015D0" w:rsidP="001015D0">
      <w:pPr>
        <w:pStyle w:val="Sinespaciado"/>
        <w:numPr>
          <w:ilvl w:val="0"/>
          <w:numId w:val="5"/>
        </w:numPr>
        <w:tabs>
          <w:tab w:val="left" w:pos="851"/>
        </w:tabs>
        <w:ind w:left="284" w:firstLine="0"/>
        <w:jc w:val="both"/>
        <w:rPr>
          <w:lang w:val="es-ES"/>
        </w:rPr>
      </w:pPr>
      <w:r w:rsidRPr="007B1868">
        <w:rPr>
          <w:lang w:val="es-ES"/>
        </w:rPr>
        <w:t>Determinar las principales propiedades y carencias de las soluciones actuales en el dominio de la aplicación</w:t>
      </w:r>
      <w:r w:rsidR="005D283C">
        <w:rPr>
          <w:lang w:val="es-ES"/>
        </w:rPr>
        <w:t>.</w:t>
      </w:r>
    </w:p>
    <w:p w14:paraId="306CA52E" w14:textId="0F5AEE2E" w:rsidR="001015D0" w:rsidRPr="007B1868" w:rsidRDefault="001015D0" w:rsidP="001015D0">
      <w:pPr>
        <w:pStyle w:val="Sinespaciado"/>
        <w:numPr>
          <w:ilvl w:val="0"/>
          <w:numId w:val="5"/>
        </w:numPr>
        <w:tabs>
          <w:tab w:val="left" w:pos="851"/>
        </w:tabs>
        <w:ind w:left="284" w:firstLine="0"/>
        <w:jc w:val="both"/>
        <w:rPr>
          <w:lang w:val="es-ES"/>
        </w:rPr>
      </w:pPr>
      <w:r w:rsidRPr="007B1868">
        <w:rPr>
          <w:lang w:val="es-ES"/>
        </w:rPr>
        <w:t>Desarrollar una aplicación que subsane las carencias identificadas satisfaciendo los principales estándares de calidad en el desarrollo de software</w:t>
      </w:r>
      <w:r w:rsidR="005D283C">
        <w:rPr>
          <w:lang w:val="es-ES"/>
        </w:rPr>
        <w:t>.</w:t>
      </w:r>
    </w:p>
    <w:p w14:paraId="53099D31" w14:textId="4BE0F799" w:rsidR="001015D0" w:rsidRPr="007B1868" w:rsidRDefault="001015D0" w:rsidP="001015D0">
      <w:pPr>
        <w:pStyle w:val="Sinespaciado"/>
        <w:numPr>
          <w:ilvl w:val="0"/>
          <w:numId w:val="5"/>
        </w:numPr>
        <w:tabs>
          <w:tab w:val="left" w:pos="851"/>
        </w:tabs>
        <w:ind w:left="284" w:firstLine="0"/>
        <w:jc w:val="both"/>
        <w:rPr>
          <w:lang w:val="es-ES"/>
        </w:rPr>
      </w:pPr>
      <w:r w:rsidRPr="007B1868">
        <w:rPr>
          <w:lang w:val="es-ES"/>
        </w:rPr>
        <w:t>Desplegar la aplicación en un escenario de producción</w:t>
      </w:r>
      <w:r w:rsidR="005D283C">
        <w:rPr>
          <w:lang w:val="es-ES"/>
        </w:rPr>
        <w:t>.</w:t>
      </w:r>
    </w:p>
    <w:p w14:paraId="32E04595" w14:textId="7F74D68D" w:rsidR="001015D0" w:rsidRPr="007B1868" w:rsidRDefault="001015D0" w:rsidP="001015D0">
      <w:pPr>
        <w:pStyle w:val="Sinespaciado"/>
        <w:numPr>
          <w:ilvl w:val="0"/>
          <w:numId w:val="5"/>
        </w:numPr>
        <w:tabs>
          <w:tab w:val="left" w:pos="851"/>
        </w:tabs>
        <w:ind w:left="284" w:firstLine="0"/>
        <w:jc w:val="both"/>
        <w:rPr>
          <w:lang w:val="es-ES"/>
        </w:rPr>
      </w:pPr>
      <w:r w:rsidRPr="007B1868">
        <w:rPr>
          <w:lang w:val="es-ES"/>
        </w:rPr>
        <w:t>Documentar el trabajo realizado</w:t>
      </w:r>
      <w:r w:rsidR="005D283C">
        <w:rPr>
          <w:lang w:val="es-ES"/>
        </w:rPr>
        <w:t>.</w:t>
      </w:r>
    </w:p>
    <w:p w14:paraId="60DA245E" w14:textId="77777777" w:rsidR="001015D0" w:rsidRPr="007B1868" w:rsidRDefault="001015D0" w:rsidP="00E85CF7"/>
    <w:p w14:paraId="02296D2F" w14:textId="0DC0F1AE" w:rsidR="008A1CE4" w:rsidRPr="007B1868" w:rsidRDefault="001015D0" w:rsidP="00E85CF7">
      <w:r w:rsidRPr="007B1868">
        <w:t xml:space="preserve">Es importante señalar que en este trabajo se persigue elaborar un primer prototipo de esta aplicación y no pretende abordar </w:t>
      </w:r>
      <w:r w:rsidR="007B1868">
        <w:t>aspectos como distribución/streaming de contenido</w:t>
      </w:r>
      <w:r w:rsidRPr="007B1868">
        <w:t>.</w:t>
      </w:r>
      <w:r w:rsidR="009E73B6">
        <w:t xml:space="preserve"> </w:t>
      </w:r>
      <w:r w:rsidR="00D111E2">
        <w:t xml:space="preserve">Se integrarán </w:t>
      </w:r>
      <w:r w:rsidR="009E73B6">
        <w:t>APIs externas (TMDB)</w:t>
      </w:r>
      <w:r w:rsidR="00CB43E0">
        <w:t>, recopilando</w:t>
      </w:r>
      <w:r w:rsidR="009E73B6">
        <w:t xml:space="preserve"> datos para poblar el prototipo.</w:t>
      </w:r>
      <w:r w:rsidRPr="007B1868">
        <w:t xml:space="preserve"> Por otro lado, también se establece como objetivo de este TFG la realización de una memoria en que se describan las principales características del trabajo realizado.</w:t>
      </w:r>
    </w:p>
    <w:p w14:paraId="0A4E5947" w14:textId="77777777" w:rsidR="00723913" w:rsidRPr="007B1868" w:rsidRDefault="00723913" w:rsidP="00723913">
      <w:pPr>
        <w:pStyle w:val="Ttulo2"/>
      </w:pPr>
      <w:bookmarkStart w:id="38" w:name="_Toc222830791"/>
      <w:r w:rsidRPr="007B1868">
        <w:t>Metodología</w:t>
      </w:r>
      <w:bookmarkEnd w:id="38"/>
    </w:p>
    <w:p w14:paraId="477FFBBA" w14:textId="751A7E64" w:rsidR="00E85CF7" w:rsidRPr="007B1868" w:rsidRDefault="00E85CF7" w:rsidP="00E85CF7">
      <w:r w:rsidRPr="007B1868">
        <w:t>A continuación, se enumeran las etapas en las que se ha dividido la realización del TFG. Para cada tarea se establecen las subtareas específicas y los objetivos abordados.</w:t>
      </w:r>
    </w:p>
    <w:p w14:paraId="13E8E14B" w14:textId="77777777" w:rsidR="00E85CF7" w:rsidRPr="007B1868" w:rsidRDefault="00E85CF7" w:rsidP="00E85CF7">
      <w:pPr>
        <w:pStyle w:val="Sinespaciado"/>
        <w:jc w:val="both"/>
        <w:rPr>
          <w:color w:val="000000" w:themeColor="text1"/>
          <w:lang w:val="es-ES"/>
        </w:rPr>
      </w:pPr>
      <w:r w:rsidRPr="007B1868">
        <w:rPr>
          <w:b/>
          <w:bCs/>
          <w:color w:val="000000" w:themeColor="text1"/>
          <w:lang w:val="es-ES"/>
        </w:rPr>
        <w:t>Tarea 1.</w:t>
      </w:r>
      <w:r w:rsidRPr="007B1868">
        <w:rPr>
          <w:color w:val="000000" w:themeColor="text1"/>
          <w:lang w:val="es-ES"/>
        </w:rPr>
        <w:t> Análisis preliminar</w:t>
      </w:r>
    </w:p>
    <w:p w14:paraId="6817C21A" w14:textId="77777777" w:rsidR="00E85CF7" w:rsidRPr="007B1868" w:rsidRDefault="00E85CF7" w:rsidP="00E85CF7">
      <w:pPr>
        <w:pStyle w:val="Sinespaciado"/>
        <w:jc w:val="both"/>
        <w:rPr>
          <w:color w:val="000000" w:themeColor="text1"/>
          <w:lang w:val="es-ES"/>
        </w:rPr>
      </w:pPr>
      <w:r w:rsidRPr="007B1868">
        <w:rPr>
          <w:i/>
          <w:iCs/>
          <w:color w:val="000000" w:themeColor="text1"/>
          <w:lang w:val="es-ES"/>
        </w:rPr>
        <w:t>Objetivo(s): OB1, OB2</w:t>
      </w:r>
    </w:p>
    <w:p w14:paraId="727E40B3" w14:textId="0FB620D3" w:rsidR="00E85CF7" w:rsidRPr="007B1868" w:rsidRDefault="00E85CF7" w:rsidP="00E85CF7">
      <w:pPr>
        <w:pStyle w:val="Sinespaciado"/>
        <w:numPr>
          <w:ilvl w:val="0"/>
          <w:numId w:val="6"/>
        </w:numPr>
        <w:jc w:val="both"/>
        <w:rPr>
          <w:color w:val="000000" w:themeColor="text1"/>
          <w:lang w:val="es-ES"/>
        </w:rPr>
      </w:pPr>
      <w:r w:rsidRPr="007B1868">
        <w:rPr>
          <w:color w:val="000000" w:themeColor="text1"/>
          <w:lang w:val="es-ES"/>
        </w:rPr>
        <w:t xml:space="preserve">Consultar </w:t>
      </w:r>
      <w:r w:rsidR="00E865BB">
        <w:rPr>
          <w:color w:val="000000" w:themeColor="text1"/>
          <w:lang w:val="es-ES"/>
        </w:rPr>
        <w:t>aplicaciones similares en internet.</w:t>
      </w:r>
      <w:r w:rsidRPr="007B1868">
        <w:rPr>
          <w:color w:val="000000" w:themeColor="text1"/>
          <w:lang w:val="es-ES"/>
        </w:rPr>
        <w:t xml:space="preserve"> </w:t>
      </w:r>
    </w:p>
    <w:p w14:paraId="70850A63" w14:textId="5CCD6B46" w:rsidR="00E85CF7" w:rsidRPr="007B1868" w:rsidRDefault="00E85CF7" w:rsidP="00E85CF7">
      <w:pPr>
        <w:pStyle w:val="Sinespaciado"/>
        <w:numPr>
          <w:ilvl w:val="0"/>
          <w:numId w:val="6"/>
        </w:numPr>
        <w:jc w:val="both"/>
        <w:rPr>
          <w:color w:val="000000" w:themeColor="text1"/>
          <w:lang w:val="es-ES"/>
        </w:rPr>
      </w:pPr>
      <w:r w:rsidRPr="007B1868">
        <w:rPr>
          <w:color w:val="000000" w:themeColor="text1"/>
          <w:lang w:val="es-ES"/>
        </w:rPr>
        <w:t xml:space="preserve">Estudiar el estado del arte sobre herramientas para </w:t>
      </w:r>
      <w:r w:rsidRPr="009E73B6">
        <w:rPr>
          <w:color w:val="000000" w:themeColor="text1"/>
          <w:lang w:val="es-ES"/>
        </w:rPr>
        <w:t xml:space="preserve">la gestión </w:t>
      </w:r>
      <w:r w:rsidR="009E73B6">
        <w:rPr>
          <w:color w:val="000000" w:themeColor="text1"/>
          <w:lang w:val="es-ES"/>
        </w:rPr>
        <w:t>de películas y series</w:t>
      </w:r>
      <w:r w:rsidR="004B4958">
        <w:rPr>
          <w:color w:val="000000" w:themeColor="text1"/>
          <w:lang w:val="es-ES"/>
        </w:rPr>
        <w:t xml:space="preserve"> para identificar funcionalidades comunes</w:t>
      </w:r>
      <w:r w:rsidR="009D78AD">
        <w:rPr>
          <w:color w:val="000000" w:themeColor="text1"/>
          <w:lang w:val="es-ES"/>
        </w:rPr>
        <w:t>.</w:t>
      </w:r>
    </w:p>
    <w:p w14:paraId="3AEC5F71" w14:textId="0C5CB984" w:rsidR="00E85CF7" w:rsidRPr="007B1868" w:rsidRDefault="00E85CF7" w:rsidP="00E85CF7">
      <w:pPr>
        <w:pStyle w:val="Sinespaciado"/>
        <w:numPr>
          <w:ilvl w:val="0"/>
          <w:numId w:val="6"/>
        </w:numPr>
        <w:jc w:val="both"/>
        <w:rPr>
          <w:color w:val="000000" w:themeColor="text1"/>
          <w:lang w:val="es-ES"/>
        </w:rPr>
      </w:pPr>
      <w:r w:rsidRPr="007B1868">
        <w:rPr>
          <w:color w:val="000000" w:themeColor="text1"/>
          <w:lang w:val="es-ES"/>
        </w:rPr>
        <w:t xml:space="preserve">Estudiar las tecnologías para el desarrollo de un front-end adaptable (responsivo): </w:t>
      </w:r>
      <w:r w:rsidR="004B4958">
        <w:rPr>
          <w:color w:val="000000" w:themeColor="text1"/>
          <w:lang w:val="es-ES"/>
        </w:rPr>
        <w:t>React, TypeScript, Tailwind CSS</w:t>
      </w:r>
      <w:r w:rsidR="009E7BE6">
        <w:rPr>
          <w:color w:val="000000" w:themeColor="text1"/>
          <w:lang w:val="es-ES"/>
        </w:rPr>
        <w:t>.</w:t>
      </w:r>
    </w:p>
    <w:p w14:paraId="1916460C" w14:textId="5ECB3E1E" w:rsidR="00E85CF7" w:rsidRPr="007B1868" w:rsidRDefault="00E85CF7" w:rsidP="00E85CF7">
      <w:pPr>
        <w:pStyle w:val="Sinespaciado"/>
        <w:numPr>
          <w:ilvl w:val="0"/>
          <w:numId w:val="6"/>
        </w:numPr>
        <w:jc w:val="both"/>
        <w:rPr>
          <w:color w:val="000000" w:themeColor="text1"/>
          <w:lang w:val="es-ES"/>
        </w:rPr>
      </w:pPr>
      <w:r w:rsidRPr="007B1868">
        <w:rPr>
          <w:color w:val="000000" w:themeColor="text1"/>
          <w:lang w:val="es-ES"/>
        </w:rPr>
        <w:t xml:space="preserve"> Estudiar las tecnologías para el desarrollo del back-end:</w:t>
      </w:r>
      <w:r w:rsidR="00944BFF">
        <w:rPr>
          <w:color w:val="000000" w:themeColor="text1"/>
          <w:lang w:val="es-ES"/>
        </w:rPr>
        <w:t xml:space="preserve"> Java, Spring,</w:t>
      </w:r>
      <w:r w:rsidR="004B4958">
        <w:rPr>
          <w:color w:val="000000" w:themeColor="text1"/>
          <w:lang w:val="es-ES"/>
        </w:rPr>
        <w:t xml:space="preserve"> </w:t>
      </w:r>
      <w:r w:rsidRPr="007B1868">
        <w:rPr>
          <w:color w:val="000000" w:themeColor="text1"/>
          <w:lang w:val="es-ES"/>
        </w:rPr>
        <w:t>servicios REST</w:t>
      </w:r>
      <w:r w:rsidR="009E7BE6">
        <w:rPr>
          <w:color w:val="000000" w:themeColor="text1"/>
          <w:lang w:val="es-ES"/>
        </w:rPr>
        <w:t>.</w:t>
      </w:r>
    </w:p>
    <w:p w14:paraId="068A0597" w14:textId="004869DB" w:rsidR="00E85CF7" w:rsidRPr="007B1868" w:rsidRDefault="00E85CF7" w:rsidP="00E85CF7">
      <w:pPr>
        <w:pStyle w:val="Sinespaciado"/>
        <w:numPr>
          <w:ilvl w:val="0"/>
          <w:numId w:val="6"/>
        </w:numPr>
        <w:jc w:val="both"/>
        <w:rPr>
          <w:color w:val="000000" w:themeColor="text1"/>
          <w:lang w:val="es-ES"/>
        </w:rPr>
      </w:pPr>
      <w:r w:rsidRPr="007B1868">
        <w:rPr>
          <w:color w:val="000000" w:themeColor="text1"/>
          <w:lang w:val="es-ES"/>
        </w:rPr>
        <w:t xml:space="preserve"> Estudiar herramientas y librerías que puedan ser útiles para el trabajo</w:t>
      </w:r>
      <w:r w:rsidR="009E7BE6">
        <w:rPr>
          <w:color w:val="000000" w:themeColor="text1"/>
          <w:lang w:val="es-ES"/>
        </w:rPr>
        <w:t>.</w:t>
      </w:r>
    </w:p>
    <w:p w14:paraId="7805336A" w14:textId="77777777" w:rsidR="00E85CF7" w:rsidRPr="007B1868" w:rsidRDefault="00E85CF7" w:rsidP="00E85CF7">
      <w:pPr>
        <w:pStyle w:val="Sinespaciado"/>
        <w:jc w:val="both"/>
        <w:rPr>
          <w:color w:val="000000" w:themeColor="text1"/>
          <w:lang w:val="es-ES"/>
        </w:rPr>
      </w:pPr>
    </w:p>
    <w:p w14:paraId="7A92673C" w14:textId="77777777" w:rsidR="00E85CF7" w:rsidRPr="007B1868" w:rsidRDefault="00E85CF7" w:rsidP="00E85CF7">
      <w:pPr>
        <w:pStyle w:val="Sinespaciado"/>
        <w:jc w:val="both"/>
        <w:rPr>
          <w:color w:val="000000" w:themeColor="text1"/>
          <w:lang w:val="es-ES"/>
        </w:rPr>
      </w:pPr>
      <w:r w:rsidRPr="007B1868">
        <w:rPr>
          <w:b/>
          <w:color w:val="000000" w:themeColor="text1"/>
          <w:lang w:val="es-ES"/>
        </w:rPr>
        <w:t xml:space="preserve">Tarea 2. </w:t>
      </w:r>
      <w:r w:rsidRPr="007B1868">
        <w:rPr>
          <w:color w:val="000000" w:themeColor="text1"/>
          <w:lang w:val="es-ES"/>
        </w:rPr>
        <w:t>Análisis y diseño del sistema</w:t>
      </w:r>
    </w:p>
    <w:p w14:paraId="5D8F6135" w14:textId="77777777" w:rsidR="00E85CF7" w:rsidRPr="007B1868" w:rsidRDefault="00E85CF7" w:rsidP="00E85CF7">
      <w:pPr>
        <w:pStyle w:val="Sinespaciado"/>
        <w:jc w:val="both"/>
        <w:rPr>
          <w:i/>
          <w:iCs/>
          <w:color w:val="000000" w:themeColor="text1"/>
          <w:lang w:val="es-ES"/>
        </w:rPr>
      </w:pPr>
      <w:r w:rsidRPr="007B1868">
        <w:rPr>
          <w:i/>
          <w:iCs/>
          <w:color w:val="000000" w:themeColor="text1"/>
          <w:lang w:val="es-ES"/>
        </w:rPr>
        <w:t>Objetivo(s): OB2, OB3</w:t>
      </w:r>
    </w:p>
    <w:p w14:paraId="60910432" w14:textId="19649C4F" w:rsidR="00E85CF7" w:rsidRPr="007B1868" w:rsidRDefault="00E85CF7" w:rsidP="00E85CF7">
      <w:pPr>
        <w:pStyle w:val="Sinespaciado"/>
        <w:numPr>
          <w:ilvl w:val="0"/>
          <w:numId w:val="7"/>
        </w:numPr>
        <w:jc w:val="both"/>
        <w:rPr>
          <w:color w:val="000000" w:themeColor="text1"/>
          <w:lang w:val="es-ES"/>
        </w:rPr>
      </w:pPr>
      <w:r w:rsidRPr="007B1868">
        <w:rPr>
          <w:color w:val="000000" w:themeColor="text1"/>
          <w:lang w:val="es-ES"/>
        </w:rPr>
        <w:t xml:space="preserve"> Definir el alcance del sistema</w:t>
      </w:r>
      <w:r w:rsidR="009E7BE6">
        <w:rPr>
          <w:color w:val="000000" w:themeColor="text1"/>
          <w:lang w:val="es-ES"/>
        </w:rPr>
        <w:t>.</w:t>
      </w:r>
    </w:p>
    <w:p w14:paraId="365AD91E" w14:textId="5596D59A" w:rsidR="00E85CF7" w:rsidRPr="007B1868" w:rsidRDefault="00E85CF7" w:rsidP="00E85CF7">
      <w:pPr>
        <w:pStyle w:val="Sinespaciado"/>
        <w:numPr>
          <w:ilvl w:val="0"/>
          <w:numId w:val="7"/>
        </w:numPr>
        <w:jc w:val="both"/>
        <w:rPr>
          <w:color w:val="000000" w:themeColor="text1"/>
          <w:lang w:val="es-ES"/>
        </w:rPr>
      </w:pPr>
      <w:r w:rsidRPr="007B1868">
        <w:rPr>
          <w:color w:val="000000" w:themeColor="text1"/>
          <w:lang w:val="es-ES"/>
        </w:rPr>
        <w:t xml:space="preserve"> Establecer los requisitos funcionales y no funcionales del sistema</w:t>
      </w:r>
      <w:r w:rsidR="009E7BE6">
        <w:rPr>
          <w:color w:val="000000" w:themeColor="text1"/>
          <w:lang w:val="es-ES"/>
        </w:rPr>
        <w:t>.</w:t>
      </w:r>
    </w:p>
    <w:p w14:paraId="56481D67" w14:textId="0E04BCA9" w:rsidR="00E85CF7" w:rsidRPr="007B1868" w:rsidRDefault="00E85CF7" w:rsidP="00E85CF7">
      <w:pPr>
        <w:pStyle w:val="Sinespaciado"/>
        <w:numPr>
          <w:ilvl w:val="0"/>
          <w:numId w:val="7"/>
        </w:numPr>
        <w:jc w:val="both"/>
        <w:rPr>
          <w:color w:val="000000" w:themeColor="text1"/>
          <w:lang w:val="es-ES"/>
        </w:rPr>
      </w:pPr>
      <w:r w:rsidRPr="007B1868">
        <w:rPr>
          <w:color w:val="000000" w:themeColor="text1"/>
          <w:lang w:val="es-ES"/>
        </w:rPr>
        <w:t xml:space="preserve"> Diseñar la base de datos del sistema</w:t>
      </w:r>
      <w:r w:rsidR="009E7BE6">
        <w:rPr>
          <w:color w:val="000000" w:themeColor="text1"/>
          <w:lang w:val="es-ES"/>
        </w:rPr>
        <w:t>.</w:t>
      </w:r>
    </w:p>
    <w:p w14:paraId="279CD987" w14:textId="0BBB1481" w:rsidR="00E85CF7" w:rsidRPr="007B1868" w:rsidRDefault="00E85CF7" w:rsidP="00E85CF7">
      <w:pPr>
        <w:pStyle w:val="Sinespaciado"/>
        <w:numPr>
          <w:ilvl w:val="0"/>
          <w:numId w:val="7"/>
        </w:numPr>
        <w:jc w:val="both"/>
        <w:rPr>
          <w:color w:val="000000" w:themeColor="text1"/>
          <w:lang w:val="es-ES"/>
        </w:rPr>
      </w:pPr>
      <w:r w:rsidRPr="007B1868">
        <w:rPr>
          <w:color w:val="000000" w:themeColor="text1"/>
          <w:lang w:val="es-ES"/>
        </w:rPr>
        <w:t xml:space="preserve"> Diseñar el componente back-end del sistema a partir de servicios REST</w:t>
      </w:r>
      <w:r w:rsidR="009E7BE6">
        <w:rPr>
          <w:color w:val="000000" w:themeColor="text1"/>
          <w:lang w:val="es-ES"/>
        </w:rPr>
        <w:t>.</w:t>
      </w:r>
    </w:p>
    <w:p w14:paraId="4751D31B" w14:textId="4B9A2880" w:rsidR="00E85CF7" w:rsidRPr="007B1868" w:rsidRDefault="00E85CF7" w:rsidP="00E85CF7">
      <w:pPr>
        <w:pStyle w:val="Sinespaciado"/>
        <w:numPr>
          <w:ilvl w:val="0"/>
          <w:numId w:val="7"/>
        </w:numPr>
        <w:jc w:val="both"/>
        <w:rPr>
          <w:color w:val="000000" w:themeColor="text1"/>
          <w:lang w:val="es-ES"/>
        </w:rPr>
      </w:pPr>
      <w:r w:rsidRPr="007B1868">
        <w:rPr>
          <w:color w:val="000000" w:themeColor="text1"/>
          <w:lang w:val="es-ES"/>
        </w:rPr>
        <w:t xml:space="preserve"> Diseñar el componente front-end del sistema siguiendo un modelo responsivo</w:t>
      </w:r>
      <w:r w:rsidR="009E7BE6">
        <w:rPr>
          <w:color w:val="000000" w:themeColor="text1"/>
          <w:lang w:val="es-ES"/>
        </w:rPr>
        <w:t>.</w:t>
      </w:r>
    </w:p>
    <w:p w14:paraId="291C7C17" w14:textId="77777777" w:rsidR="00E85CF7" w:rsidRPr="007B1868" w:rsidRDefault="00E85CF7" w:rsidP="00E85CF7">
      <w:pPr>
        <w:pStyle w:val="Sinespaciado"/>
        <w:jc w:val="both"/>
        <w:rPr>
          <w:b/>
          <w:color w:val="000000" w:themeColor="text1"/>
          <w:lang w:val="es-ES"/>
        </w:rPr>
      </w:pPr>
    </w:p>
    <w:p w14:paraId="44D14A8F" w14:textId="77777777" w:rsidR="00E85CF7" w:rsidRPr="007B1868" w:rsidRDefault="00E85CF7" w:rsidP="00E85CF7">
      <w:pPr>
        <w:pStyle w:val="Sinespaciado"/>
        <w:jc w:val="both"/>
        <w:rPr>
          <w:color w:val="000000" w:themeColor="text1"/>
          <w:lang w:val="es-ES"/>
        </w:rPr>
      </w:pPr>
      <w:r w:rsidRPr="007B1868">
        <w:rPr>
          <w:b/>
          <w:color w:val="000000" w:themeColor="text1"/>
          <w:lang w:val="es-ES"/>
        </w:rPr>
        <w:t xml:space="preserve">Tarea 3. </w:t>
      </w:r>
      <w:r w:rsidRPr="007B1868">
        <w:rPr>
          <w:color w:val="000000" w:themeColor="text1"/>
          <w:lang w:val="es-ES"/>
        </w:rPr>
        <w:t>Desarrollo del sistema</w:t>
      </w:r>
    </w:p>
    <w:p w14:paraId="2C261F60" w14:textId="77777777" w:rsidR="00E85CF7" w:rsidRPr="007B1868" w:rsidRDefault="00E85CF7" w:rsidP="00E85CF7">
      <w:pPr>
        <w:pStyle w:val="Sinespaciado"/>
        <w:jc w:val="both"/>
        <w:rPr>
          <w:color w:val="000000" w:themeColor="text1"/>
          <w:lang w:val="es-ES"/>
        </w:rPr>
      </w:pPr>
      <w:r w:rsidRPr="007B1868">
        <w:rPr>
          <w:i/>
          <w:iCs/>
          <w:color w:val="000000" w:themeColor="text1"/>
          <w:lang w:val="es-ES"/>
        </w:rPr>
        <w:t>Objetivo(s): OB3</w:t>
      </w:r>
    </w:p>
    <w:p w14:paraId="4D8E6E08" w14:textId="071D9A0D" w:rsidR="00E85CF7" w:rsidRPr="007B1868" w:rsidRDefault="00E85CF7" w:rsidP="00E85CF7">
      <w:pPr>
        <w:pStyle w:val="Sinespaciado"/>
        <w:numPr>
          <w:ilvl w:val="0"/>
          <w:numId w:val="8"/>
        </w:numPr>
        <w:jc w:val="both"/>
        <w:rPr>
          <w:color w:val="000000" w:themeColor="text1"/>
          <w:lang w:val="es-ES"/>
        </w:rPr>
      </w:pPr>
      <w:r w:rsidRPr="007B1868">
        <w:rPr>
          <w:color w:val="000000" w:themeColor="text1"/>
          <w:lang w:val="es-ES"/>
        </w:rPr>
        <w:t>Crear el esquema de la base de datos</w:t>
      </w:r>
      <w:r w:rsidR="009E7BE6">
        <w:rPr>
          <w:color w:val="000000" w:themeColor="text1"/>
          <w:lang w:val="es-ES"/>
        </w:rPr>
        <w:t>.</w:t>
      </w:r>
    </w:p>
    <w:p w14:paraId="6C1FFFAC" w14:textId="7A2C88B6" w:rsidR="00E85CF7" w:rsidRPr="007B1868" w:rsidRDefault="00E85CF7" w:rsidP="00E85CF7">
      <w:pPr>
        <w:pStyle w:val="Sinespaciado"/>
        <w:numPr>
          <w:ilvl w:val="0"/>
          <w:numId w:val="8"/>
        </w:numPr>
        <w:jc w:val="both"/>
        <w:rPr>
          <w:color w:val="000000" w:themeColor="text1"/>
          <w:lang w:val="es-ES"/>
        </w:rPr>
      </w:pPr>
      <w:r w:rsidRPr="007B1868">
        <w:rPr>
          <w:color w:val="000000" w:themeColor="text1"/>
          <w:lang w:val="es-ES"/>
        </w:rPr>
        <w:lastRenderedPageBreak/>
        <w:t>Desarrollar los servicios que constituyen la lógica de negocio (back-end)</w:t>
      </w:r>
      <w:r w:rsidR="009E7BE6">
        <w:rPr>
          <w:color w:val="000000" w:themeColor="text1"/>
          <w:lang w:val="es-ES"/>
        </w:rPr>
        <w:t>.</w:t>
      </w:r>
    </w:p>
    <w:p w14:paraId="22A0505D" w14:textId="1622F440" w:rsidR="00E85CF7" w:rsidRPr="007B1868" w:rsidRDefault="00E85CF7" w:rsidP="00E85CF7">
      <w:pPr>
        <w:pStyle w:val="Sinespaciado"/>
        <w:numPr>
          <w:ilvl w:val="0"/>
          <w:numId w:val="8"/>
        </w:numPr>
        <w:jc w:val="both"/>
        <w:rPr>
          <w:color w:val="000000" w:themeColor="text1"/>
          <w:lang w:val="es-ES"/>
        </w:rPr>
      </w:pPr>
      <w:r w:rsidRPr="007B1868">
        <w:rPr>
          <w:color w:val="000000" w:themeColor="text1"/>
          <w:lang w:val="es-ES"/>
        </w:rPr>
        <w:t>Desarrollar los componentes que constituyen la interfaz de usuario adaptable (responsive) (front-end)</w:t>
      </w:r>
      <w:r w:rsidR="009E7BE6">
        <w:rPr>
          <w:color w:val="000000" w:themeColor="text1"/>
          <w:lang w:val="es-ES"/>
        </w:rPr>
        <w:t>.</w:t>
      </w:r>
    </w:p>
    <w:p w14:paraId="7B37C265" w14:textId="4AE97B73" w:rsidR="00E85CF7" w:rsidRPr="007B1868" w:rsidRDefault="00E85CF7" w:rsidP="00E85CF7">
      <w:pPr>
        <w:pStyle w:val="Sinespaciado"/>
        <w:numPr>
          <w:ilvl w:val="0"/>
          <w:numId w:val="8"/>
        </w:numPr>
        <w:jc w:val="both"/>
        <w:rPr>
          <w:color w:val="000000" w:themeColor="text1"/>
          <w:lang w:val="es-ES"/>
        </w:rPr>
      </w:pPr>
      <w:r w:rsidRPr="007B1868">
        <w:rPr>
          <w:color w:val="000000" w:themeColor="text1"/>
          <w:lang w:val="es-ES"/>
        </w:rPr>
        <w:t>Conectar el front-end y el back-end</w:t>
      </w:r>
      <w:r w:rsidR="009E7BE6">
        <w:rPr>
          <w:color w:val="000000" w:themeColor="text1"/>
          <w:lang w:val="es-ES"/>
        </w:rPr>
        <w:t>.</w:t>
      </w:r>
    </w:p>
    <w:p w14:paraId="252988E4" w14:textId="77777777" w:rsidR="00E85CF7" w:rsidRPr="007B1868" w:rsidRDefault="00E85CF7" w:rsidP="00E85CF7">
      <w:pPr>
        <w:pStyle w:val="Sinespaciado"/>
        <w:jc w:val="both"/>
        <w:rPr>
          <w:color w:val="000000" w:themeColor="text1"/>
          <w:lang w:val="es-ES"/>
        </w:rPr>
      </w:pPr>
    </w:p>
    <w:p w14:paraId="45755165" w14:textId="77777777" w:rsidR="00E85CF7" w:rsidRPr="007B1868" w:rsidRDefault="00E85CF7" w:rsidP="00E85CF7">
      <w:pPr>
        <w:pStyle w:val="Sinespaciado"/>
        <w:jc w:val="both"/>
        <w:rPr>
          <w:color w:val="000000" w:themeColor="text1"/>
          <w:lang w:val="es-ES"/>
        </w:rPr>
      </w:pPr>
      <w:r w:rsidRPr="007B1868">
        <w:rPr>
          <w:b/>
          <w:color w:val="000000" w:themeColor="text1"/>
          <w:lang w:val="es-ES"/>
        </w:rPr>
        <w:t xml:space="preserve">Tarea 4. </w:t>
      </w:r>
      <w:r w:rsidRPr="007B1868">
        <w:rPr>
          <w:color w:val="000000" w:themeColor="text1"/>
          <w:lang w:val="es-ES"/>
        </w:rPr>
        <w:t>Verificación y validación</w:t>
      </w:r>
    </w:p>
    <w:p w14:paraId="40C05CDE" w14:textId="77777777" w:rsidR="00E85CF7" w:rsidRPr="007B1868" w:rsidRDefault="00E85CF7" w:rsidP="00E85CF7">
      <w:pPr>
        <w:pStyle w:val="Sinespaciado"/>
        <w:jc w:val="both"/>
        <w:rPr>
          <w:color w:val="000000" w:themeColor="text1"/>
          <w:lang w:val="es-ES"/>
        </w:rPr>
      </w:pPr>
      <w:r w:rsidRPr="007B1868">
        <w:rPr>
          <w:i/>
          <w:iCs/>
          <w:color w:val="000000" w:themeColor="text1"/>
          <w:lang w:val="es-ES"/>
        </w:rPr>
        <w:t>Objetivo(s): OB3, OB4</w:t>
      </w:r>
    </w:p>
    <w:p w14:paraId="2EB78DEF" w14:textId="25223252" w:rsidR="00E85CF7" w:rsidRPr="007B1868" w:rsidRDefault="00E85CF7" w:rsidP="00E85CF7">
      <w:pPr>
        <w:pStyle w:val="Sinespaciado"/>
        <w:numPr>
          <w:ilvl w:val="0"/>
          <w:numId w:val="9"/>
        </w:numPr>
        <w:jc w:val="both"/>
        <w:rPr>
          <w:color w:val="000000" w:themeColor="text1"/>
          <w:lang w:val="es-ES"/>
        </w:rPr>
      </w:pPr>
      <w:r w:rsidRPr="007B1868">
        <w:rPr>
          <w:color w:val="000000" w:themeColor="text1"/>
          <w:lang w:val="es-ES"/>
        </w:rPr>
        <w:t>Verificar el sistema frente a los requisitos especificados</w:t>
      </w:r>
      <w:r w:rsidR="009E7BE6">
        <w:rPr>
          <w:color w:val="000000" w:themeColor="text1"/>
          <w:lang w:val="es-ES"/>
        </w:rPr>
        <w:t>.</w:t>
      </w:r>
    </w:p>
    <w:p w14:paraId="52CCE922" w14:textId="29BC7CA0" w:rsidR="00E85CF7" w:rsidRPr="007B1868" w:rsidRDefault="00E85CF7" w:rsidP="00E85CF7">
      <w:pPr>
        <w:pStyle w:val="Sinespaciado"/>
        <w:numPr>
          <w:ilvl w:val="0"/>
          <w:numId w:val="9"/>
        </w:numPr>
        <w:jc w:val="both"/>
        <w:rPr>
          <w:color w:val="000000" w:themeColor="text1"/>
          <w:lang w:val="es-ES"/>
        </w:rPr>
      </w:pPr>
      <w:r w:rsidRPr="007B1868">
        <w:rPr>
          <w:color w:val="000000" w:themeColor="text1"/>
          <w:lang w:val="es-ES"/>
        </w:rPr>
        <w:t>Definir los casos de prueba</w:t>
      </w:r>
      <w:r w:rsidR="009E7BE6">
        <w:rPr>
          <w:color w:val="000000" w:themeColor="text1"/>
          <w:lang w:val="es-ES"/>
        </w:rPr>
        <w:t>.</w:t>
      </w:r>
    </w:p>
    <w:p w14:paraId="1A1898FE" w14:textId="78EA71AD" w:rsidR="00E85CF7" w:rsidRPr="007B1868" w:rsidRDefault="00E85CF7" w:rsidP="00E85CF7">
      <w:pPr>
        <w:pStyle w:val="Sinespaciado"/>
        <w:numPr>
          <w:ilvl w:val="0"/>
          <w:numId w:val="9"/>
        </w:numPr>
        <w:jc w:val="both"/>
        <w:rPr>
          <w:color w:val="000000" w:themeColor="text1"/>
          <w:lang w:val="es-ES"/>
        </w:rPr>
      </w:pPr>
      <w:r w:rsidRPr="007B1868">
        <w:rPr>
          <w:color w:val="000000" w:themeColor="text1"/>
          <w:lang w:val="es-ES"/>
        </w:rPr>
        <w:t>Poblar la base de datos con conjunto de datos necesarios para las pruebas</w:t>
      </w:r>
      <w:r w:rsidR="009E7BE6">
        <w:rPr>
          <w:color w:val="000000" w:themeColor="text1"/>
          <w:lang w:val="es-ES"/>
        </w:rPr>
        <w:t>.</w:t>
      </w:r>
    </w:p>
    <w:p w14:paraId="3CB2015F" w14:textId="526AAD26" w:rsidR="00E85CF7" w:rsidRPr="007B1868" w:rsidRDefault="00E85CF7" w:rsidP="00E85CF7">
      <w:pPr>
        <w:pStyle w:val="Sinespaciado"/>
        <w:numPr>
          <w:ilvl w:val="0"/>
          <w:numId w:val="9"/>
        </w:numPr>
        <w:jc w:val="both"/>
        <w:rPr>
          <w:color w:val="000000" w:themeColor="text1"/>
          <w:lang w:val="es-ES"/>
        </w:rPr>
      </w:pPr>
      <w:r w:rsidRPr="007B1868">
        <w:rPr>
          <w:color w:val="000000" w:themeColor="text1"/>
          <w:lang w:val="es-ES"/>
        </w:rPr>
        <w:t>Validar el sistema a partir de los casos de prueba definidos</w:t>
      </w:r>
      <w:r w:rsidR="009E7BE6">
        <w:rPr>
          <w:color w:val="000000" w:themeColor="text1"/>
          <w:lang w:val="es-ES"/>
        </w:rPr>
        <w:t>.</w:t>
      </w:r>
    </w:p>
    <w:p w14:paraId="13EB5CBA" w14:textId="68AF09D6" w:rsidR="00E85CF7" w:rsidRPr="007B1868" w:rsidRDefault="00E85CF7" w:rsidP="00E85CF7">
      <w:pPr>
        <w:pStyle w:val="Sinespaciado"/>
        <w:numPr>
          <w:ilvl w:val="0"/>
          <w:numId w:val="9"/>
        </w:numPr>
        <w:jc w:val="both"/>
        <w:rPr>
          <w:color w:val="000000" w:themeColor="text1"/>
          <w:lang w:val="es-ES"/>
        </w:rPr>
      </w:pPr>
      <w:r w:rsidRPr="007B1868">
        <w:rPr>
          <w:color w:val="000000" w:themeColor="text1"/>
          <w:lang w:val="es-ES"/>
        </w:rPr>
        <w:t>Desplegar el sistema en un entorno de producción</w:t>
      </w:r>
      <w:r w:rsidR="009E7BE6">
        <w:rPr>
          <w:color w:val="000000" w:themeColor="text1"/>
          <w:lang w:val="es-ES"/>
        </w:rPr>
        <w:t>.</w:t>
      </w:r>
    </w:p>
    <w:p w14:paraId="08F0A590" w14:textId="77777777" w:rsidR="00E85CF7" w:rsidRPr="007B1868" w:rsidRDefault="00E85CF7" w:rsidP="00E85CF7">
      <w:pPr>
        <w:pStyle w:val="Sinespaciado"/>
        <w:jc w:val="both"/>
        <w:rPr>
          <w:color w:val="000000" w:themeColor="text1"/>
          <w:lang w:val="es-ES"/>
        </w:rPr>
      </w:pPr>
    </w:p>
    <w:p w14:paraId="130C2F20" w14:textId="77777777" w:rsidR="00E85CF7" w:rsidRPr="007B1868" w:rsidRDefault="00E85CF7" w:rsidP="00E85CF7">
      <w:pPr>
        <w:pStyle w:val="Sinespaciado"/>
        <w:jc w:val="both"/>
        <w:rPr>
          <w:color w:val="000000" w:themeColor="text1"/>
          <w:lang w:val="es-ES"/>
        </w:rPr>
      </w:pPr>
      <w:r w:rsidRPr="007B1868">
        <w:rPr>
          <w:b/>
          <w:color w:val="000000" w:themeColor="text1"/>
          <w:lang w:val="es-ES"/>
        </w:rPr>
        <w:t xml:space="preserve">Tarea 5. </w:t>
      </w:r>
      <w:r w:rsidRPr="007B1868">
        <w:rPr>
          <w:color w:val="000000" w:themeColor="text1"/>
          <w:lang w:val="es-ES"/>
        </w:rPr>
        <w:t>Documentación del sistema</w:t>
      </w:r>
    </w:p>
    <w:p w14:paraId="55789FBD" w14:textId="77777777" w:rsidR="00E85CF7" w:rsidRPr="007B1868" w:rsidRDefault="00E85CF7" w:rsidP="00E85CF7">
      <w:pPr>
        <w:pStyle w:val="Sinespaciado"/>
        <w:jc w:val="both"/>
        <w:rPr>
          <w:i/>
          <w:iCs/>
          <w:color w:val="000000" w:themeColor="text1"/>
          <w:lang w:val="es-ES"/>
        </w:rPr>
      </w:pPr>
      <w:r w:rsidRPr="007B1868">
        <w:rPr>
          <w:i/>
          <w:iCs/>
          <w:color w:val="000000" w:themeColor="text1"/>
          <w:lang w:val="es-ES"/>
        </w:rPr>
        <w:t>Objetivo(s): OB5</w:t>
      </w:r>
    </w:p>
    <w:p w14:paraId="0F94E995" w14:textId="48BB6906" w:rsidR="00E85CF7" w:rsidRPr="007B1868" w:rsidRDefault="00E85CF7" w:rsidP="00E85CF7">
      <w:pPr>
        <w:pStyle w:val="Sinespaciado"/>
        <w:numPr>
          <w:ilvl w:val="0"/>
          <w:numId w:val="10"/>
        </w:numPr>
        <w:jc w:val="both"/>
        <w:rPr>
          <w:color w:val="000000" w:themeColor="text1"/>
          <w:lang w:val="es-ES"/>
        </w:rPr>
      </w:pPr>
      <w:r w:rsidRPr="007B1868">
        <w:rPr>
          <w:color w:val="000000" w:themeColor="text1"/>
          <w:lang w:val="es-ES"/>
        </w:rPr>
        <w:t>Reuniones periódicas con el tutor para revisar el estado del Trabajo Fin de Grado</w:t>
      </w:r>
      <w:r w:rsidR="009E7BE6">
        <w:rPr>
          <w:color w:val="000000" w:themeColor="text1"/>
          <w:lang w:val="es-ES"/>
        </w:rPr>
        <w:t>.</w:t>
      </w:r>
    </w:p>
    <w:p w14:paraId="5ED1BD63" w14:textId="3F41E1BB" w:rsidR="00E85CF7" w:rsidRPr="007B1868" w:rsidRDefault="00E85CF7" w:rsidP="00E85CF7">
      <w:pPr>
        <w:pStyle w:val="Sinespaciado"/>
        <w:numPr>
          <w:ilvl w:val="0"/>
          <w:numId w:val="10"/>
        </w:numPr>
        <w:jc w:val="both"/>
        <w:rPr>
          <w:color w:val="000000" w:themeColor="text1"/>
          <w:lang w:val="es-ES"/>
        </w:rPr>
      </w:pPr>
      <w:r w:rsidRPr="007B1868">
        <w:rPr>
          <w:color w:val="000000" w:themeColor="text1"/>
          <w:lang w:val="es-ES"/>
        </w:rPr>
        <w:t>Documentar internamente cada uno de los componentes software desarrollados</w:t>
      </w:r>
      <w:r w:rsidR="009E7BE6">
        <w:rPr>
          <w:color w:val="000000" w:themeColor="text1"/>
          <w:lang w:val="es-ES"/>
        </w:rPr>
        <w:t>.</w:t>
      </w:r>
    </w:p>
    <w:p w14:paraId="2F5B6B03" w14:textId="733C5E41" w:rsidR="00E85CF7" w:rsidRPr="007B1868" w:rsidRDefault="00E85CF7" w:rsidP="00E85CF7">
      <w:pPr>
        <w:pStyle w:val="Sinespaciado"/>
        <w:numPr>
          <w:ilvl w:val="0"/>
          <w:numId w:val="10"/>
        </w:numPr>
        <w:jc w:val="both"/>
        <w:rPr>
          <w:color w:val="000000" w:themeColor="text1"/>
          <w:lang w:val="es-ES"/>
        </w:rPr>
      </w:pPr>
      <w:r w:rsidRPr="007B1868">
        <w:rPr>
          <w:color w:val="000000" w:themeColor="text1"/>
          <w:lang w:val="es-ES"/>
        </w:rPr>
        <w:t>Elaborar la memoria del Trabajo Fin de Grado</w:t>
      </w:r>
      <w:r w:rsidR="009E7BE6">
        <w:rPr>
          <w:color w:val="000000" w:themeColor="text1"/>
          <w:lang w:val="es-ES"/>
        </w:rPr>
        <w:t>.</w:t>
      </w:r>
    </w:p>
    <w:p w14:paraId="61252914" w14:textId="07870FA2" w:rsidR="00E85CF7" w:rsidRPr="007B1868" w:rsidRDefault="00E85CF7" w:rsidP="00E85CF7">
      <w:pPr>
        <w:pStyle w:val="Sinespaciado"/>
        <w:numPr>
          <w:ilvl w:val="0"/>
          <w:numId w:val="10"/>
        </w:numPr>
        <w:jc w:val="both"/>
        <w:rPr>
          <w:color w:val="000000" w:themeColor="text1"/>
          <w:lang w:val="es-ES"/>
        </w:rPr>
      </w:pPr>
      <w:r w:rsidRPr="007B1868">
        <w:rPr>
          <w:color w:val="000000" w:themeColor="text1"/>
          <w:lang w:val="es-ES"/>
        </w:rPr>
        <w:t>Elaborar la presentación del Trabajo Fin de Grado</w:t>
      </w:r>
      <w:r w:rsidR="009E7BE6">
        <w:rPr>
          <w:color w:val="000000" w:themeColor="text1"/>
          <w:lang w:val="es-ES"/>
        </w:rPr>
        <w:t>.</w:t>
      </w:r>
    </w:p>
    <w:p w14:paraId="69A5E00C" w14:textId="77777777" w:rsidR="00E85CF7" w:rsidRPr="007B1868" w:rsidRDefault="00E85CF7" w:rsidP="00E85CF7">
      <w:pPr>
        <w:pStyle w:val="Sinespaciado"/>
        <w:jc w:val="both"/>
        <w:rPr>
          <w:color w:val="000000" w:themeColor="text1"/>
          <w:lang w:val="es-ES"/>
        </w:rPr>
      </w:pPr>
    </w:p>
    <w:p w14:paraId="2D39F5FB" w14:textId="53E6E08F" w:rsidR="00E85CF7" w:rsidRPr="001D33C7" w:rsidRDefault="00E85CF7" w:rsidP="001D33C7">
      <w:pPr>
        <w:rPr>
          <w:color w:val="000000" w:themeColor="text1"/>
        </w:rPr>
      </w:pPr>
      <w:r w:rsidRPr="007B1868">
        <w:t xml:space="preserve">En la </w:t>
      </w:r>
      <w:r w:rsidR="001D33C7">
        <w:fldChar w:fldCharType="begin"/>
      </w:r>
      <w:r w:rsidR="001D33C7">
        <w:instrText xml:space="preserve"> REF _Ref213710535 \h </w:instrText>
      </w:r>
      <w:r w:rsidR="001D33C7">
        <w:fldChar w:fldCharType="separate"/>
      </w:r>
      <w:r w:rsidR="001D33C7">
        <w:t xml:space="preserve">Tabla </w:t>
      </w:r>
      <w:r w:rsidR="001D33C7">
        <w:rPr>
          <w:noProof/>
        </w:rPr>
        <w:t>2</w:t>
      </w:r>
      <w:r w:rsidR="001D33C7">
        <w:fldChar w:fldCharType="end"/>
      </w:r>
      <w:r w:rsidRPr="007B1868">
        <w:t xml:space="preserve"> se muestra</w:t>
      </w:r>
      <w:r w:rsidR="007B2FF3">
        <w:t xml:space="preserve"> la planificación mensual para las distintas tareas y subtareas a realizar</w:t>
      </w:r>
      <w:r w:rsidRPr="007B1868">
        <w:t xml:space="preserve">, mientras que en la </w:t>
      </w:r>
      <w:r w:rsidR="001D33C7">
        <w:fldChar w:fldCharType="begin"/>
      </w:r>
      <w:r w:rsidR="001D33C7">
        <w:instrText xml:space="preserve"> REF _Ref213710542 \h </w:instrText>
      </w:r>
      <w:r w:rsidR="001D33C7">
        <w:fldChar w:fldCharType="separate"/>
      </w:r>
      <w:r w:rsidR="001D33C7">
        <w:t xml:space="preserve">Tabla </w:t>
      </w:r>
      <w:r w:rsidR="001D33C7">
        <w:rPr>
          <w:noProof/>
        </w:rPr>
        <w:t>3</w:t>
      </w:r>
      <w:r w:rsidR="001D33C7">
        <w:fldChar w:fldCharType="end"/>
      </w:r>
      <w:r w:rsidRPr="007B1868">
        <w:t xml:space="preserve"> se puede ver </w:t>
      </w:r>
      <w:r w:rsidR="007B2FF3">
        <w:t>una estimación de las horas que se van a invertir en cada tarea y subtarea</w:t>
      </w:r>
      <w:r w:rsidRPr="007B1868">
        <w:t>.</w:t>
      </w:r>
    </w:p>
    <w:p w14:paraId="01849DB4" w14:textId="60EA7E77" w:rsidR="001D33C7" w:rsidRDefault="001D33C7" w:rsidP="001D33C7">
      <w:pPr>
        <w:pStyle w:val="Descripcin"/>
        <w:keepNext/>
      </w:pPr>
      <w:bookmarkStart w:id="39" w:name="_Ref213710535"/>
      <w:bookmarkStart w:id="40" w:name="_Toc222830899"/>
      <w:r>
        <w:t xml:space="preserve">Tabla </w:t>
      </w:r>
      <w:fldSimple w:instr=" SEQ Tabla \* ARABIC ">
        <w:r w:rsidR="002D7CD7">
          <w:rPr>
            <w:noProof/>
          </w:rPr>
          <w:t>2</w:t>
        </w:r>
      </w:fldSimple>
      <w:bookmarkEnd w:id="39"/>
      <w:r>
        <w:t xml:space="preserve">. </w:t>
      </w:r>
      <w:r w:rsidRPr="000B6370">
        <w:t>Plan de trabajo: planificación mensual de las tareas</w:t>
      </w:r>
      <w:bookmarkEnd w:id="40"/>
    </w:p>
    <w:tbl>
      <w:tblPr>
        <w:tblStyle w:val="Tablaconcuadrcula"/>
        <w:tblpPr w:leftFromText="141" w:rightFromText="141" w:vertAnchor="text" w:tblpY="1"/>
        <w:tblW w:w="7128" w:type="dxa"/>
        <w:tblLook w:val="04A0" w:firstRow="1" w:lastRow="0" w:firstColumn="1" w:lastColumn="0" w:noHBand="0" w:noVBand="1"/>
      </w:tblPr>
      <w:tblGrid>
        <w:gridCol w:w="756"/>
        <w:gridCol w:w="708"/>
        <w:gridCol w:w="708"/>
        <w:gridCol w:w="708"/>
        <w:gridCol w:w="708"/>
        <w:gridCol w:w="708"/>
        <w:gridCol w:w="708"/>
        <w:gridCol w:w="708"/>
        <w:gridCol w:w="708"/>
        <w:gridCol w:w="708"/>
      </w:tblGrid>
      <w:tr w:rsidR="004B4958" w:rsidRPr="007B1868" w14:paraId="6A996F26" w14:textId="77777777" w:rsidTr="004B4958">
        <w:tc>
          <w:tcPr>
            <w:tcW w:w="756" w:type="dxa"/>
            <w:shd w:val="clear" w:color="auto" w:fill="365F91" w:themeFill="accent1" w:themeFillShade="BF"/>
          </w:tcPr>
          <w:p w14:paraId="239E79E6" w14:textId="77777777" w:rsidR="004B4958" w:rsidRPr="007B1868" w:rsidRDefault="004B4958" w:rsidP="00B8710A">
            <w:pPr>
              <w:pStyle w:val="Sinespaciado"/>
              <w:jc w:val="both"/>
              <w:rPr>
                <w:b/>
                <w:color w:val="000000" w:themeColor="text1"/>
                <w:lang w:val="es-ES"/>
              </w:rPr>
            </w:pPr>
            <w:r w:rsidRPr="007B1868">
              <w:rPr>
                <w:b/>
                <w:color w:val="000000" w:themeColor="text1"/>
                <w:lang w:val="es-ES"/>
              </w:rPr>
              <w:t>Tarea</w:t>
            </w:r>
          </w:p>
        </w:tc>
        <w:tc>
          <w:tcPr>
            <w:tcW w:w="708" w:type="dxa"/>
            <w:shd w:val="clear" w:color="auto" w:fill="365F91" w:themeFill="accent1" w:themeFillShade="BF"/>
          </w:tcPr>
          <w:p w14:paraId="11B72C9F" w14:textId="7E2348D2" w:rsidR="004B4958" w:rsidRPr="007B1868" w:rsidRDefault="004B4958" w:rsidP="00B8710A">
            <w:pPr>
              <w:pStyle w:val="Sinespaciado"/>
              <w:jc w:val="both"/>
              <w:rPr>
                <w:b/>
                <w:color w:val="000000" w:themeColor="text1"/>
                <w:sz w:val="20"/>
                <w:lang w:val="es-ES"/>
              </w:rPr>
            </w:pPr>
            <w:r w:rsidRPr="007B1868">
              <w:rPr>
                <w:b/>
                <w:color w:val="000000" w:themeColor="text1"/>
                <w:sz w:val="20"/>
                <w:lang w:val="es-ES"/>
              </w:rPr>
              <w:t>10/2</w:t>
            </w:r>
            <w:r>
              <w:rPr>
                <w:b/>
                <w:color w:val="000000" w:themeColor="text1"/>
                <w:sz w:val="20"/>
                <w:lang w:val="es-ES"/>
              </w:rPr>
              <w:t>5</w:t>
            </w:r>
          </w:p>
        </w:tc>
        <w:tc>
          <w:tcPr>
            <w:tcW w:w="708" w:type="dxa"/>
            <w:shd w:val="clear" w:color="auto" w:fill="365F91" w:themeFill="accent1" w:themeFillShade="BF"/>
          </w:tcPr>
          <w:p w14:paraId="3B378EDA" w14:textId="6091435A" w:rsidR="004B4958" w:rsidRPr="007B1868" w:rsidRDefault="004B4958" w:rsidP="00B8710A">
            <w:pPr>
              <w:pStyle w:val="Sinespaciado"/>
              <w:jc w:val="both"/>
              <w:rPr>
                <w:b/>
                <w:color w:val="000000" w:themeColor="text1"/>
                <w:sz w:val="20"/>
                <w:lang w:val="es-ES"/>
              </w:rPr>
            </w:pPr>
            <w:r w:rsidRPr="007B1868">
              <w:rPr>
                <w:b/>
                <w:color w:val="000000" w:themeColor="text1"/>
                <w:sz w:val="20"/>
                <w:lang w:val="es-ES"/>
              </w:rPr>
              <w:t>11/2</w:t>
            </w:r>
            <w:r>
              <w:rPr>
                <w:b/>
                <w:color w:val="000000" w:themeColor="text1"/>
                <w:sz w:val="20"/>
                <w:lang w:val="es-ES"/>
              </w:rPr>
              <w:t>5</w:t>
            </w:r>
          </w:p>
        </w:tc>
        <w:tc>
          <w:tcPr>
            <w:tcW w:w="708" w:type="dxa"/>
            <w:shd w:val="clear" w:color="auto" w:fill="365F91" w:themeFill="accent1" w:themeFillShade="BF"/>
          </w:tcPr>
          <w:p w14:paraId="5D7018C9" w14:textId="6B23451E" w:rsidR="004B4958" w:rsidRPr="007B1868" w:rsidRDefault="004B4958" w:rsidP="00B8710A">
            <w:pPr>
              <w:pStyle w:val="Sinespaciado"/>
              <w:jc w:val="both"/>
              <w:rPr>
                <w:b/>
                <w:color w:val="000000" w:themeColor="text1"/>
                <w:sz w:val="20"/>
                <w:lang w:val="es-ES"/>
              </w:rPr>
            </w:pPr>
            <w:r w:rsidRPr="007B1868">
              <w:rPr>
                <w:b/>
                <w:color w:val="000000" w:themeColor="text1"/>
                <w:sz w:val="20"/>
                <w:lang w:val="es-ES"/>
              </w:rPr>
              <w:t>12/2</w:t>
            </w:r>
            <w:r>
              <w:rPr>
                <w:b/>
                <w:color w:val="000000" w:themeColor="text1"/>
                <w:sz w:val="20"/>
                <w:lang w:val="es-ES"/>
              </w:rPr>
              <w:t>5</w:t>
            </w:r>
          </w:p>
        </w:tc>
        <w:tc>
          <w:tcPr>
            <w:tcW w:w="708" w:type="dxa"/>
            <w:shd w:val="clear" w:color="auto" w:fill="365F91" w:themeFill="accent1" w:themeFillShade="BF"/>
          </w:tcPr>
          <w:p w14:paraId="3073BDD3" w14:textId="2C77EC2A" w:rsidR="004B4958" w:rsidRPr="007B1868" w:rsidRDefault="004B4958" w:rsidP="00B8710A">
            <w:pPr>
              <w:pStyle w:val="Sinespaciado"/>
              <w:jc w:val="both"/>
              <w:rPr>
                <w:b/>
                <w:color w:val="000000" w:themeColor="text1"/>
                <w:sz w:val="20"/>
                <w:lang w:val="es-ES"/>
              </w:rPr>
            </w:pPr>
            <w:r w:rsidRPr="007B1868">
              <w:rPr>
                <w:b/>
                <w:color w:val="000000" w:themeColor="text1"/>
                <w:sz w:val="20"/>
                <w:lang w:val="es-ES"/>
              </w:rPr>
              <w:t>01/2</w:t>
            </w:r>
            <w:r>
              <w:rPr>
                <w:b/>
                <w:color w:val="000000" w:themeColor="text1"/>
                <w:sz w:val="20"/>
                <w:lang w:val="es-ES"/>
              </w:rPr>
              <w:t>6</w:t>
            </w:r>
          </w:p>
        </w:tc>
        <w:tc>
          <w:tcPr>
            <w:tcW w:w="708" w:type="dxa"/>
            <w:shd w:val="clear" w:color="auto" w:fill="365F91" w:themeFill="accent1" w:themeFillShade="BF"/>
          </w:tcPr>
          <w:p w14:paraId="63460338" w14:textId="4B2D2433" w:rsidR="004B4958" w:rsidRPr="007B1868" w:rsidRDefault="004B4958" w:rsidP="00B8710A">
            <w:pPr>
              <w:pStyle w:val="Sinespaciado"/>
              <w:jc w:val="both"/>
              <w:rPr>
                <w:b/>
                <w:color w:val="000000" w:themeColor="text1"/>
                <w:sz w:val="20"/>
                <w:lang w:val="es-ES"/>
              </w:rPr>
            </w:pPr>
            <w:r w:rsidRPr="007B1868">
              <w:rPr>
                <w:b/>
                <w:color w:val="000000" w:themeColor="text1"/>
                <w:sz w:val="20"/>
                <w:lang w:val="es-ES"/>
              </w:rPr>
              <w:t>02/2</w:t>
            </w:r>
            <w:r>
              <w:rPr>
                <w:b/>
                <w:color w:val="000000" w:themeColor="text1"/>
                <w:sz w:val="20"/>
                <w:lang w:val="es-ES"/>
              </w:rPr>
              <w:t>6</w:t>
            </w:r>
          </w:p>
        </w:tc>
        <w:tc>
          <w:tcPr>
            <w:tcW w:w="708" w:type="dxa"/>
            <w:shd w:val="clear" w:color="auto" w:fill="365F91" w:themeFill="accent1" w:themeFillShade="BF"/>
          </w:tcPr>
          <w:p w14:paraId="0FF664B2" w14:textId="337F43BA" w:rsidR="004B4958" w:rsidRPr="007B1868" w:rsidRDefault="004B4958" w:rsidP="00B8710A">
            <w:pPr>
              <w:pStyle w:val="Sinespaciado"/>
              <w:jc w:val="both"/>
              <w:rPr>
                <w:b/>
                <w:color w:val="000000" w:themeColor="text1"/>
                <w:sz w:val="20"/>
                <w:lang w:val="es-ES"/>
              </w:rPr>
            </w:pPr>
            <w:r w:rsidRPr="007B1868">
              <w:rPr>
                <w:b/>
                <w:color w:val="000000" w:themeColor="text1"/>
                <w:sz w:val="20"/>
                <w:lang w:val="es-ES"/>
              </w:rPr>
              <w:t>03/2</w:t>
            </w:r>
            <w:r>
              <w:rPr>
                <w:b/>
                <w:color w:val="000000" w:themeColor="text1"/>
                <w:sz w:val="20"/>
                <w:lang w:val="es-ES"/>
              </w:rPr>
              <w:t>6</w:t>
            </w:r>
          </w:p>
        </w:tc>
        <w:tc>
          <w:tcPr>
            <w:tcW w:w="708" w:type="dxa"/>
            <w:shd w:val="clear" w:color="auto" w:fill="365F91" w:themeFill="accent1" w:themeFillShade="BF"/>
          </w:tcPr>
          <w:p w14:paraId="7A81C2F9" w14:textId="609BAD89" w:rsidR="004B4958" w:rsidRPr="007B1868" w:rsidRDefault="004B4958" w:rsidP="00B8710A">
            <w:pPr>
              <w:pStyle w:val="Sinespaciado"/>
              <w:jc w:val="both"/>
              <w:rPr>
                <w:b/>
                <w:color w:val="000000" w:themeColor="text1"/>
                <w:sz w:val="20"/>
                <w:lang w:val="es-ES"/>
              </w:rPr>
            </w:pPr>
            <w:r w:rsidRPr="007B1868">
              <w:rPr>
                <w:b/>
                <w:color w:val="000000" w:themeColor="text1"/>
                <w:sz w:val="20"/>
                <w:lang w:val="es-ES"/>
              </w:rPr>
              <w:t>04/2</w:t>
            </w:r>
            <w:r>
              <w:rPr>
                <w:b/>
                <w:color w:val="000000" w:themeColor="text1"/>
                <w:sz w:val="20"/>
                <w:lang w:val="es-ES"/>
              </w:rPr>
              <w:t>6</w:t>
            </w:r>
          </w:p>
        </w:tc>
        <w:tc>
          <w:tcPr>
            <w:tcW w:w="708" w:type="dxa"/>
            <w:shd w:val="clear" w:color="auto" w:fill="365F91" w:themeFill="accent1" w:themeFillShade="BF"/>
          </w:tcPr>
          <w:p w14:paraId="5F21C124" w14:textId="4A38FAD4" w:rsidR="004B4958" w:rsidRPr="007B1868" w:rsidRDefault="004B4958" w:rsidP="00B8710A">
            <w:pPr>
              <w:pStyle w:val="Sinespaciado"/>
              <w:jc w:val="both"/>
              <w:rPr>
                <w:b/>
                <w:color w:val="000000" w:themeColor="text1"/>
                <w:sz w:val="20"/>
                <w:lang w:val="es-ES"/>
              </w:rPr>
            </w:pPr>
            <w:r w:rsidRPr="007B1868">
              <w:rPr>
                <w:b/>
                <w:color w:val="000000" w:themeColor="text1"/>
                <w:sz w:val="20"/>
                <w:lang w:val="es-ES"/>
              </w:rPr>
              <w:t>05/2</w:t>
            </w:r>
            <w:r>
              <w:rPr>
                <w:b/>
                <w:color w:val="000000" w:themeColor="text1"/>
                <w:sz w:val="20"/>
                <w:lang w:val="es-ES"/>
              </w:rPr>
              <w:t>6</w:t>
            </w:r>
          </w:p>
        </w:tc>
        <w:tc>
          <w:tcPr>
            <w:tcW w:w="708" w:type="dxa"/>
            <w:shd w:val="clear" w:color="auto" w:fill="365F91" w:themeFill="accent1" w:themeFillShade="BF"/>
          </w:tcPr>
          <w:p w14:paraId="2CFB777E" w14:textId="7A0DD1BB" w:rsidR="004B4958" w:rsidRPr="007B1868" w:rsidRDefault="004B4958" w:rsidP="00B8710A">
            <w:pPr>
              <w:pStyle w:val="Sinespaciado"/>
              <w:jc w:val="both"/>
              <w:rPr>
                <w:b/>
                <w:color w:val="000000" w:themeColor="text1"/>
                <w:sz w:val="20"/>
                <w:lang w:val="es-ES"/>
              </w:rPr>
            </w:pPr>
            <w:r w:rsidRPr="007B1868">
              <w:rPr>
                <w:b/>
                <w:color w:val="000000" w:themeColor="text1"/>
                <w:sz w:val="20"/>
                <w:lang w:val="es-ES"/>
              </w:rPr>
              <w:t>06/2</w:t>
            </w:r>
            <w:r>
              <w:rPr>
                <w:b/>
                <w:color w:val="000000" w:themeColor="text1"/>
                <w:sz w:val="20"/>
                <w:lang w:val="es-ES"/>
              </w:rPr>
              <w:t>6</w:t>
            </w:r>
          </w:p>
        </w:tc>
      </w:tr>
      <w:tr w:rsidR="00944BFF" w:rsidRPr="007B1868" w14:paraId="192D5012" w14:textId="77777777" w:rsidTr="004B4958">
        <w:tc>
          <w:tcPr>
            <w:tcW w:w="756" w:type="dxa"/>
            <w:shd w:val="clear" w:color="auto" w:fill="95B3D7" w:themeFill="accent1" w:themeFillTint="99"/>
          </w:tcPr>
          <w:p w14:paraId="1B49E9D0" w14:textId="77777777" w:rsidR="00944BFF" w:rsidRPr="007B1868" w:rsidRDefault="00944BFF" w:rsidP="00944BFF">
            <w:pPr>
              <w:pStyle w:val="Sinespaciado"/>
              <w:jc w:val="both"/>
              <w:rPr>
                <w:b/>
                <w:lang w:val="es-ES"/>
              </w:rPr>
            </w:pPr>
            <w:r w:rsidRPr="007B1868">
              <w:rPr>
                <w:b/>
                <w:lang w:val="es-ES"/>
              </w:rPr>
              <w:t>T1</w:t>
            </w:r>
          </w:p>
        </w:tc>
        <w:tc>
          <w:tcPr>
            <w:tcW w:w="708" w:type="dxa"/>
            <w:shd w:val="clear" w:color="auto" w:fill="95B3D7" w:themeFill="accent1" w:themeFillTint="99"/>
          </w:tcPr>
          <w:p w14:paraId="7D9B7E57" w14:textId="7D105B72" w:rsidR="00944BFF" w:rsidRPr="007B1868" w:rsidRDefault="00944BFF" w:rsidP="00944BFF">
            <w:pPr>
              <w:pStyle w:val="Sinespaciado"/>
              <w:jc w:val="both"/>
              <w:rPr>
                <w:b/>
                <w:lang w:val="es-ES"/>
              </w:rPr>
            </w:pPr>
          </w:p>
        </w:tc>
        <w:tc>
          <w:tcPr>
            <w:tcW w:w="708" w:type="dxa"/>
            <w:shd w:val="clear" w:color="auto" w:fill="95B3D7" w:themeFill="accent1" w:themeFillTint="99"/>
          </w:tcPr>
          <w:p w14:paraId="514ACF22" w14:textId="64DDCAD0" w:rsidR="00944BFF" w:rsidRPr="007B1868" w:rsidRDefault="00944BFF" w:rsidP="00944BFF">
            <w:pPr>
              <w:pStyle w:val="Sinespaciado"/>
              <w:jc w:val="both"/>
              <w:rPr>
                <w:b/>
                <w:lang w:val="es-ES"/>
              </w:rPr>
            </w:pPr>
            <w:r w:rsidRPr="007B1868">
              <w:rPr>
                <w:b/>
                <w:lang w:val="es-ES"/>
              </w:rPr>
              <w:t>X</w:t>
            </w:r>
          </w:p>
        </w:tc>
        <w:tc>
          <w:tcPr>
            <w:tcW w:w="708" w:type="dxa"/>
            <w:shd w:val="clear" w:color="auto" w:fill="95B3D7" w:themeFill="accent1" w:themeFillTint="99"/>
          </w:tcPr>
          <w:p w14:paraId="3DF92B2F" w14:textId="2C56A55E" w:rsidR="00944BFF" w:rsidRPr="007B1868" w:rsidRDefault="004234A6" w:rsidP="00944BFF">
            <w:pPr>
              <w:pStyle w:val="Sinespaciado"/>
              <w:jc w:val="both"/>
              <w:rPr>
                <w:b/>
                <w:lang w:val="es-ES"/>
              </w:rPr>
            </w:pPr>
            <w:r>
              <w:rPr>
                <w:b/>
                <w:lang w:val="es-ES"/>
              </w:rPr>
              <w:t>X</w:t>
            </w:r>
          </w:p>
        </w:tc>
        <w:tc>
          <w:tcPr>
            <w:tcW w:w="708" w:type="dxa"/>
            <w:shd w:val="clear" w:color="auto" w:fill="95B3D7" w:themeFill="accent1" w:themeFillTint="99"/>
          </w:tcPr>
          <w:p w14:paraId="1AFA9021" w14:textId="77777777" w:rsidR="00944BFF" w:rsidRPr="007B1868" w:rsidRDefault="00944BFF" w:rsidP="00944BFF">
            <w:pPr>
              <w:pStyle w:val="Sinespaciado"/>
              <w:jc w:val="both"/>
              <w:rPr>
                <w:b/>
                <w:lang w:val="es-ES"/>
              </w:rPr>
            </w:pPr>
          </w:p>
        </w:tc>
        <w:tc>
          <w:tcPr>
            <w:tcW w:w="708" w:type="dxa"/>
            <w:shd w:val="clear" w:color="auto" w:fill="95B3D7" w:themeFill="accent1" w:themeFillTint="99"/>
          </w:tcPr>
          <w:p w14:paraId="1978049A" w14:textId="77777777" w:rsidR="00944BFF" w:rsidRPr="007B1868" w:rsidRDefault="00944BFF" w:rsidP="00944BFF">
            <w:pPr>
              <w:pStyle w:val="Sinespaciado"/>
              <w:jc w:val="both"/>
              <w:rPr>
                <w:b/>
                <w:lang w:val="es-ES"/>
              </w:rPr>
            </w:pPr>
          </w:p>
        </w:tc>
        <w:tc>
          <w:tcPr>
            <w:tcW w:w="708" w:type="dxa"/>
            <w:shd w:val="clear" w:color="auto" w:fill="95B3D7" w:themeFill="accent1" w:themeFillTint="99"/>
          </w:tcPr>
          <w:p w14:paraId="2C554DC8" w14:textId="77777777" w:rsidR="00944BFF" w:rsidRPr="007B1868" w:rsidRDefault="00944BFF" w:rsidP="00944BFF">
            <w:pPr>
              <w:pStyle w:val="Sinespaciado"/>
              <w:jc w:val="both"/>
              <w:rPr>
                <w:b/>
                <w:lang w:val="es-ES"/>
              </w:rPr>
            </w:pPr>
          </w:p>
        </w:tc>
        <w:tc>
          <w:tcPr>
            <w:tcW w:w="708" w:type="dxa"/>
            <w:shd w:val="clear" w:color="auto" w:fill="95B3D7" w:themeFill="accent1" w:themeFillTint="99"/>
          </w:tcPr>
          <w:p w14:paraId="5F95B038" w14:textId="77777777" w:rsidR="00944BFF" w:rsidRPr="007B1868" w:rsidRDefault="00944BFF" w:rsidP="00944BFF">
            <w:pPr>
              <w:pStyle w:val="Sinespaciado"/>
              <w:jc w:val="both"/>
              <w:rPr>
                <w:b/>
                <w:lang w:val="es-ES"/>
              </w:rPr>
            </w:pPr>
          </w:p>
        </w:tc>
        <w:tc>
          <w:tcPr>
            <w:tcW w:w="708" w:type="dxa"/>
            <w:shd w:val="clear" w:color="auto" w:fill="95B3D7" w:themeFill="accent1" w:themeFillTint="99"/>
          </w:tcPr>
          <w:p w14:paraId="0C9647E3" w14:textId="77777777" w:rsidR="00944BFF" w:rsidRPr="007B1868" w:rsidRDefault="00944BFF" w:rsidP="00944BFF">
            <w:pPr>
              <w:pStyle w:val="Sinespaciado"/>
              <w:jc w:val="both"/>
              <w:rPr>
                <w:b/>
                <w:lang w:val="es-ES"/>
              </w:rPr>
            </w:pPr>
          </w:p>
        </w:tc>
        <w:tc>
          <w:tcPr>
            <w:tcW w:w="708" w:type="dxa"/>
            <w:shd w:val="clear" w:color="auto" w:fill="95B3D7" w:themeFill="accent1" w:themeFillTint="99"/>
          </w:tcPr>
          <w:p w14:paraId="7C508662" w14:textId="77777777" w:rsidR="00944BFF" w:rsidRPr="007B1868" w:rsidRDefault="00944BFF" w:rsidP="00944BFF">
            <w:pPr>
              <w:pStyle w:val="Sinespaciado"/>
              <w:jc w:val="both"/>
              <w:rPr>
                <w:b/>
                <w:lang w:val="es-ES"/>
              </w:rPr>
            </w:pPr>
          </w:p>
        </w:tc>
      </w:tr>
      <w:tr w:rsidR="00944BFF" w:rsidRPr="007B1868" w14:paraId="5B290D81" w14:textId="77777777" w:rsidTr="004B4958">
        <w:tc>
          <w:tcPr>
            <w:tcW w:w="756" w:type="dxa"/>
            <w:shd w:val="clear" w:color="auto" w:fill="DBE5F1" w:themeFill="accent1" w:themeFillTint="33"/>
          </w:tcPr>
          <w:p w14:paraId="7A657BA2" w14:textId="77777777" w:rsidR="00944BFF" w:rsidRPr="007B1868" w:rsidRDefault="00944BFF" w:rsidP="00944BFF">
            <w:pPr>
              <w:pStyle w:val="Sinespaciado"/>
              <w:jc w:val="both"/>
              <w:rPr>
                <w:color w:val="000000" w:themeColor="text1"/>
                <w:lang w:val="es-ES"/>
              </w:rPr>
            </w:pPr>
            <w:r w:rsidRPr="007B1868">
              <w:rPr>
                <w:color w:val="000000" w:themeColor="text1"/>
                <w:lang w:val="es-ES"/>
              </w:rPr>
              <w:t>1.1</w:t>
            </w:r>
          </w:p>
        </w:tc>
        <w:tc>
          <w:tcPr>
            <w:tcW w:w="708" w:type="dxa"/>
            <w:shd w:val="clear" w:color="auto" w:fill="DBE5F1" w:themeFill="accent1" w:themeFillTint="33"/>
          </w:tcPr>
          <w:p w14:paraId="2244DF6D" w14:textId="33C6442A"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473C2FE4" w14:textId="2BBA806E"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6B0608C1"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618AC687"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3EF10F8"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56AD176"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0DF26DC4"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869C023"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7BFCC093" w14:textId="77777777" w:rsidR="00944BFF" w:rsidRPr="007B1868" w:rsidRDefault="00944BFF" w:rsidP="00944BFF">
            <w:pPr>
              <w:pStyle w:val="Sinespaciado"/>
              <w:jc w:val="both"/>
              <w:rPr>
                <w:color w:val="000000" w:themeColor="text1"/>
                <w:lang w:val="es-ES"/>
              </w:rPr>
            </w:pPr>
          </w:p>
        </w:tc>
      </w:tr>
      <w:tr w:rsidR="00944BFF" w:rsidRPr="007B1868" w14:paraId="67316AFD" w14:textId="77777777" w:rsidTr="004B4958">
        <w:tc>
          <w:tcPr>
            <w:tcW w:w="756" w:type="dxa"/>
            <w:shd w:val="clear" w:color="auto" w:fill="DBE5F1" w:themeFill="accent1" w:themeFillTint="33"/>
          </w:tcPr>
          <w:p w14:paraId="50F7E53B" w14:textId="77777777" w:rsidR="00944BFF" w:rsidRPr="007B1868" w:rsidRDefault="00944BFF" w:rsidP="00944BFF">
            <w:pPr>
              <w:pStyle w:val="Sinespaciado"/>
              <w:jc w:val="both"/>
              <w:rPr>
                <w:color w:val="000000" w:themeColor="text1"/>
                <w:lang w:val="es-ES"/>
              </w:rPr>
            </w:pPr>
            <w:r w:rsidRPr="007B1868">
              <w:rPr>
                <w:color w:val="000000" w:themeColor="text1"/>
                <w:lang w:val="es-ES"/>
              </w:rPr>
              <w:t>1.2</w:t>
            </w:r>
          </w:p>
        </w:tc>
        <w:tc>
          <w:tcPr>
            <w:tcW w:w="708" w:type="dxa"/>
            <w:shd w:val="clear" w:color="auto" w:fill="DBE5F1" w:themeFill="accent1" w:themeFillTint="33"/>
          </w:tcPr>
          <w:p w14:paraId="5121DA54" w14:textId="788A8F9A"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AC1B6D0" w14:textId="2CDDC0E5" w:rsidR="00944BFF" w:rsidRPr="007B1868" w:rsidRDefault="00944BFF"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148F0B6D"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4EB62179"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3C2F06BC"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732223B9"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7FC170B5"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3B0DBD60"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926DBD4" w14:textId="77777777" w:rsidR="00944BFF" w:rsidRPr="007B1868" w:rsidRDefault="00944BFF" w:rsidP="00944BFF">
            <w:pPr>
              <w:pStyle w:val="Sinespaciado"/>
              <w:jc w:val="both"/>
              <w:rPr>
                <w:color w:val="000000" w:themeColor="text1"/>
                <w:lang w:val="es-ES"/>
              </w:rPr>
            </w:pPr>
          </w:p>
        </w:tc>
      </w:tr>
      <w:tr w:rsidR="00944BFF" w:rsidRPr="007B1868" w14:paraId="2A33C72A" w14:textId="77777777" w:rsidTr="004B4958">
        <w:tc>
          <w:tcPr>
            <w:tcW w:w="756" w:type="dxa"/>
            <w:shd w:val="clear" w:color="auto" w:fill="DBE5F1" w:themeFill="accent1" w:themeFillTint="33"/>
          </w:tcPr>
          <w:p w14:paraId="6DE25569" w14:textId="77777777" w:rsidR="00944BFF" w:rsidRPr="007B1868" w:rsidRDefault="00944BFF" w:rsidP="00944BFF">
            <w:pPr>
              <w:pStyle w:val="Sinespaciado"/>
              <w:jc w:val="both"/>
              <w:rPr>
                <w:color w:val="000000" w:themeColor="text1"/>
                <w:lang w:val="es-ES"/>
              </w:rPr>
            </w:pPr>
            <w:r w:rsidRPr="007B1868">
              <w:rPr>
                <w:color w:val="000000" w:themeColor="text1"/>
                <w:lang w:val="es-ES"/>
              </w:rPr>
              <w:t>1.3</w:t>
            </w:r>
          </w:p>
        </w:tc>
        <w:tc>
          <w:tcPr>
            <w:tcW w:w="708" w:type="dxa"/>
            <w:shd w:val="clear" w:color="auto" w:fill="DBE5F1" w:themeFill="accent1" w:themeFillTint="33"/>
          </w:tcPr>
          <w:p w14:paraId="1EF38466" w14:textId="31A99639"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7F2AFC37" w14:textId="523DEF3A" w:rsidR="00944BFF" w:rsidRPr="007B1868" w:rsidRDefault="00944BFF"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2F1ACEE8" w14:textId="1312C365"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328056C0"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008CCDA2"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34B97713"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4A19E8B9"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5F01D7DC"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64C30290" w14:textId="77777777" w:rsidR="00944BFF" w:rsidRPr="007B1868" w:rsidRDefault="00944BFF" w:rsidP="00944BFF">
            <w:pPr>
              <w:pStyle w:val="Sinespaciado"/>
              <w:jc w:val="both"/>
              <w:rPr>
                <w:color w:val="000000" w:themeColor="text1"/>
                <w:lang w:val="es-ES"/>
              </w:rPr>
            </w:pPr>
          </w:p>
        </w:tc>
      </w:tr>
      <w:tr w:rsidR="00944BFF" w:rsidRPr="007B1868" w14:paraId="1A975B17" w14:textId="77777777" w:rsidTr="004B4958">
        <w:tc>
          <w:tcPr>
            <w:tcW w:w="756" w:type="dxa"/>
            <w:shd w:val="clear" w:color="auto" w:fill="DBE5F1" w:themeFill="accent1" w:themeFillTint="33"/>
          </w:tcPr>
          <w:p w14:paraId="1F6C5E6B" w14:textId="77777777" w:rsidR="00944BFF" w:rsidRPr="007B1868" w:rsidRDefault="00944BFF" w:rsidP="00944BFF">
            <w:pPr>
              <w:pStyle w:val="Sinespaciado"/>
              <w:jc w:val="both"/>
              <w:rPr>
                <w:color w:val="000000" w:themeColor="text1"/>
                <w:lang w:val="es-ES"/>
              </w:rPr>
            </w:pPr>
            <w:r w:rsidRPr="007B1868">
              <w:rPr>
                <w:color w:val="000000" w:themeColor="text1"/>
                <w:lang w:val="es-ES"/>
              </w:rPr>
              <w:t>1.4</w:t>
            </w:r>
          </w:p>
        </w:tc>
        <w:tc>
          <w:tcPr>
            <w:tcW w:w="708" w:type="dxa"/>
            <w:shd w:val="clear" w:color="auto" w:fill="DBE5F1" w:themeFill="accent1" w:themeFillTint="33"/>
          </w:tcPr>
          <w:p w14:paraId="1B6EDF47" w14:textId="5301C88F"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0778674F" w14:textId="6737797E"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3120043D" w14:textId="51DEAEAA"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344F5707"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62CA6A3A"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0A5A263D"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3F79AC9B"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39DF83DC"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4ED268AF" w14:textId="77777777" w:rsidR="00944BFF" w:rsidRPr="007B1868" w:rsidRDefault="00944BFF" w:rsidP="00944BFF">
            <w:pPr>
              <w:pStyle w:val="Sinespaciado"/>
              <w:jc w:val="both"/>
              <w:rPr>
                <w:color w:val="000000" w:themeColor="text1"/>
                <w:lang w:val="es-ES"/>
              </w:rPr>
            </w:pPr>
          </w:p>
        </w:tc>
      </w:tr>
      <w:tr w:rsidR="00944BFF" w:rsidRPr="007B1868" w14:paraId="1A55EC64" w14:textId="77777777" w:rsidTr="004B4958">
        <w:tc>
          <w:tcPr>
            <w:tcW w:w="756" w:type="dxa"/>
            <w:shd w:val="clear" w:color="auto" w:fill="DBE5F1" w:themeFill="accent1" w:themeFillTint="33"/>
          </w:tcPr>
          <w:p w14:paraId="3B8E4F35" w14:textId="77777777" w:rsidR="00944BFF" w:rsidRPr="007B1868" w:rsidRDefault="00944BFF" w:rsidP="00944BFF">
            <w:pPr>
              <w:pStyle w:val="Sinespaciado"/>
              <w:jc w:val="both"/>
              <w:rPr>
                <w:color w:val="000000" w:themeColor="text1"/>
                <w:lang w:val="es-ES"/>
              </w:rPr>
            </w:pPr>
            <w:r w:rsidRPr="007B1868">
              <w:rPr>
                <w:color w:val="000000" w:themeColor="text1"/>
                <w:lang w:val="es-ES"/>
              </w:rPr>
              <w:t>1.5</w:t>
            </w:r>
          </w:p>
        </w:tc>
        <w:tc>
          <w:tcPr>
            <w:tcW w:w="708" w:type="dxa"/>
            <w:shd w:val="clear" w:color="auto" w:fill="DBE5F1" w:themeFill="accent1" w:themeFillTint="33"/>
          </w:tcPr>
          <w:p w14:paraId="5D817387" w14:textId="3364C7B3"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4A39E2A0" w14:textId="2B188873"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9B7F323" w14:textId="66DF99B4"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10F7457B"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79314943"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72D4776A"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5BF602E2"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07D98F2B"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405609C9" w14:textId="77777777" w:rsidR="00944BFF" w:rsidRPr="007B1868" w:rsidRDefault="00944BFF" w:rsidP="00944BFF">
            <w:pPr>
              <w:pStyle w:val="Sinespaciado"/>
              <w:jc w:val="both"/>
              <w:rPr>
                <w:color w:val="000000" w:themeColor="text1"/>
                <w:lang w:val="es-ES"/>
              </w:rPr>
            </w:pPr>
          </w:p>
        </w:tc>
      </w:tr>
      <w:tr w:rsidR="00944BFF" w:rsidRPr="007B1868" w14:paraId="339D00D7" w14:textId="77777777" w:rsidTr="004B4958">
        <w:tc>
          <w:tcPr>
            <w:tcW w:w="756" w:type="dxa"/>
            <w:shd w:val="clear" w:color="auto" w:fill="95B3D7" w:themeFill="accent1" w:themeFillTint="99"/>
          </w:tcPr>
          <w:p w14:paraId="6D5A655C" w14:textId="77777777" w:rsidR="00944BFF" w:rsidRPr="007B1868" w:rsidRDefault="00944BFF" w:rsidP="00944BFF">
            <w:pPr>
              <w:pStyle w:val="Sinespaciado"/>
              <w:jc w:val="both"/>
              <w:rPr>
                <w:b/>
                <w:color w:val="000000" w:themeColor="text1"/>
                <w:lang w:val="es-ES"/>
              </w:rPr>
            </w:pPr>
            <w:r w:rsidRPr="007B1868">
              <w:rPr>
                <w:b/>
                <w:color w:val="000000" w:themeColor="text1"/>
                <w:lang w:val="es-ES"/>
              </w:rPr>
              <w:t>T2</w:t>
            </w:r>
          </w:p>
        </w:tc>
        <w:tc>
          <w:tcPr>
            <w:tcW w:w="708" w:type="dxa"/>
            <w:shd w:val="clear" w:color="auto" w:fill="95B3D7" w:themeFill="accent1" w:themeFillTint="99"/>
          </w:tcPr>
          <w:p w14:paraId="3FEF5AA1" w14:textId="77777777" w:rsidR="00944BFF" w:rsidRPr="007B1868" w:rsidRDefault="00944BFF" w:rsidP="00944BFF">
            <w:pPr>
              <w:pStyle w:val="Sinespaciado"/>
              <w:jc w:val="both"/>
              <w:rPr>
                <w:b/>
                <w:color w:val="000000" w:themeColor="text1"/>
                <w:lang w:val="es-ES"/>
              </w:rPr>
            </w:pPr>
          </w:p>
        </w:tc>
        <w:tc>
          <w:tcPr>
            <w:tcW w:w="708" w:type="dxa"/>
            <w:shd w:val="clear" w:color="auto" w:fill="95B3D7" w:themeFill="accent1" w:themeFillTint="99"/>
          </w:tcPr>
          <w:p w14:paraId="5C74B504" w14:textId="4BDCB886" w:rsidR="00944BFF" w:rsidRPr="007B1868" w:rsidRDefault="00944BFF"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04515531" w14:textId="4C78198C" w:rsidR="00944BFF" w:rsidRPr="007B1868" w:rsidRDefault="00944BFF"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3F3DDA25" w14:textId="1D69C85F" w:rsidR="00944BFF" w:rsidRPr="007B1868" w:rsidRDefault="004234A6"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42E690C3" w14:textId="77777777" w:rsidR="00944BFF" w:rsidRPr="007B1868" w:rsidRDefault="00944BFF" w:rsidP="00944BFF">
            <w:pPr>
              <w:pStyle w:val="Sinespaciado"/>
              <w:jc w:val="both"/>
              <w:rPr>
                <w:b/>
                <w:color w:val="000000" w:themeColor="text1"/>
                <w:lang w:val="es-ES"/>
              </w:rPr>
            </w:pPr>
          </w:p>
        </w:tc>
        <w:tc>
          <w:tcPr>
            <w:tcW w:w="708" w:type="dxa"/>
            <w:shd w:val="clear" w:color="auto" w:fill="95B3D7" w:themeFill="accent1" w:themeFillTint="99"/>
          </w:tcPr>
          <w:p w14:paraId="224C6215" w14:textId="77777777" w:rsidR="00944BFF" w:rsidRPr="007B1868" w:rsidRDefault="00944BFF" w:rsidP="00944BFF">
            <w:pPr>
              <w:pStyle w:val="Sinespaciado"/>
              <w:jc w:val="both"/>
              <w:rPr>
                <w:b/>
                <w:color w:val="000000" w:themeColor="text1"/>
                <w:lang w:val="es-ES"/>
              </w:rPr>
            </w:pPr>
          </w:p>
        </w:tc>
        <w:tc>
          <w:tcPr>
            <w:tcW w:w="708" w:type="dxa"/>
            <w:shd w:val="clear" w:color="auto" w:fill="95B3D7" w:themeFill="accent1" w:themeFillTint="99"/>
          </w:tcPr>
          <w:p w14:paraId="675B7FEA" w14:textId="77777777" w:rsidR="00944BFF" w:rsidRPr="007B1868" w:rsidRDefault="00944BFF" w:rsidP="00944BFF">
            <w:pPr>
              <w:pStyle w:val="Sinespaciado"/>
              <w:jc w:val="both"/>
              <w:rPr>
                <w:b/>
                <w:color w:val="000000" w:themeColor="text1"/>
                <w:lang w:val="es-ES"/>
              </w:rPr>
            </w:pPr>
          </w:p>
        </w:tc>
        <w:tc>
          <w:tcPr>
            <w:tcW w:w="708" w:type="dxa"/>
            <w:shd w:val="clear" w:color="auto" w:fill="95B3D7" w:themeFill="accent1" w:themeFillTint="99"/>
          </w:tcPr>
          <w:p w14:paraId="3C472E5E" w14:textId="77777777" w:rsidR="00944BFF" w:rsidRPr="007B1868" w:rsidRDefault="00944BFF" w:rsidP="00944BFF">
            <w:pPr>
              <w:pStyle w:val="Sinespaciado"/>
              <w:jc w:val="both"/>
              <w:rPr>
                <w:b/>
                <w:color w:val="000000" w:themeColor="text1"/>
                <w:lang w:val="es-ES"/>
              </w:rPr>
            </w:pPr>
          </w:p>
        </w:tc>
        <w:tc>
          <w:tcPr>
            <w:tcW w:w="708" w:type="dxa"/>
            <w:shd w:val="clear" w:color="auto" w:fill="95B3D7" w:themeFill="accent1" w:themeFillTint="99"/>
          </w:tcPr>
          <w:p w14:paraId="11CA9761" w14:textId="77777777" w:rsidR="00944BFF" w:rsidRPr="007B1868" w:rsidRDefault="00944BFF" w:rsidP="00944BFF">
            <w:pPr>
              <w:pStyle w:val="Sinespaciado"/>
              <w:jc w:val="both"/>
              <w:rPr>
                <w:b/>
                <w:color w:val="000000" w:themeColor="text1"/>
                <w:lang w:val="es-ES"/>
              </w:rPr>
            </w:pPr>
          </w:p>
        </w:tc>
      </w:tr>
      <w:tr w:rsidR="00944BFF" w:rsidRPr="007B1868" w14:paraId="090715B3" w14:textId="77777777" w:rsidTr="004B4958">
        <w:tc>
          <w:tcPr>
            <w:tcW w:w="756" w:type="dxa"/>
            <w:shd w:val="clear" w:color="auto" w:fill="DBE5F1" w:themeFill="accent1" w:themeFillTint="33"/>
          </w:tcPr>
          <w:p w14:paraId="29360A01" w14:textId="77777777" w:rsidR="00944BFF" w:rsidRPr="007B1868" w:rsidRDefault="00944BFF" w:rsidP="00944BFF">
            <w:pPr>
              <w:pStyle w:val="Sinespaciado"/>
              <w:jc w:val="both"/>
              <w:rPr>
                <w:color w:val="000000" w:themeColor="text1"/>
                <w:lang w:val="es-ES"/>
              </w:rPr>
            </w:pPr>
            <w:r w:rsidRPr="007B1868">
              <w:rPr>
                <w:color w:val="000000" w:themeColor="text1"/>
                <w:lang w:val="es-ES"/>
              </w:rPr>
              <w:t>2.1</w:t>
            </w:r>
          </w:p>
        </w:tc>
        <w:tc>
          <w:tcPr>
            <w:tcW w:w="708" w:type="dxa"/>
            <w:shd w:val="clear" w:color="auto" w:fill="DBE5F1" w:themeFill="accent1" w:themeFillTint="33"/>
          </w:tcPr>
          <w:p w14:paraId="192A904C"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0EE7579" w14:textId="77777777"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271D6FD6" w14:textId="75E513F0"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F582628"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63BC95F6"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54D1D881"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16BBA69"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6CDB170C"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C101D73" w14:textId="77777777" w:rsidR="00944BFF" w:rsidRPr="007B1868" w:rsidRDefault="00944BFF" w:rsidP="00944BFF">
            <w:pPr>
              <w:pStyle w:val="Sinespaciado"/>
              <w:jc w:val="both"/>
              <w:rPr>
                <w:color w:val="000000" w:themeColor="text1"/>
                <w:lang w:val="es-ES"/>
              </w:rPr>
            </w:pPr>
          </w:p>
        </w:tc>
      </w:tr>
      <w:tr w:rsidR="00944BFF" w:rsidRPr="007B1868" w14:paraId="314A39FD" w14:textId="77777777" w:rsidTr="004B4958">
        <w:tc>
          <w:tcPr>
            <w:tcW w:w="756" w:type="dxa"/>
            <w:shd w:val="clear" w:color="auto" w:fill="DBE5F1" w:themeFill="accent1" w:themeFillTint="33"/>
          </w:tcPr>
          <w:p w14:paraId="6FD8360A" w14:textId="77777777" w:rsidR="00944BFF" w:rsidRPr="007B1868" w:rsidRDefault="00944BFF" w:rsidP="00944BFF">
            <w:pPr>
              <w:pStyle w:val="Sinespaciado"/>
              <w:jc w:val="both"/>
              <w:rPr>
                <w:color w:val="000000" w:themeColor="text1"/>
                <w:lang w:val="es-ES"/>
              </w:rPr>
            </w:pPr>
            <w:r w:rsidRPr="007B1868">
              <w:rPr>
                <w:color w:val="000000" w:themeColor="text1"/>
                <w:lang w:val="es-ES"/>
              </w:rPr>
              <w:t>2.2</w:t>
            </w:r>
          </w:p>
        </w:tc>
        <w:tc>
          <w:tcPr>
            <w:tcW w:w="708" w:type="dxa"/>
            <w:shd w:val="clear" w:color="auto" w:fill="DBE5F1" w:themeFill="accent1" w:themeFillTint="33"/>
          </w:tcPr>
          <w:p w14:paraId="549E03F2"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4D0A4922" w14:textId="77777777"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1EA47E9C" w14:textId="563CCF2F"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799F7AC"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58BF4285"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3C67DBA2"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77619E3B"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7700291A"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5C35CB65" w14:textId="77777777" w:rsidR="00944BFF" w:rsidRPr="007B1868" w:rsidRDefault="00944BFF" w:rsidP="00944BFF">
            <w:pPr>
              <w:pStyle w:val="Sinespaciado"/>
              <w:jc w:val="both"/>
              <w:rPr>
                <w:color w:val="000000" w:themeColor="text1"/>
                <w:lang w:val="es-ES"/>
              </w:rPr>
            </w:pPr>
          </w:p>
        </w:tc>
      </w:tr>
      <w:tr w:rsidR="00944BFF" w:rsidRPr="007B1868" w14:paraId="62F6B456" w14:textId="77777777" w:rsidTr="004B4958">
        <w:tc>
          <w:tcPr>
            <w:tcW w:w="756" w:type="dxa"/>
            <w:shd w:val="clear" w:color="auto" w:fill="DBE5F1" w:themeFill="accent1" w:themeFillTint="33"/>
          </w:tcPr>
          <w:p w14:paraId="079F6CC4" w14:textId="77777777" w:rsidR="00944BFF" w:rsidRPr="007B1868" w:rsidRDefault="00944BFF" w:rsidP="00944BFF">
            <w:pPr>
              <w:pStyle w:val="Sinespaciado"/>
              <w:jc w:val="both"/>
              <w:rPr>
                <w:color w:val="000000" w:themeColor="text1"/>
                <w:lang w:val="es-ES"/>
              </w:rPr>
            </w:pPr>
            <w:r w:rsidRPr="007B1868">
              <w:rPr>
                <w:color w:val="000000" w:themeColor="text1"/>
                <w:lang w:val="es-ES"/>
              </w:rPr>
              <w:t>2.3</w:t>
            </w:r>
          </w:p>
        </w:tc>
        <w:tc>
          <w:tcPr>
            <w:tcW w:w="708" w:type="dxa"/>
            <w:shd w:val="clear" w:color="auto" w:fill="DBE5F1" w:themeFill="accent1" w:themeFillTint="33"/>
          </w:tcPr>
          <w:p w14:paraId="0A1C441E"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796DED1D" w14:textId="77777777"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092E76E9" w14:textId="2F51BBEE"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56948868"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B41EDBA"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4B49BA48"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667C4175"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47E81586"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D8E7E5D" w14:textId="77777777" w:rsidR="00944BFF" w:rsidRPr="007B1868" w:rsidRDefault="00944BFF" w:rsidP="00944BFF">
            <w:pPr>
              <w:pStyle w:val="Sinespaciado"/>
              <w:jc w:val="both"/>
              <w:rPr>
                <w:color w:val="000000" w:themeColor="text1"/>
                <w:lang w:val="es-ES"/>
              </w:rPr>
            </w:pPr>
          </w:p>
        </w:tc>
      </w:tr>
      <w:tr w:rsidR="00944BFF" w:rsidRPr="007B1868" w14:paraId="6FE05712" w14:textId="77777777" w:rsidTr="004B4958">
        <w:tc>
          <w:tcPr>
            <w:tcW w:w="756" w:type="dxa"/>
            <w:shd w:val="clear" w:color="auto" w:fill="DBE5F1" w:themeFill="accent1" w:themeFillTint="33"/>
          </w:tcPr>
          <w:p w14:paraId="2D7132C4" w14:textId="77777777" w:rsidR="00944BFF" w:rsidRPr="007B1868" w:rsidRDefault="00944BFF" w:rsidP="00944BFF">
            <w:pPr>
              <w:pStyle w:val="Sinespaciado"/>
              <w:jc w:val="both"/>
              <w:rPr>
                <w:color w:val="000000" w:themeColor="text1"/>
                <w:lang w:val="es-ES"/>
              </w:rPr>
            </w:pPr>
            <w:r w:rsidRPr="007B1868">
              <w:rPr>
                <w:color w:val="000000" w:themeColor="text1"/>
                <w:lang w:val="es-ES"/>
              </w:rPr>
              <w:t>2.4</w:t>
            </w:r>
          </w:p>
        </w:tc>
        <w:tc>
          <w:tcPr>
            <w:tcW w:w="708" w:type="dxa"/>
            <w:shd w:val="clear" w:color="auto" w:fill="DBE5F1" w:themeFill="accent1" w:themeFillTint="33"/>
          </w:tcPr>
          <w:p w14:paraId="6AB555C7"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49A8A58F" w14:textId="00129B06" w:rsidR="00944BFF" w:rsidRPr="007B1868" w:rsidRDefault="00944BFF"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65E438DC" w14:textId="6DA3557A" w:rsidR="00944BFF" w:rsidRPr="007B1868" w:rsidRDefault="00944BFF"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7F664EEC" w14:textId="703AE488"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12EEAF5F"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69CA77E5"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76688BA"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5397F6B3"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07E01489" w14:textId="77777777" w:rsidR="00944BFF" w:rsidRPr="007B1868" w:rsidRDefault="00944BFF" w:rsidP="00944BFF">
            <w:pPr>
              <w:pStyle w:val="Sinespaciado"/>
              <w:jc w:val="both"/>
              <w:rPr>
                <w:color w:val="000000" w:themeColor="text1"/>
                <w:lang w:val="es-ES"/>
              </w:rPr>
            </w:pPr>
          </w:p>
        </w:tc>
      </w:tr>
      <w:tr w:rsidR="00944BFF" w:rsidRPr="007B1868" w14:paraId="35BBD5D3" w14:textId="77777777" w:rsidTr="004B4958">
        <w:tc>
          <w:tcPr>
            <w:tcW w:w="756" w:type="dxa"/>
            <w:shd w:val="clear" w:color="auto" w:fill="DBE5F1" w:themeFill="accent1" w:themeFillTint="33"/>
          </w:tcPr>
          <w:p w14:paraId="0C794C19" w14:textId="77777777" w:rsidR="00944BFF" w:rsidRPr="007B1868" w:rsidRDefault="00944BFF" w:rsidP="00944BFF">
            <w:pPr>
              <w:pStyle w:val="Sinespaciado"/>
              <w:jc w:val="both"/>
              <w:rPr>
                <w:color w:val="000000" w:themeColor="text1"/>
                <w:lang w:val="es-ES"/>
              </w:rPr>
            </w:pPr>
            <w:r w:rsidRPr="007B1868">
              <w:rPr>
                <w:color w:val="000000" w:themeColor="text1"/>
                <w:lang w:val="es-ES"/>
              </w:rPr>
              <w:t>2.5</w:t>
            </w:r>
          </w:p>
        </w:tc>
        <w:tc>
          <w:tcPr>
            <w:tcW w:w="708" w:type="dxa"/>
            <w:shd w:val="clear" w:color="auto" w:fill="DBE5F1" w:themeFill="accent1" w:themeFillTint="33"/>
          </w:tcPr>
          <w:p w14:paraId="2469069E"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6C2FA354" w14:textId="64D1D360" w:rsidR="00944BFF" w:rsidRPr="007B1868" w:rsidRDefault="00944BFF"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7A99B5BD" w14:textId="2E13161E" w:rsidR="00944BFF" w:rsidRPr="007B1868" w:rsidRDefault="00944BFF"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75DE06F9" w14:textId="1E5E2979"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61BE6D46"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61730925"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532ADCE"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544277C0"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4F8D845" w14:textId="77777777" w:rsidR="00944BFF" w:rsidRPr="007B1868" w:rsidRDefault="00944BFF" w:rsidP="00944BFF">
            <w:pPr>
              <w:pStyle w:val="Sinespaciado"/>
              <w:jc w:val="both"/>
              <w:rPr>
                <w:color w:val="000000" w:themeColor="text1"/>
                <w:lang w:val="es-ES"/>
              </w:rPr>
            </w:pPr>
          </w:p>
        </w:tc>
      </w:tr>
      <w:tr w:rsidR="00944BFF" w:rsidRPr="007B1868" w14:paraId="0FBA584C" w14:textId="77777777" w:rsidTr="004B4958">
        <w:tc>
          <w:tcPr>
            <w:tcW w:w="756" w:type="dxa"/>
            <w:shd w:val="clear" w:color="auto" w:fill="95B3D7" w:themeFill="accent1" w:themeFillTint="99"/>
          </w:tcPr>
          <w:p w14:paraId="0206C245" w14:textId="77777777" w:rsidR="00944BFF" w:rsidRPr="007B1868" w:rsidRDefault="00944BFF" w:rsidP="00944BFF">
            <w:pPr>
              <w:pStyle w:val="Sinespaciado"/>
              <w:jc w:val="both"/>
              <w:rPr>
                <w:b/>
                <w:color w:val="000000" w:themeColor="text1"/>
                <w:lang w:val="es-ES"/>
              </w:rPr>
            </w:pPr>
            <w:r w:rsidRPr="007B1868">
              <w:rPr>
                <w:b/>
                <w:color w:val="000000" w:themeColor="text1"/>
                <w:lang w:val="es-ES"/>
              </w:rPr>
              <w:t>T3</w:t>
            </w:r>
          </w:p>
        </w:tc>
        <w:tc>
          <w:tcPr>
            <w:tcW w:w="708" w:type="dxa"/>
            <w:shd w:val="clear" w:color="auto" w:fill="95B3D7" w:themeFill="accent1" w:themeFillTint="99"/>
          </w:tcPr>
          <w:p w14:paraId="58577089" w14:textId="77777777" w:rsidR="00944BFF" w:rsidRPr="007B1868" w:rsidRDefault="00944BFF" w:rsidP="00944BFF">
            <w:pPr>
              <w:pStyle w:val="Sinespaciado"/>
              <w:jc w:val="both"/>
              <w:rPr>
                <w:b/>
                <w:color w:val="000000" w:themeColor="text1"/>
                <w:lang w:val="es-ES"/>
              </w:rPr>
            </w:pPr>
          </w:p>
        </w:tc>
        <w:tc>
          <w:tcPr>
            <w:tcW w:w="708" w:type="dxa"/>
            <w:shd w:val="clear" w:color="auto" w:fill="95B3D7" w:themeFill="accent1" w:themeFillTint="99"/>
          </w:tcPr>
          <w:p w14:paraId="2D851CB4" w14:textId="5F75D0B0" w:rsidR="00944BFF" w:rsidRPr="007B1868" w:rsidRDefault="00944BFF" w:rsidP="00944BFF">
            <w:pPr>
              <w:pStyle w:val="Sinespaciado"/>
              <w:jc w:val="both"/>
              <w:rPr>
                <w:b/>
                <w:color w:val="000000" w:themeColor="text1"/>
                <w:lang w:val="es-ES"/>
              </w:rPr>
            </w:pPr>
          </w:p>
        </w:tc>
        <w:tc>
          <w:tcPr>
            <w:tcW w:w="708" w:type="dxa"/>
            <w:shd w:val="clear" w:color="auto" w:fill="95B3D7" w:themeFill="accent1" w:themeFillTint="99"/>
          </w:tcPr>
          <w:p w14:paraId="66AAE334" w14:textId="32AB5A18" w:rsidR="00944BFF" w:rsidRPr="007B1868" w:rsidRDefault="004234A6"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44DB3C79" w14:textId="5B934DDC" w:rsidR="00944BFF" w:rsidRPr="007B1868" w:rsidRDefault="00944BFF"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29ABCE17" w14:textId="09C5147B" w:rsidR="00944BFF" w:rsidRPr="007B1868" w:rsidRDefault="00944BFF"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3F0E23EB" w14:textId="45D3DD8F" w:rsidR="00944BFF" w:rsidRPr="007B1868" w:rsidRDefault="004234A6"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1C84C6DD" w14:textId="6BE786D2" w:rsidR="00944BFF" w:rsidRPr="007B1868" w:rsidRDefault="004234A6"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2CCDD39E" w14:textId="77777777" w:rsidR="00944BFF" w:rsidRPr="007B1868" w:rsidRDefault="00944BFF" w:rsidP="00944BFF">
            <w:pPr>
              <w:pStyle w:val="Sinespaciado"/>
              <w:jc w:val="both"/>
              <w:rPr>
                <w:b/>
                <w:color w:val="000000" w:themeColor="text1"/>
                <w:lang w:val="es-ES"/>
              </w:rPr>
            </w:pPr>
          </w:p>
        </w:tc>
        <w:tc>
          <w:tcPr>
            <w:tcW w:w="708" w:type="dxa"/>
            <w:shd w:val="clear" w:color="auto" w:fill="95B3D7" w:themeFill="accent1" w:themeFillTint="99"/>
          </w:tcPr>
          <w:p w14:paraId="6F3C2B3D" w14:textId="77777777" w:rsidR="00944BFF" w:rsidRPr="007B1868" w:rsidRDefault="00944BFF" w:rsidP="00944BFF">
            <w:pPr>
              <w:pStyle w:val="Sinespaciado"/>
              <w:jc w:val="both"/>
              <w:rPr>
                <w:b/>
                <w:color w:val="000000" w:themeColor="text1"/>
                <w:lang w:val="es-ES"/>
              </w:rPr>
            </w:pPr>
          </w:p>
        </w:tc>
      </w:tr>
      <w:tr w:rsidR="00944BFF" w:rsidRPr="007B1868" w14:paraId="6D611F95" w14:textId="77777777" w:rsidTr="004B4958">
        <w:tc>
          <w:tcPr>
            <w:tcW w:w="756" w:type="dxa"/>
            <w:shd w:val="clear" w:color="auto" w:fill="DBE5F1" w:themeFill="accent1" w:themeFillTint="33"/>
          </w:tcPr>
          <w:p w14:paraId="7ADA027E" w14:textId="77777777" w:rsidR="00944BFF" w:rsidRPr="007B1868" w:rsidRDefault="00944BFF" w:rsidP="00944BFF">
            <w:pPr>
              <w:pStyle w:val="Sinespaciado"/>
              <w:jc w:val="both"/>
              <w:rPr>
                <w:color w:val="000000" w:themeColor="text1"/>
                <w:lang w:val="es-ES"/>
              </w:rPr>
            </w:pPr>
            <w:r w:rsidRPr="007B1868">
              <w:rPr>
                <w:color w:val="000000" w:themeColor="text1"/>
                <w:lang w:val="es-ES"/>
              </w:rPr>
              <w:t>3.1</w:t>
            </w:r>
          </w:p>
        </w:tc>
        <w:tc>
          <w:tcPr>
            <w:tcW w:w="708" w:type="dxa"/>
            <w:shd w:val="clear" w:color="auto" w:fill="DBE5F1" w:themeFill="accent1" w:themeFillTint="33"/>
          </w:tcPr>
          <w:p w14:paraId="189EA665"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96225AB" w14:textId="7E38ADF0"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654BD4B4" w14:textId="68AF6E79" w:rsidR="00944BFF" w:rsidRPr="007B1868" w:rsidRDefault="00944BFF"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292BF773"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6C0CC80"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7D71F62E"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7FE3EF2"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0FC183B0"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0DE5AC24" w14:textId="77777777" w:rsidR="00944BFF" w:rsidRPr="007B1868" w:rsidRDefault="00944BFF" w:rsidP="00944BFF">
            <w:pPr>
              <w:pStyle w:val="Sinespaciado"/>
              <w:jc w:val="both"/>
              <w:rPr>
                <w:color w:val="000000" w:themeColor="text1"/>
                <w:lang w:val="es-ES"/>
              </w:rPr>
            </w:pPr>
          </w:p>
        </w:tc>
      </w:tr>
      <w:tr w:rsidR="00944BFF" w:rsidRPr="007B1868" w14:paraId="0778218D" w14:textId="77777777" w:rsidTr="004B4958">
        <w:tc>
          <w:tcPr>
            <w:tcW w:w="756" w:type="dxa"/>
            <w:shd w:val="clear" w:color="auto" w:fill="DBE5F1" w:themeFill="accent1" w:themeFillTint="33"/>
          </w:tcPr>
          <w:p w14:paraId="42059456" w14:textId="77777777" w:rsidR="00944BFF" w:rsidRPr="007B1868" w:rsidRDefault="00944BFF" w:rsidP="00944BFF">
            <w:pPr>
              <w:pStyle w:val="Sinespaciado"/>
              <w:jc w:val="both"/>
              <w:rPr>
                <w:color w:val="000000" w:themeColor="text1"/>
                <w:lang w:val="es-ES"/>
              </w:rPr>
            </w:pPr>
            <w:r w:rsidRPr="007B1868">
              <w:rPr>
                <w:color w:val="000000" w:themeColor="text1"/>
                <w:lang w:val="es-ES"/>
              </w:rPr>
              <w:t>3.2</w:t>
            </w:r>
          </w:p>
        </w:tc>
        <w:tc>
          <w:tcPr>
            <w:tcW w:w="708" w:type="dxa"/>
            <w:shd w:val="clear" w:color="auto" w:fill="DBE5F1" w:themeFill="accent1" w:themeFillTint="33"/>
          </w:tcPr>
          <w:p w14:paraId="6B186ECC"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35F73DC"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FEC7A31" w14:textId="72AC1472"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4E187747" w14:textId="46B8ABE4"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1BA4B197" w14:textId="3AFE9721"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183DBCAF"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37C3C5A"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023F3B5"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E492446" w14:textId="77777777" w:rsidR="00944BFF" w:rsidRPr="007B1868" w:rsidRDefault="00944BFF" w:rsidP="00944BFF">
            <w:pPr>
              <w:pStyle w:val="Sinespaciado"/>
              <w:jc w:val="both"/>
              <w:rPr>
                <w:color w:val="000000" w:themeColor="text1"/>
                <w:lang w:val="es-ES"/>
              </w:rPr>
            </w:pPr>
          </w:p>
        </w:tc>
      </w:tr>
      <w:tr w:rsidR="00944BFF" w:rsidRPr="007B1868" w14:paraId="345257DC" w14:textId="77777777" w:rsidTr="004B4958">
        <w:tc>
          <w:tcPr>
            <w:tcW w:w="756" w:type="dxa"/>
            <w:shd w:val="clear" w:color="auto" w:fill="DBE5F1" w:themeFill="accent1" w:themeFillTint="33"/>
          </w:tcPr>
          <w:p w14:paraId="26ABD200" w14:textId="77777777" w:rsidR="00944BFF" w:rsidRPr="007B1868" w:rsidRDefault="00944BFF" w:rsidP="00944BFF">
            <w:pPr>
              <w:pStyle w:val="Sinespaciado"/>
              <w:jc w:val="both"/>
              <w:rPr>
                <w:color w:val="000000" w:themeColor="text1"/>
                <w:lang w:val="es-ES"/>
              </w:rPr>
            </w:pPr>
            <w:r w:rsidRPr="007B1868">
              <w:rPr>
                <w:color w:val="000000" w:themeColor="text1"/>
                <w:lang w:val="es-ES"/>
              </w:rPr>
              <w:t>3.3</w:t>
            </w:r>
          </w:p>
        </w:tc>
        <w:tc>
          <w:tcPr>
            <w:tcW w:w="708" w:type="dxa"/>
            <w:shd w:val="clear" w:color="auto" w:fill="DBE5F1" w:themeFill="accent1" w:themeFillTint="33"/>
          </w:tcPr>
          <w:p w14:paraId="28A4112F"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393400FB"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B166CE9" w14:textId="06C72FC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465CE44F" w14:textId="2C43EBF1" w:rsidR="00944BFF" w:rsidRPr="007B1868" w:rsidRDefault="00944BFF"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74AF9758" w14:textId="54ADE02C"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0F4DF359" w14:textId="4E994F6D"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3C7D51DB"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EBA2510"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362C9CDF" w14:textId="77777777" w:rsidR="00944BFF" w:rsidRPr="007B1868" w:rsidRDefault="00944BFF" w:rsidP="00944BFF">
            <w:pPr>
              <w:pStyle w:val="Sinespaciado"/>
              <w:jc w:val="both"/>
              <w:rPr>
                <w:color w:val="000000" w:themeColor="text1"/>
                <w:lang w:val="es-ES"/>
              </w:rPr>
            </w:pPr>
          </w:p>
        </w:tc>
      </w:tr>
      <w:tr w:rsidR="00944BFF" w:rsidRPr="007B1868" w14:paraId="67A3C517" w14:textId="77777777" w:rsidTr="004B4958">
        <w:tc>
          <w:tcPr>
            <w:tcW w:w="756" w:type="dxa"/>
            <w:shd w:val="clear" w:color="auto" w:fill="DBE5F1" w:themeFill="accent1" w:themeFillTint="33"/>
          </w:tcPr>
          <w:p w14:paraId="56017155" w14:textId="77777777" w:rsidR="00944BFF" w:rsidRPr="007B1868" w:rsidRDefault="00944BFF" w:rsidP="00944BFF">
            <w:pPr>
              <w:pStyle w:val="Sinespaciado"/>
              <w:jc w:val="both"/>
              <w:rPr>
                <w:color w:val="000000" w:themeColor="text1"/>
                <w:lang w:val="es-ES"/>
              </w:rPr>
            </w:pPr>
            <w:r w:rsidRPr="007B1868">
              <w:rPr>
                <w:color w:val="000000" w:themeColor="text1"/>
                <w:lang w:val="es-ES"/>
              </w:rPr>
              <w:t>3.4</w:t>
            </w:r>
          </w:p>
        </w:tc>
        <w:tc>
          <w:tcPr>
            <w:tcW w:w="708" w:type="dxa"/>
            <w:shd w:val="clear" w:color="auto" w:fill="DBE5F1" w:themeFill="accent1" w:themeFillTint="33"/>
          </w:tcPr>
          <w:p w14:paraId="10659EA0"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5832450"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3314CFC7" w14:textId="0CFAF2EB"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4073E068" w14:textId="20253A01"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3874CAD3" w14:textId="5B8D63DF" w:rsidR="00944BFF" w:rsidRPr="007B1868" w:rsidRDefault="00944BFF"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7395E0B5" w14:textId="6A88E5BB"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57DA7AB6" w14:textId="20E22EAC"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73A274CD"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3A67D0C3" w14:textId="77777777" w:rsidR="00944BFF" w:rsidRPr="007B1868" w:rsidRDefault="00944BFF" w:rsidP="00944BFF">
            <w:pPr>
              <w:pStyle w:val="Sinespaciado"/>
              <w:jc w:val="both"/>
              <w:rPr>
                <w:color w:val="000000" w:themeColor="text1"/>
                <w:lang w:val="es-ES"/>
              </w:rPr>
            </w:pPr>
          </w:p>
        </w:tc>
      </w:tr>
      <w:tr w:rsidR="00944BFF" w:rsidRPr="007B1868" w14:paraId="647E6321" w14:textId="77777777" w:rsidTr="004B4958">
        <w:tc>
          <w:tcPr>
            <w:tcW w:w="756" w:type="dxa"/>
            <w:shd w:val="clear" w:color="auto" w:fill="95B3D7" w:themeFill="accent1" w:themeFillTint="99"/>
          </w:tcPr>
          <w:p w14:paraId="10CCE2BE" w14:textId="77777777" w:rsidR="00944BFF" w:rsidRPr="007B1868" w:rsidRDefault="00944BFF" w:rsidP="00944BFF">
            <w:pPr>
              <w:pStyle w:val="Sinespaciado"/>
              <w:jc w:val="both"/>
              <w:rPr>
                <w:b/>
                <w:color w:val="000000" w:themeColor="text1"/>
                <w:lang w:val="es-ES"/>
              </w:rPr>
            </w:pPr>
            <w:r w:rsidRPr="007B1868">
              <w:rPr>
                <w:b/>
                <w:color w:val="000000" w:themeColor="text1"/>
                <w:lang w:val="es-ES"/>
              </w:rPr>
              <w:t>T4</w:t>
            </w:r>
          </w:p>
        </w:tc>
        <w:tc>
          <w:tcPr>
            <w:tcW w:w="708" w:type="dxa"/>
            <w:shd w:val="clear" w:color="auto" w:fill="95B3D7" w:themeFill="accent1" w:themeFillTint="99"/>
          </w:tcPr>
          <w:p w14:paraId="1F234F45" w14:textId="77777777" w:rsidR="00944BFF" w:rsidRPr="007B1868" w:rsidRDefault="00944BFF" w:rsidP="00944BFF">
            <w:pPr>
              <w:pStyle w:val="Sinespaciado"/>
              <w:jc w:val="both"/>
              <w:rPr>
                <w:b/>
                <w:color w:val="000000" w:themeColor="text1"/>
                <w:lang w:val="es-ES"/>
              </w:rPr>
            </w:pPr>
          </w:p>
        </w:tc>
        <w:tc>
          <w:tcPr>
            <w:tcW w:w="708" w:type="dxa"/>
            <w:shd w:val="clear" w:color="auto" w:fill="95B3D7" w:themeFill="accent1" w:themeFillTint="99"/>
          </w:tcPr>
          <w:p w14:paraId="28A4BF0B" w14:textId="77777777" w:rsidR="00944BFF" w:rsidRPr="007B1868" w:rsidRDefault="00944BFF" w:rsidP="00944BFF">
            <w:pPr>
              <w:pStyle w:val="Sinespaciado"/>
              <w:jc w:val="both"/>
              <w:rPr>
                <w:b/>
                <w:color w:val="000000" w:themeColor="text1"/>
                <w:lang w:val="es-ES"/>
              </w:rPr>
            </w:pPr>
          </w:p>
        </w:tc>
        <w:tc>
          <w:tcPr>
            <w:tcW w:w="708" w:type="dxa"/>
            <w:shd w:val="clear" w:color="auto" w:fill="95B3D7" w:themeFill="accent1" w:themeFillTint="99"/>
          </w:tcPr>
          <w:p w14:paraId="5341CC95" w14:textId="4F2EF0B5" w:rsidR="00944BFF" w:rsidRPr="007B1868" w:rsidRDefault="00944BFF" w:rsidP="00944BFF">
            <w:pPr>
              <w:pStyle w:val="Sinespaciado"/>
              <w:jc w:val="both"/>
              <w:rPr>
                <w:b/>
                <w:color w:val="000000" w:themeColor="text1"/>
                <w:lang w:val="es-ES"/>
              </w:rPr>
            </w:pPr>
          </w:p>
        </w:tc>
        <w:tc>
          <w:tcPr>
            <w:tcW w:w="708" w:type="dxa"/>
            <w:shd w:val="clear" w:color="auto" w:fill="95B3D7" w:themeFill="accent1" w:themeFillTint="99"/>
          </w:tcPr>
          <w:p w14:paraId="1E5243D4" w14:textId="5FF25460" w:rsidR="00944BFF" w:rsidRPr="007B1868" w:rsidRDefault="00944BFF"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5500CB5F" w14:textId="6C495CD4" w:rsidR="00944BFF" w:rsidRPr="007B1868" w:rsidRDefault="00944BFF"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1A86CD90" w14:textId="6F5C913F" w:rsidR="00944BFF" w:rsidRPr="007B1868" w:rsidRDefault="004234A6"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4088BCD1" w14:textId="4D3D031D" w:rsidR="00944BFF" w:rsidRPr="007B1868" w:rsidRDefault="004234A6"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58C07DE8" w14:textId="4BB2C2E7" w:rsidR="00944BFF" w:rsidRPr="007B1868" w:rsidRDefault="00944BFF" w:rsidP="00944BFF">
            <w:pPr>
              <w:pStyle w:val="Sinespaciado"/>
              <w:jc w:val="both"/>
              <w:rPr>
                <w:b/>
                <w:color w:val="000000" w:themeColor="text1"/>
                <w:lang w:val="es-ES"/>
              </w:rPr>
            </w:pPr>
          </w:p>
        </w:tc>
        <w:tc>
          <w:tcPr>
            <w:tcW w:w="708" w:type="dxa"/>
            <w:shd w:val="clear" w:color="auto" w:fill="95B3D7" w:themeFill="accent1" w:themeFillTint="99"/>
          </w:tcPr>
          <w:p w14:paraId="6BAB2145" w14:textId="77777777" w:rsidR="00944BFF" w:rsidRPr="007B1868" w:rsidRDefault="00944BFF" w:rsidP="00944BFF">
            <w:pPr>
              <w:pStyle w:val="Sinespaciado"/>
              <w:jc w:val="both"/>
              <w:rPr>
                <w:b/>
                <w:color w:val="000000" w:themeColor="text1"/>
                <w:lang w:val="es-ES"/>
              </w:rPr>
            </w:pPr>
          </w:p>
        </w:tc>
      </w:tr>
      <w:tr w:rsidR="00944BFF" w:rsidRPr="007B1868" w14:paraId="1F82E9A2" w14:textId="77777777" w:rsidTr="004B4958">
        <w:tc>
          <w:tcPr>
            <w:tcW w:w="756" w:type="dxa"/>
            <w:shd w:val="clear" w:color="auto" w:fill="DBE5F1" w:themeFill="accent1" w:themeFillTint="33"/>
          </w:tcPr>
          <w:p w14:paraId="5FADCDD7" w14:textId="77777777" w:rsidR="00944BFF" w:rsidRPr="007B1868" w:rsidRDefault="00944BFF" w:rsidP="00944BFF">
            <w:pPr>
              <w:pStyle w:val="Sinespaciado"/>
              <w:jc w:val="both"/>
              <w:rPr>
                <w:color w:val="000000" w:themeColor="text1"/>
                <w:lang w:val="es-ES"/>
              </w:rPr>
            </w:pPr>
            <w:r w:rsidRPr="007B1868">
              <w:rPr>
                <w:color w:val="000000" w:themeColor="text1"/>
                <w:lang w:val="es-ES"/>
              </w:rPr>
              <w:t>4.1</w:t>
            </w:r>
          </w:p>
        </w:tc>
        <w:tc>
          <w:tcPr>
            <w:tcW w:w="708" w:type="dxa"/>
            <w:shd w:val="clear" w:color="auto" w:fill="DBE5F1" w:themeFill="accent1" w:themeFillTint="33"/>
          </w:tcPr>
          <w:p w14:paraId="29BE9DAE"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0B3D742"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5E55B78C" w14:textId="56D5405F"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96F5505" w14:textId="1CC1DBB0" w:rsidR="00944BFF" w:rsidRPr="007B1868" w:rsidRDefault="00944BFF"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5F1D6E84" w14:textId="3D0BC70B"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0725A5A8"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4A50E07E"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BC12009" w14:textId="74AD3085"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5AF6C013" w14:textId="77777777" w:rsidR="00944BFF" w:rsidRPr="007B1868" w:rsidRDefault="00944BFF" w:rsidP="00944BFF">
            <w:pPr>
              <w:pStyle w:val="Sinespaciado"/>
              <w:jc w:val="both"/>
              <w:rPr>
                <w:color w:val="000000" w:themeColor="text1"/>
                <w:lang w:val="es-ES"/>
              </w:rPr>
            </w:pPr>
          </w:p>
        </w:tc>
      </w:tr>
      <w:tr w:rsidR="00944BFF" w:rsidRPr="007B1868" w14:paraId="3ECDA83F" w14:textId="77777777" w:rsidTr="004B4958">
        <w:tc>
          <w:tcPr>
            <w:tcW w:w="756" w:type="dxa"/>
            <w:shd w:val="clear" w:color="auto" w:fill="DBE5F1" w:themeFill="accent1" w:themeFillTint="33"/>
          </w:tcPr>
          <w:p w14:paraId="7C49A7A4" w14:textId="77777777" w:rsidR="00944BFF" w:rsidRPr="007B1868" w:rsidRDefault="00944BFF" w:rsidP="00944BFF">
            <w:pPr>
              <w:pStyle w:val="Sinespaciado"/>
              <w:jc w:val="both"/>
              <w:rPr>
                <w:color w:val="000000" w:themeColor="text1"/>
                <w:lang w:val="es-ES"/>
              </w:rPr>
            </w:pPr>
            <w:r w:rsidRPr="007B1868">
              <w:rPr>
                <w:color w:val="000000" w:themeColor="text1"/>
                <w:lang w:val="es-ES"/>
              </w:rPr>
              <w:t>4.2</w:t>
            </w:r>
          </w:p>
        </w:tc>
        <w:tc>
          <w:tcPr>
            <w:tcW w:w="708" w:type="dxa"/>
            <w:shd w:val="clear" w:color="auto" w:fill="DBE5F1" w:themeFill="accent1" w:themeFillTint="33"/>
          </w:tcPr>
          <w:p w14:paraId="30B13CD5"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A7793C5"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786C9E9E" w14:textId="4E135693"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7A0DFA1F" w14:textId="07DFD780"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054178AB" w14:textId="0937FCB7" w:rsidR="00944BFF" w:rsidRPr="007B1868" w:rsidRDefault="00944BFF"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3BBEDFE9"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4A0B26E"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43E9F60F" w14:textId="332B6530"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01917DF6" w14:textId="77777777" w:rsidR="00944BFF" w:rsidRPr="007B1868" w:rsidRDefault="00944BFF" w:rsidP="00944BFF">
            <w:pPr>
              <w:pStyle w:val="Sinespaciado"/>
              <w:jc w:val="both"/>
              <w:rPr>
                <w:color w:val="000000" w:themeColor="text1"/>
                <w:lang w:val="es-ES"/>
              </w:rPr>
            </w:pPr>
          </w:p>
        </w:tc>
      </w:tr>
      <w:tr w:rsidR="00944BFF" w:rsidRPr="007B1868" w14:paraId="072297D2" w14:textId="77777777" w:rsidTr="004B4958">
        <w:tc>
          <w:tcPr>
            <w:tcW w:w="756" w:type="dxa"/>
            <w:shd w:val="clear" w:color="auto" w:fill="DBE5F1" w:themeFill="accent1" w:themeFillTint="33"/>
          </w:tcPr>
          <w:p w14:paraId="72BC4D8E" w14:textId="77777777" w:rsidR="00944BFF" w:rsidRPr="007B1868" w:rsidRDefault="00944BFF" w:rsidP="00944BFF">
            <w:pPr>
              <w:pStyle w:val="Sinespaciado"/>
              <w:jc w:val="both"/>
              <w:rPr>
                <w:color w:val="000000" w:themeColor="text1"/>
                <w:lang w:val="es-ES"/>
              </w:rPr>
            </w:pPr>
            <w:r w:rsidRPr="007B1868">
              <w:rPr>
                <w:color w:val="000000" w:themeColor="text1"/>
                <w:lang w:val="es-ES"/>
              </w:rPr>
              <w:t>4.3</w:t>
            </w:r>
          </w:p>
        </w:tc>
        <w:tc>
          <w:tcPr>
            <w:tcW w:w="708" w:type="dxa"/>
            <w:shd w:val="clear" w:color="auto" w:fill="DBE5F1" w:themeFill="accent1" w:themeFillTint="33"/>
          </w:tcPr>
          <w:p w14:paraId="3CF8242B"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6904889"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383B6B1D" w14:textId="56ED2BFA" w:rsidR="00944BFF" w:rsidRPr="00EC06CD" w:rsidRDefault="00944BFF" w:rsidP="00944BFF">
            <w:pPr>
              <w:pStyle w:val="Sinespaciado"/>
              <w:jc w:val="both"/>
              <w:rPr>
                <w:color w:val="000000" w:themeColor="text1"/>
                <w:u w:val="single"/>
                <w:lang w:val="es-ES"/>
              </w:rPr>
            </w:pPr>
          </w:p>
        </w:tc>
        <w:tc>
          <w:tcPr>
            <w:tcW w:w="708" w:type="dxa"/>
            <w:shd w:val="clear" w:color="auto" w:fill="DBE5F1" w:themeFill="accent1" w:themeFillTint="33"/>
          </w:tcPr>
          <w:p w14:paraId="5A890BFA" w14:textId="21FE8A49"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569D6ADB" w14:textId="57FA20E3" w:rsidR="00944BFF" w:rsidRPr="007B1868" w:rsidRDefault="00944BFF"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7019491E" w14:textId="315B0F8F"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151703E1"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EFC8B82" w14:textId="22D5BA7B"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980B99E" w14:textId="77777777" w:rsidR="00944BFF" w:rsidRPr="007B1868" w:rsidRDefault="00944BFF" w:rsidP="00944BFF">
            <w:pPr>
              <w:pStyle w:val="Sinespaciado"/>
              <w:jc w:val="both"/>
              <w:rPr>
                <w:color w:val="000000" w:themeColor="text1"/>
                <w:lang w:val="es-ES"/>
              </w:rPr>
            </w:pPr>
          </w:p>
        </w:tc>
      </w:tr>
      <w:tr w:rsidR="00944BFF" w:rsidRPr="007B1868" w14:paraId="0830E9DD" w14:textId="77777777" w:rsidTr="004B4958">
        <w:tc>
          <w:tcPr>
            <w:tcW w:w="756" w:type="dxa"/>
            <w:shd w:val="clear" w:color="auto" w:fill="DBE5F1" w:themeFill="accent1" w:themeFillTint="33"/>
          </w:tcPr>
          <w:p w14:paraId="5527105B" w14:textId="77777777" w:rsidR="00944BFF" w:rsidRPr="007B1868" w:rsidRDefault="00944BFF" w:rsidP="00944BFF">
            <w:pPr>
              <w:pStyle w:val="Sinespaciado"/>
              <w:jc w:val="both"/>
              <w:rPr>
                <w:color w:val="000000" w:themeColor="text1"/>
                <w:lang w:val="es-ES"/>
              </w:rPr>
            </w:pPr>
            <w:r w:rsidRPr="007B1868">
              <w:rPr>
                <w:color w:val="000000" w:themeColor="text1"/>
                <w:lang w:val="es-ES"/>
              </w:rPr>
              <w:t>4.4</w:t>
            </w:r>
          </w:p>
        </w:tc>
        <w:tc>
          <w:tcPr>
            <w:tcW w:w="708" w:type="dxa"/>
            <w:shd w:val="clear" w:color="auto" w:fill="DBE5F1" w:themeFill="accent1" w:themeFillTint="33"/>
          </w:tcPr>
          <w:p w14:paraId="56AB4E52"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04E882C6"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66ED9761" w14:textId="24D912A6"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43D55FF2" w14:textId="69F173F0"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6BCE9C7B" w14:textId="37C6540C"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70560527" w14:textId="0D70B46C"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2F10ADB8"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DE52BC2" w14:textId="7C5FC491"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4BCC88FE" w14:textId="0104DE40" w:rsidR="00944BFF" w:rsidRPr="007B1868" w:rsidRDefault="00944BFF" w:rsidP="00944BFF">
            <w:pPr>
              <w:pStyle w:val="Sinespaciado"/>
              <w:jc w:val="both"/>
              <w:rPr>
                <w:color w:val="000000" w:themeColor="text1"/>
                <w:lang w:val="es-ES"/>
              </w:rPr>
            </w:pPr>
          </w:p>
        </w:tc>
      </w:tr>
      <w:tr w:rsidR="00944BFF" w:rsidRPr="007B1868" w14:paraId="620EF1CB" w14:textId="77777777" w:rsidTr="004B4958">
        <w:tc>
          <w:tcPr>
            <w:tcW w:w="756" w:type="dxa"/>
            <w:shd w:val="clear" w:color="auto" w:fill="DBE5F1" w:themeFill="accent1" w:themeFillTint="33"/>
          </w:tcPr>
          <w:p w14:paraId="78F31A4F" w14:textId="03A2FD52" w:rsidR="00944BFF" w:rsidRPr="007B1868" w:rsidRDefault="00944BFF" w:rsidP="00944BFF">
            <w:pPr>
              <w:pStyle w:val="Sinespaciado"/>
              <w:jc w:val="both"/>
              <w:rPr>
                <w:color w:val="000000" w:themeColor="text1"/>
                <w:lang w:val="es-ES"/>
              </w:rPr>
            </w:pPr>
            <w:r>
              <w:rPr>
                <w:color w:val="000000" w:themeColor="text1"/>
                <w:lang w:val="es-ES"/>
              </w:rPr>
              <w:t>4.5</w:t>
            </w:r>
          </w:p>
        </w:tc>
        <w:tc>
          <w:tcPr>
            <w:tcW w:w="708" w:type="dxa"/>
            <w:shd w:val="clear" w:color="auto" w:fill="DBE5F1" w:themeFill="accent1" w:themeFillTint="33"/>
          </w:tcPr>
          <w:p w14:paraId="214543E2"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794A0040"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6F89E93" w14:textId="36AD1FD8" w:rsidR="00944BFF" w:rsidRDefault="00944BFF" w:rsidP="00944BFF">
            <w:pPr>
              <w:pStyle w:val="Sinespaciado"/>
              <w:jc w:val="both"/>
              <w:rPr>
                <w:color w:val="000000" w:themeColor="text1"/>
                <w:lang w:val="es-ES"/>
              </w:rPr>
            </w:pPr>
          </w:p>
        </w:tc>
        <w:tc>
          <w:tcPr>
            <w:tcW w:w="708" w:type="dxa"/>
            <w:shd w:val="clear" w:color="auto" w:fill="DBE5F1" w:themeFill="accent1" w:themeFillTint="33"/>
          </w:tcPr>
          <w:p w14:paraId="2AE822AE" w14:textId="26988721" w:rsidR="00944BFF" w:rsidRDefault="00944BFF" w:rsidP="00944BFF">
            <w:pPr>
              <w:pStyle w:val="Sinespaciado"/>
              <w:jc w:val="both"/>
              <w:rPr>
                <w:color w:val="000000" w:themeColor="text1"/>
                <w:lang w:val="es-ES"/>
              </w:rPr>
            </w:pPr>
          </w:p>
        </w:tc>
        <w:tc>
          <w:tcPr>
            <w:tcW w:w="708" w:type="dxa"/>
            <w:shd w:val="clear" w:color="auto" w:fill="DBE5F1" w:themeFill="accent1" w:themeFillTint="33"/>
          </w:tcPr>
          <w:p w14:paraId="2687264F" w14:textId="7F76104F"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9D567E9"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7B002CDC" w14:textId="4E932EC5"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50C5DE3F"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51EBE722" w14:textId="77777777" w:rsidR="00944BFF" w:rsidRPr="007B1868" w:rsidRDefault="00944BFF" w:rsidP="00944BFF">
            <w:pPr>
              <w:pStyle w:val="Sinespaciado"/>
              <w:jc w:val="both"/>
              <w:rPr>
                <w:color w:val="000000" w:themeColor="text1"/>
                <w:lang w:val="es-ES"/>
              </w:rPr>
            </w:pPr>
          </w:p>
        </w:tc>
      </w:tr>
      <w:tr w:rsidR="00944BFF" w:rsidRPr="007B1868" w14:paraId="7B5EE8D3" w14:textId="77777777" w:rsidTr="004B4958">
        <w:tc>
          <w:tcPr>
            <w:tcW w:w="756" w:type="dxa"/>
            <w:shd w:val="clear" w:color="auto" w:fill="95B3D7" w:themeFill="accent1" w:themeFillTint="99"/>
          </w:tcPr>
          <w:p w14:paraId="578885E5" w14:textId="77777777" w:rsidR="00944BFF" w:rsidRPr="007B1868" w:rsidRDefault="00944BFF" w:rsidP="00944BFF">
            <w:pPr>
              <w:pStyle w:val="Sinespaciado"/>
              <w:jc w:val="both"/>
              <w:rPr>
                <w:b/>
                <w:color w:val="000000" w:themeColor="text1"/>
                <w:lang w:val="es-ES"/>
              </w:rPr>
            </w:pPr>
            <w:r w:rsidRPr="007B1868">
              <w:rPr>
                <w:b/>
                <w:color w:val="000000" w:themeColor="text1"/>
                <w:lang w:val="es-ES"/>
              </w:rPr>
              <w:t>T5</w:t>
            </w:r>
          </w:p>
        </w:tc>
        <w:tc>
          <w:tcPr>
            <w:tcW w:w="708" w:type="dxa"/>
            <w:shd w:val="clear" w:color="auto" w:fill="95B3D7" w:themeFill="accent1" w:themeFillTint="99"/>
          </w:tcPr>
          <w:p w14:paraId="2B8599E4" w14:textId="0C48741C" w:rsidR="00944BFF" w:rsidRPr="007B1868" w:rsidRDefault="00944BFF" w:rsidP="00944BFF">
            <w:pPr>
              <w:pStyle w:val="Sinespaciado"/>
              <w:jc w:val="both"/>
              <w:rPr>
                <w:b/>
                <w:color w:val="000000" w:themeColor="text1"/>
                <w:lang w:val="es-ES"/>
              </w:rPr>
            </w:pPr>
          </w:p>
        </w:tc>
        <w:tc>
          <w:tcPr>
            <w:tcW w:w="708" w:type="dxa"/>
            <w:shd w:val="clear" w:color="auto" w:fill="95B3D7" w:themeFill="accent1" w:themeFillTint="99"/>
          </w:tcPr>
          <w:p w14:paraId="3F6D8D01" w14:textId="0ABA7343" w:rsidR="00944BFF" w:rsidRPr="007B1868" w:rsidRDefault="00944BFF"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68C73CA6" w14:textId="2DE4948D" w:rsidR="00944BFF" w:rsidRPr="007B1868" w:rsidRDefault="00944BFF"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3E6E8B9D" w14:textId="3523BC71" w:rsidR="00944BFF" w:rsidRPr="007B1868" w:rsidRDefault="00944BFF"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31EEE1AC" w14:textId="13F53FD8" w:rsidR="00944BFF" w:rsidRPr="007B1868" w:rsidRDefault="00944BFF"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345462F2" w14:textId="38AD58A9" w:rsidR="00944BFF" w:rsidRPr="007B1868" w:rsidRDefault="004234A6"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2464A120" w14:textId="6D2F1F29" w:rsidR="00944BFF" w:rsidRPr="007B1868" w:rsidRDefault="004234A6"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43861FD7" w14:textId="43CB6AF2" w:rsidR="00944BFF" w:rsidRPr="007B1868" w:rsidRDefault="004234A6" w:rsidP="00944BFF">
            <w:pPr>
              <w:pStyle w:val="Sinespaciado"/>
              <w:jc w:val="both"/>
              <w:rPr>
                <w:b/>
                <w:color w:val="000000" w:themeColor="text1"/>
                <w:lang w:val="es-ES"/>
              </w:rPr>
            </w:pPr>
            <w:r>
              <w:rPr>
                <w:b/>
                <w:color w:val="000000" w:themeColor="text1"/>
                <w:lang w:val="es-ES"/>
              </w:rPr>
              <w:t>X</w:t>
            </w:r>
          </w:p>
        </w:tc>
        <w:tc>
          <w:tcPr>
            <w:tcW w:w="708" w:type="dxa"/>
            <w:shd w:val="clear" w:color="auto" w:fill="95B3D7" w:themeFill="accent1" w:themeFillTint="99"/>
          </w:tcPr>
          <w:p w14:paraId="0B80656F" w14:textId="03D01169" w:rsidR="00944BFF" w:rsidRPr="007B1868" w:rsidRDefault="00944BFF" w:rsidP="00944BFF">
            <w:pPr>
              <w:pStyle w:val="Sinespaciado"/>
              <w:jc w:val="both"/>
              <w:rPr>
                <w:b/>
                <w:color w:val="000000" w:themeColor="text1"/>
                <w:lang w:val="es-ES"/>
              </w:rPr>
            </w:pPr>
          </w:p>
        </w:tc>
      </w:tr>
      <w:tr w:rsidR="00944BFF" w:rsidRPr="007B1868" w14:paraId="68C90867" w14:textId="77777777" w:rsidTr="004B4958">
        <w:tc>
          <w:tcPr>
            <w:tcW w:w="756" w:type="dxa"/>
            <w:shd w:val="clear" w:color="auto" w:fill="DBE5F1" w:themeFill="accent1" w:themeFillTint="33"/>
          </w:tcPr>
          <w:p w14:paraId="0316E0F0" w14:textId="77777777" w:rsidR="00944BFF" w:rsidRPr="007B1868" w:rsidRDefault="00944BFF" w:rsidP="00944BFF">
            <w:pPr>
              <w:pStyle w:val="Sinespaciado"/>
              <w:jc w:val="both"/>
              <w:rPr>
                <w:color w:val="000000" w:themeColor="text1"/>
                <w:lang w:val="es-ES"/>
              </w:rPr>
            </w:pPr>
            <w:r w:rsidRPr="007B1868">
              <w:rPr>
                <w:color w:val="000000" w:themeColor="text1"/>
                <w:lang w:val="es-ES"/>
              </w:rPr>
              <w:lastRenderedPageBreak/>
              <w:t>5.1</w:t>
            </w:r>
          </w:p>
        </w:tc>
        <w:tc>
          <w:tcPr>
            <w:tcW w:w="708" w:type="dxa"/>
            <w:shd w:val="clear" w:color="auto" w:fill="DBE5F1" w:themeFill="accent1" w:themeFillTint="33"/>
          </w:tcPr>
          <w:p w14:paraId="1FC01B73" w14:textId="47B0C9EE"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7E9D077" w14:textId="436934F4"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4FEF2CDC" w14:textId="23DE20ED"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2598E6A4" w14:textId="4BF98D4A"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75D4D893" w14:textId="707877A0"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018565AF" w14:textId="42815538"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759A9BCD" w14:textId="76AF1DAE"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4757EE46" w14:textId="6DD293E9"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135CE0E7" w14:textId="603899D9" w:rsidR="00944BFF" w:rsidRPr="007B1868" w:rsidRDefault="00944BFF" w:rsidP="00944BFF">
            <w:pPr>
              <w:pStyle w:val="Sinespaciado"/>
              <w:jc w:val="both"/>
              <w:rPr>
                <w:color w:val="000000" w:themeColor="text1"/>
                <w:lang w:val="es-ES"/>
              </w:rPr>
            </w:pPr>
          </w:p>
        </w:tc>
      </w:tr>
      <w:tr w:rsidR="00944BFF" w:rsidRPr="007B1868" w14:paraId="36A6A91F" w14:textId="77777777" w:rsidTr="004B4958">
        <w:tc>
          <w:tcPr>
            <w:tcW w:w="756" w:type="dxa"/>
            <w:shd w:val="clear" w:color="auto" w:fill="DBE5F1" w:themeFill="accent1" w:themeFillTint="33"/>
          </w:tcPr>
          <w:p w14:paraId="03543B27" w14:textId="77777777" w:rsidR="00944BFF" w:rsidRPr="007B1868" w:rsidRDefault="00944BFF" w:rsidP="00944BFF">
            <w:pPr>
              <w:pStyle w:val="Sinespaciado"/>
              <w:jc w:val="both"/>
              <w:rPr>
                <w:color w:val="000000" w:themeColor="text1"/>
                <w:lang w:val="es-ES"/>
              </w:rPr>
            </w:pPr>
            <w:r w:rsidRPr="007B1868">
              <w:rPr>
                <w:color w:val="000000" w:themeColor="text1"/>
                <w:lang w:val="es-ES"/>
              </w:rPr>
              <w:t>5.2</w:t>
            </w:r>
          </w:p>
        </w:tc>
        <w:tc>
          <w:tcPr>
            <w:tcW w:w="708" w:type="dxa"/>
            <w:shd w:val="clear" w:color="auto" w:fill="DBE5F1" w:themeFill="accent1" w:themeFillTint="33"/>
          </w:tcPr>
          <w:p w14:paraId="516DF194" w14:textId="38A98EDF"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01D98D45" w14:textId="75A703B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20D33A9" w14:textId="3F69022B" w:rsidR="00944BFF" w:rsidRPr="007B1868" w:rsidRDefault="00944BFF"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1F839897" w14:textId="7A34A4D5"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16819A32" w14:textId="6A60EA37"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050532A1" w14:textId="3374506B"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33740263" w14:textId="61140CAB"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048C56C7" w14:textId="335C9AC3"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6E9B65C" w14:textId="7672F637" w:rsidR="00944BFF" w:rsidRPr="007B1868" w:rsidRDefault="00944BFF" w:rsidP="00944BFF">
            <w:pPr>
              <w:pStyle w:val="Sinespaciado"/>
              <w:jc w:val="both"/>
              <w:rPr>
                <w:color w:val="000000" w:themeColor="text1"/>
                <w:lang w:val="es-ES"/>
              </w:rPr>
            </w:pPr>
          </w:p>
        </w:tc>
      </w:tr>
      <w:tr w:rsidR="00944BFF" w:rsidRPr="007B1868" w14:paraId="6EAA1703" w14:textId="77777777" w:rsidTr="004B4958">
        <w:tc>
          <w:tcPr>
            <w:tcW w:w="756" w:type="dxa"/>
            <w:shd w:val="clear" w:color="auto" w:fill="DBE5F1" w:themeFill="accent1" w:themeFillTint="33"/>
          </w:tcPr>
          <w:p w14:paraId="32B2E227" w14:textId="77777777" w:rsidR="00944BFF" w:rsidRPr="007B1868" w:rsidRDefault="00944BFF" w:rsidP="00944BFF">
            <w:pPr>
              <w:pStyle w:val="Sinespaciado"/>
              <w:jc w:val="both"/>
              <w:rPr>
                <w:color w:val="000000" w:themeColor="text1"/>
                <w:lang w:val="es-ES"/>
              </w:rPr>
            </w:pPr>
            <w:r w:rsidRPr="007B1868">
              <w:rPr>
                <w:color w:val="000000" w:themeColor="text1"/>
                <w:lang w:val="es-ES"/>
              </w:rPr>
              <w:t>5.3</w:t>
            </w:r>
          </w:p>
        </w:tc>
        <w:tc>
          <w:tcPr>
            <w:tcW w:w="708" w:type="dxa"/>
            <w:shd w:val="clear" w:color="auto" w:fill="DBE5F1" w:themeFill="accent1" w:themeFillTint="33"/>
          </w:tcPr>
          <w:p w14:paraId="139ACE7C" w14:textId="62DFB552"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34F01622" w14:textId="3A63A66F"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798DDAD5" w14:textId="37AF7179"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52111E54" w14:textId="35CCA4FF"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75C56D94" w14:textId="4010FA44" w:rsidR="00944BFF" w:rsidRPr="007B1868" w:rsidRDefault="00944BFF" w:rsidP="00944BFF">
            <w:pPr>
              <w:pStyle w:val="Sinespaciado"/>
              <w:jc w:val="both"/>
              <w:rPr>
                <w:color w:val="000000" w:themeColor="text1"/>
                <w:lang w:val="es-ES"/>
              </w:rPr>
            </w:pPr>
            <w:r w:rsidRPr="007B1868">
              <w:rPr>
                <w:color w:val="000000" w:themeColor="text1"/>
                <w:lang w:val="es-ES"/>
              </w:rPr>
              <w:t>X</w:t>
            </w:r>
          </w:p>
        </w:tc>
        <w:tc>
          <w:tcPr>
            <w:tcW w:w="708" w:type="dxa"/>
            <w:shd w:val="clear" w:color="auto" w:fill="DBE5F1" w:themeFill="accent1" w:themeFillTint="33"/>
          </w:tcPr>
          <w:p w14:paraId="3209CAA4" w14:textId="3712A255"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3CAFC36E" w14:textId="60EA761C"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3DE9223C" w14:textId="1DC20B35"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33D33861" w14:textId="0064DE1C" w:rsidR="00944BFF" w:rsidRPr="007B1868" w:rsidRDefault="00944BFF" w:rsidP="00944BFF">
            <w:pPr>
              <w:pStyle w:val="Sinespaciado"/>
              <w:jc w:val="both"/>
              <w:rPr>
                <w:color w:val="000000" w:themeColor="text1"/>
                <w:lang w:val="es-ES"/>
              </w:rPr>
            </w:pPr>
          </w:p>
        </w:tc>
      </w:tr>
      <w:tr w:rsidR="00944BFF" w:rsidRPr="007B1868" w14:paraId="3D25095B" w14:textId="77777777" w:rsidTr="004B4958">
        <w:tc>
          <w:tcPr>
            <w:tcW w:w="756" w:type="dxa"/>
            <w:shd w:val="clear" w:color="auto" w:fill="DBE5F1" w:themeFill="accent1" w:themeFillTint="33"/>
          </w:tcPr>
          <w:p w14:paraId="0E41BE09" w14:textId="77777777" w:rsidR="00944BFF" w:rsidRPr="007B1868" w:rsidRDefault="00944BFF" w:rsidP="00944BFF">
            <w:pPr>
              <w:pStyle w:val="Sinespaciado"/>
              <w:jc w:val="both"/>
              <w:rPr>
                <w:color w:val="000000" w:themeColor="text1"/>
                <w:lang w:val="es-ES"/>
              </w:rPr>
            </w:pPr>
            <w:r w:rsidRPr="007B1868">
              <w:rPr>
                <w:color w:val="000000" w:themeColor="text1"/>
                <w:lang w:val="es-ES"/>
              </w:rPr>
              <w:t>5.4</w:t>
            </w:r>
          </w:p>
        </w:tc>
        <w:tc>
          <w:tcPr>
            <w:tcW w:w="708" w:type="dxa"/>
            <w:shd w:val="clear" w:color="auto" w:fill="DBE5F1" w:themeFill="accent1" w:themeFillTint="33"/>
          </w:tcPr>
          <w:p w14:paraId="0B242123"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0417E23B"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234EB2D9"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1D2FF844" w14:textId="6E614A13"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5453FC7A" w14:textId="2350EF7D"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3509C1DE" w14:textId="77777777" w:rsidR="00944BFF" w:rsidRPr="007B1868" w:rsidRDefault="00944BFF" w:rsidP="00944BFF">
            <w:pPr>
              <w:pStyle w:val="Sinespaciado"/>
              <w:jc w:val="both"/>
              <w:rPr>
                <w:color w:val="000000" w:themeColor="text1"/>
                <w:lang w:val="es-ES"/>
              </w:rPr>
            </w:pPr>
          </w:p>
        </w:tc>
        <w:tc>
          <w:tcPr>
            <w:tcW w:w="708" w:type="dxa"/>
            <w:shd w:val="clear" w:color="auto" w:fill="DBE5F1" w:themeFill="accent1" w:themeFillTint="33"/>
          </w:tcPr>
          <w:p w14:paraId="525F2A8E" w14:textId="3834AD79"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27F05950" w14:textId="57EFBDCB" w:rsidR="00944BFF" w:rsidRPr="007B1868" w:rsidRDefault="004234A6" w:rsidP="00944BFF">
            <w:pPr>
              <w:pStyle w:val="Sinespaciado"/>
              <w:jc w:val="both"/>
              <w:rPr>
                <w:color w:val="000000" w:themeColor="text1"/>
                <w:lang w:val="es-ES"/>
              </w:rPr>
            </w:pPr>
            <w:r>
              <w:rPr>
                <w:color w:val="000000" w:themeColor="text1"/>
                <w:lang w:val="es-ES"/>
              </w:rPr>
              <w:t>X</w:t>
            </w:r>
          </w:p>
        </w:tc>
        <w:tc>
          <w:tcPr>
            <w:tcW w:w="708" w:type="dxa"/>
            <w:shd w:val="clear" w:color="auto" w:fill="DBE5F1" w:themeFill="accent1" w:themeFillTint="33"/>
          </w:tcPr>
          <w:p w14:paraId="4A9F0FBA" w14:textId="77777777" w:rsidR="00944BFF" w:rsidRPr="007B1868" w:rsidRDefault="00944BFF" w:rsidP="00944BFF">
            <w:pPr>
              <w:pStyle w:val="Sinespaciado"/>
              <w:jc w:val="both"/>
              <w:rPr>
                <w:color w:val="000000" w:themeColor="text1"/>
                <w:lang w:val="es-ES"/>
              </w:rPr>
            </w:pPr>
          </w:p>
        </w:tc>
      </w:tr>
    </w:tbl>
    <w:p w14:paraId="50E4C2DF" w14:textId="77777777" w:rsidR="00E85CF7" w:rsidRPr="007B1868" w:rsidRDefault="00E85CF7" w:rsidP="00E85CF7">
      <w:pPr>
        <w:pStyle w:val="Sinespaciado"/>
        <w:jc w:val="both"/>
        <w:rPr>
          <w:color w:val="000000" w:themeColor="text1"/>
          <w:lang w:val="es-ES"/>
        </w:rPr>
      </w:pPr>
    </w:p>
    <w:p w14:paraId="7314C48B" w14:textId="77777777" w:rsidR="00E85CF7" w:rsidRPr="007B1868" w:rsidRDefault="00E85CF7" w:rsidP="00E85CF7">
      <w:pPr>
        <w:pStyle w:val="Sinespaciado"/>
        <w:jc w:val="both"/>
        <w:rPr>
          <w:color w:val="000000" w:themeColor="text1"/>
          <w:lang w:val="es-ES"/>
        </w:rPr>
      </w:pPr>
    </w:p>
    <w:p w14:paraId="7EC4F909" w14:textId="77777777" w:rsidR="00E85CF7" w:rsidRPr="007B1868" w:rsidRDefault="00E85CF7" w:rsidP="00E85CF7">
      <w:pPr>
        <w:pStyle w:val="Sinespaciado"/>
        <w:jc w:val="both"/>
        <w:rPr>
          <w:color w:val="000000" w:themeColor="text1"/>
          <w:lang w:val="es-ES"/>
        </w:rPr>
      </w:pPr>
    </w:p>
    <w:p w14:paraId="6592C7E0" w14:textId="77777777" w:rsidR="00E85CF7" w:rsidRPr="007B1868" w:rsidRDefault="00E85CF7" w:rsidP="00E85CF7">
      <w:pPr>
        <w:pStyle w:val="Sinespaciado"/>
        <w:jc w:val="both"/>
        <w:rPr>
          <w:color w:val="000000" w:themeColor="text1"/>
          <w:lang w:val="es-ES"/>
        </w:rPr>
      </w:pPr>
    </w:p>
    <w:p w14:paraId="7FC8CE5E" w14:textId="7FB3A795" w:rsidR="00E85CF7" w:rsidRPr="007B1868" w:rsidRDefault="00E85CF7" w:rsidP="00E85CF7">
      <w:pPr>
        <w:pStyle w:val="Descripcin"/>
        <w:keepNext/>
      </w:pPr>
    </w:p>
    <w:p w14:paraId="517F5621" w14:textId="1C0F9B71" w:rsidR="001D33C7" w:rsidRDefault="001D33C7" w:rsidP="001D33C7">
      <w:pPr>
        <w:pStyle w:val="Descripcin"/>
        <w:keepNext/>
      </w:pPr>
      <w:bookmarkStart w:id="41" w:name="_Ref213710542"/>
      <w:bookmarkStart w:id="42" w:name="_Toc222830900"/>
      <w:r>
        <w:t xml:space="preserve">Tabla </w:t>
      </w:r>
      <w:fldSimple w:instr=" SEQ Tabla \* ARABIC ">
        <w:r w:rsidR="002D7CD7">
          <w:rPr>
            <w:noProof/>
          </w:rPr>
          <w:t>3</w:t>
        </w:r>
      </w:fldSimple>
      <w:bookmarkEnd w:id="41"/>
      <w:r>
        <w:t xml:space="preserve">. </w:t>
      </w:r>
      <w:r w:rsidRPr="00442551">
        <w:t>Plan de trabajo: estimación de horas por tarea</w:t>
      </w:r>
      <w:bookmarkEnd w:id="42"/>
    </w:p>
    <w:tbl>
      <w:tblPr>
        <w:tblStyle w:val="Tablaconcuadrcula"/>
        <w:tblW w:w="0" w:type="auto"/>
        <w:tblLook w:val="04A0" w:firstRow="1" w:lastRow="0" w:firstColumn="1" w:lastColumn="0" w:noHBand="0" w:noVBand="1"/>
      </w:tblPr>
      <w:tblGrid>
        <w:gridCol w:w="2123"/>
        <w:gridCol w:w="3117"/>
        <w:gridCol w:w="1843"/>
        <w:gridCol w:w="1411"/>
      </w:tblGrid>
      <w:tr w:rsidR="00E85CF7" w:rsidRPr="007B1868" w14:paraId="3D68FBBA" w14:textId="77777777" w:rsidTr="00B8710A">
        <w:trPr>
          <w:trHeight w:val="306"/>
        </w:trPr>
        <w:tc>
          <w:tcPr>
            <w:tcW w:w="2123" w:type="dxa"/>
            <w:shd w:val="clear" w:color="auto" w:fill="365F91" w:themeFill="accent1" w:themeFillShade="BF"/>
          </w:tcPr>
          <w:p w14:paraId="55A1F797" w14:textId="77777777" w:rsidR="00E85CF7" w:rsidRPr="007B1868" w:rsidRDefault="00E85CF7" w:rsidP="00B8710A">
            <w:pPr>
              <w:tabs>
                <w:tab w:val="left" w:pos="2070"/>
              </w:tabs>
              <w:rPr>
                <w:b/>
              </w:rPr>
            </w:pPr>
            <w:r w:rsidRPr="007B1868">
              <w:rPr>
                <w:b/>
              </w:rPr>
              <w:t>Tarea</w:t>
            </w:r>
          </w:p>
        </w:tc>
        <w:tc>
          <w:tcPr>
            <w:tcW w:w="3117" w:type="dxa"/>
            <w:shd w:val="clear" w:color="auto" w:fill="365F91" w:themeFill="accent1" w:themeFillShade="BF"/>
          </w:tcPr>
          <w:p w14:paraId="41A4370B" w14:textId="77777777" w:rsidR="00E85CF7" w:rsidRPr="007B1868" w:rsidRDefault="00E85CF7" w:rsidP="00B8710A">
            <w:pPr>
              <w:tabs>
                <w:tab w:val="left" w:pos="2070"/>
              </w:tabs>
              <w:rPr>
                <w:b/>
              </w:rPr>
            </w:pPr>
            <w:r w:rsidRPr="007B1868">
              <w:rPr>
                <w:b/>
              </w:rPr>
              <w:t>Descripción</w:t>
            </w:r>
          </w:p>
        </w:tc>
        <w:tc>
          <w:tcPr>
            <w:tcW w:w="1843" w:type="dxa"/>
            <w:shd w:val="clear" w:color="auto" w:fill="365F91" w:themeFill="accent1" w:themeFillShade="BF"/>
          </w:tcPr>
          <w:p w14:paraId="53E07D02" w14:textId="77777777" w:rsidR="00E85CF7" w:rsidRPr="007B1868" w:rsidRDefault="00E85CF7" w:rsidP="00B8710A">
            <w:pPr>
              <w:tabs>
                <w:tab w:val="left" w:pos="2070"/>
              </w:tabs>
              <w:rPr>
                <w:b/>
              </w:rPr>
            </w:pPr>
            <w:r w:rsidRPr="007B1868">
              <w:rPr>
                <w:b/>
              </w:rPr>
              <w:t>Horas estimadas</w:t>
            </w:r>
          </w:p>
        </w:tc>
        <w:tc>
          <w:tcPr>
            <w:tcW w:w="1411" w:type="dxa"/>
            <w:shd w:val="clear" w:color="auto" w:fill="365F91" w:themeFill="accent1" w:themeFillShade="BF"/>
          </w:tcPr>
          <w:p w14:paraId="662891A9" w14:textId="77777777" w:rsidR="00E85CF7" w:rsidRPr="007B1868" w:rsidRDefault="00E85CF7" w:rsidP="00B8710A">
            <w:pPr>
              <w:tabs>
                <w:tab w:val="left" w:pos="2070"/>
              </w:tabs>
              <w:rPr>
                <w:b/>
              </w:rPr>
            </w:pPr>
            <w:r w:rsidRPr="007B1868">
              <w:rPr>
                <w:b/>
              </w:rPr>
              <w:t>Horas reales</w:t>
            </w:r>
          </w:p>
        </w:tc>
      </w:tr>
      <w:tr w:rsidR="00E85CF7" w:rsidRPr="007B1868" w14:paraId="3308F8BC" w14:textId="77777777" w:rsidTr="00B8710A">
        <w:tc>
          <w:tcPr>
            <w:tcW w:w="2123" w:type="dxa"/>
            <w:shd w:val="clear" w:color="auto" w:fill="95B3D7" w:themeFill="accent1" w:themeFillTint="99"/>
          </w:tcPr>
          <w:p w14:paraId="7F8DE7A8" w14:textId="77777777" w:rsidR="00E85CF7" w:rsidRPr="007B1868" w:rsidRDefault="00E85CF7" w:rsidP="00B8710A">
            <w:pPr>
              <w:tabs>
                <w:tab w:val="left" w:pos="2070"/>
              </w:tabs>
              <w:rPr>
                <w:b/>
              </w:rPr>
            </w:pPr>
            <w:r w:rsidRPr="007B1868">
              <w:rPr>
                <w:b/>
              </w:rPr>
              <w:t>T1</w:t>
            </w:r>
          </w:p>
        </w:tc>
        <w:tc>
          <w:tcPr>
            <w:tcW w:w="3117" w:type="dxa"/>
            <w:shd w:val="clear" w:color="auto" w:fill="95B3D7" w:themeFill="accent1" w:themeFillTint="99"/>
          </w:tcPr>
          <w:p w14:paraId="01FD171D" w14:textId="77777777" w:rsidR="00E85CF7" w:rsidRPr="007B1868" w:rsidRDefault="00E85CF7" w:rsidP="00B8710A">
            <w:pPr>
              <w:tabs>
                <w:tab w:val="left" w:pos="2070"/>
              </w:tabs>
              <w:rPr>
                <w:b/>
                <w:sz w:val="20"/>
                <w:szCs w:val="20"/>
              </w:rPr>
            </w:pPr>
            <w:r w:rsidRPr="007B1868">
              <w:rPr>
                <w:b/>
                <w:sz w:val="20"/>
                <w:szCs w:val="20"/>
              </w:rPr>
              <w:t>Análisis preliminar</w:t>
            </w:r>
          </w:p>
        </w:tc>
        <w:tc>
          <w:tcPr>
            <w:tcW w:w="1843" w:type="dxa"/>
            <w:shd w:val="clear" w:color="auto" w:fill="95B3D7" w:themeFill="accent1" w:themeFillTint="99"/>
          </w:tcPr>
          <w:p w14:paraId="656C6968" w14:textId="52F858F4" w:rsidR="00E85CF7" w:rsidRPr="007B1868" w:rsidRDefault="007B2FF3" w:rsidP="00B8710A">
            <w:pPr>
              <w:tabs>
                <w:tab w:val="left" w:pos="2070"/>
              </w:tabs>
              <w:rPr>
                <w:b/>
              </w:rPr>
            </w:pPr>
            <w:r>
              <w:rPr>
                <w:b/>
              </w:rPr>
              <w:t>3</w:t>
            </w:r>
            <w:r w:rsidR="00944BFF">
              <w:rPr>
                <w:b/>
              </w:rPr>
              <w:t>3</w:t>
            </w:r>
          </w:p>
        </w:tc>
        <w:tc>
          <w:tcPr>
            <w:tcW w:w="1411" w:type="dxa"/>
            <w:shd w:val="clear" w:color="auto" w:fill="95B3D7" w:themeFill="accent1" w:themeFillTint="99"/>
          </w:tcPr>
          <w:p w14:paraId="0B14ABA1" w14:textId="77777777" w:rsidR="00E85CF7" w:rsidRPr="007B1868" w:rsidRDefault="00E85CF7" w:rsidP="00B8710A">
            <w:pPr>
              <w:tabs>
                <w:tab w:val="left" w:pos="2070"/>
              </w:tabs>
              <w:rPr>
                <w:b/>
              </w:rPr>
            </w:pPr>
          </w:p>
        </w:tc>
      </w:tr>
      <w:tr w:rsidR="00E85CF7" w:rsidRPr="007B1868" w14:paraId="2D433B40" w14:textId="77777777" w:rsidTr="00B8710A">
        <w:tc>
          <w:tcPr>
            <w:tcW w:w="2123" w:type="dxa"/>
            <w:shd w:val="clear" w:color="auto" w:fill="DBE5F1" w:themeFill="accent1" w:themeFillTint="33"/>
          </w:tcPr>
          <w:p w14:paraId="7A3B1571" w14:textId="77777777" w:rsidR="00E85CF7" w:rsidRPr="007B1868" w:rsidRDefault="00E85CF7" w:rsidP="00B8710A">
            <w:pPr>
              <w:tabs>
                <w:tab w:val="left" w:pos="2070"/>
              </w:tabs>
            </w:pPr>
            <w:r w:rsidRPr="007B1868">
              <w:t>1.1</w:t>
            </w:r>
          </w:p>
        </w:tc>
        <w:tc>
          <w:tcPr>
            <w:tcW w:w="3117" w:type="dxa"/>
            <w:shd w:val="clear" w:color="auto" w:fill="DBE5F1" w:themeFill="accent1" w:themeFillTint="33"/>
          </w:tcPr>
          <w:p w14:paraId="47B28563" w14:textId="06348825" w:rsidR="00E85CF7" w:rsidRPr="007B1868" w:rsidRDefault="00E85CF7" w:rsidP="00B8710A">
            <w:pPr>
              <w:tabs>
                <w:tab w:val="left" w:pos="2070"/>
              </w:tabs>
              <w:rPr>
                <w:sz w:val="20"/>
                <w:szCs w:val="20"/>
              </w:rPr>
            </w:pPr>
            <w:r w:rsidRPr="007B1868">
              <w:rPr>
                <w:sz w:val="20"/>
                <w:szCs w:val="20"/>
              </w:rPr>
              <w:t xml:space="preserve">Consultar </w:t>
            </w:r>
            <w:r w:rsidR="007B2FF3">
              <w:rPr>
                <w:sz w:val="20"/>
                <w:szCs w:val="20"/>
              </w:rPr>
              <w:t>apps similares</w:t>
            </w:r>
          </w:p>
        </w:tc>
        <w:tc>
          <w:tcPr>
            <w:tcW w:w="1843" w:type="dxa"/>
            <w:shd w:val="clear" w:color="auto" w:fill="DBE5F1" w:themeFill="accent1" w:themeFillTint="33"/>
          </w:tcPr>
          <w:p w14:paraId="26B41230" w14:textId="60EAB9A5" w:rsidR="00E85CF7" w:rsidRPr="007B1868" w:rsidRDefault="00944BFF" w:rsidP="007B2FF3">
            <w:pPr>
              <w:tabs>
                <w:tab w:val="center" w:pos="813"/>
              </w:tabs>
            </w:pPr>
            <w:r>
              <w:t>2</w:t>
            </w:r>
          </w:p>
        </w:tc>
        <w:tc>
          <w:tcPr>
            <w:tcW w:w="1411" w:type="dxa"/>
            <w:shd w:val="clear" w:color="auto" w:fill="DBE5F1" w:themeFill="accent1" w:themeFillTint="33"/>
          </w:tcPr>
          <w:p w14:paraId="652A9281" w14:textId="77777777" w:rsidR="00E85CF7" w:rsidRPr="007B1868" w:rsidRDefault="00E85CF7" w:rsidP="00B8710A">
            <w:pPr>
              <w:tabs>
                <w:tab w:val="left" w:pos="2070"/>
              </w:tabs>
            </w:pPr>
          </w:p>
        </w:tc>
      </w:tr>
      <w:tr w:rsidR="00E85CF7" w:rsidRPr="007B1868" w14:paraId="7E2E4634" w14:textId="77777777" w:rsidTr="00B8710A">
        <w:tc>
          <w:tcPr>
            <w:tcW w:w="2123" w:type="dxa"/>
            <w:shd w:val="clear" w:color="auto" w:fill="DBE5F1" w:themeFill="accent1" w:themeFillTint="33"/>
          </w:tcPr>
          <w:p w14:paraId="0744DEAB" w14:textId="77777777" w:rsidR="00E85CF7" w:rsidRPr="007B1868" w:rsidRDefault="00E85CF7" w:rsidP="00B8710A">
            <w:pPr>
              <w:tabs>
                <w:tab w:val="left" w:pos="2070"/>
              </w:tabs>
            </w:pPr>
            <w:r w:rsidRPr="007B1868">
              <w:t>1.2</w:t>
            </w:r>
          </w:p>
        </w:tc>
        <w:tc>
          <w:tcPr>
            <w:tcW w:w="3117" w:type="dxa"/>
            <w:shd w:val="clear" w:color="auto" w:fill="DBE5F1" w:themeFill="accent1" w:themeFillTint="33"/>
          </w:tcPr>
          <w:p w14:paraId="781F067B" w14:textId="77777777" w:rsidR="00E85CF7" w:rsidRPr="007B1868" w:rsidRDefault="00E85CF7" w:rsidP="00B8710A">
            <w:pPr>
              <w:tabs>
                <w:tab w:val="left" w:pos="2070"/>
              </w:tabs>
              <w:rPr>
                <w:sz w:val="20"/>
                <w:szCs w:val="20"/>
              </w:rPr>
            </w:pPr>
            <w:r w:rsidRPr="007B1868">
              <w:rPr>
                <w:sz w:val="20"/>
                <w:szCs w:val="20"/>
              </w:rPr>
              <w:t>Estudiar estado del arte</w:t>
            </w:r>
          </w:p>
        </w:tc>
        <w:tc>
          <w:tcPr>
            <w:tcW w:w="1843" w:type="dxa"/>
            <w:shd w:val="clear" w:color="auto" w:fill="DBE5F1" w:themeFill="accent1" w:themeFillTint="33"/>
          </w:tcPr>
          <w:p w14:paraId="59489E02" w14:textId="31DDBC59" w:rsidR="00E85CF7" w:rsidRPr="007B1868" w:rsidRDefault="007B2FF3" w:rsidP="00B8710A">
            <w:pPr>
              <w:tabs>
                <w:tab w:val="left" w:pos="2070"/>
              </w:tabs>
            </w:pPr>
            <w:r>
              <w:t>4</w:t>
            </w:r>
          </w:p>
        </w:tc>
        <w:tc>
          <w:tcPr>
            <w:tcW w:w="1411" w:type="dxa"/>
            <w:shd w:val="clear" w:color="auto" w:fill="DBE5F1" w:themeFill="accent1" w:themeFillTint="33"/>
          </w:tcPr>
          <w:p w14:paraId="51E2A059" w14:textId="77777777" w:rsidR="00E85CF7" w:rsidRPr="007B1868" w:rsidRDefault="00E85CF7" w:rsidP="00B8710A">
            <w:pPr>
              <w:tabs>
                <w:tab w:val="left" w:pos="2070"/>
              </w:tabs>
            </w:pPr>
          </w:p>
        </w:tc>
      </w:tr>
      <w:tr w:rsidR="00E85CF7" w:rsidRPr="007B1868" w14:paraId="41300B63" w14:textId="77777777" w:rsidTr="00B8710A">
        <w:tc>
          <w:tcPr>
            <w:tcW w:w="2123" w:type="dxa"/>
            <w:shd w:val="clear" w:color="auto" w:fill="DBE5F1" w:themeFill="accent1" w:themeFillTint="33"/>
          </w:tcPr>
          <w:p w14:paraId="50482ADB" w14:textId="77777777" w:rsidR="00E85CF7" w:rsidRPr="007B1868" w:rsidRDefault="00E85CF7" w:rsidP="00B8710A">
            <w:pPr>
              <w:tabs>
                <w:tab w:val="left" w:pos="2070"/>
              </w:tabs>
            </w:pPr>
            <w:r w:rsidRPr="007B1868">
              <w:t>1.3</w:t>
            </w:r>
          </w:p>
        </w:tc>
        <w:tc>
          <w:tcPr>
            <w:tcW w:w="3117" w:type="dxa"/>
            <w:shd w:val="clear" w:color="auto" w:fill="DBE5F1" w:themeFill="accent1" w:themeFillTint="33"/>
          </w:tcPr>
          <w:p w14:paraId="7BA0F809" w14:textId="77777777" w:rsidR="00E85CF7" w:rsidRPr="007B1868" w:rsidRDefault="00E85CF7" w:rsidP="00B8710A">
            <w:pPr>
              <w:tabs>
                <w:tab w:val="left" w:pos="2070"/>
              </w:tabs>
              <w:rPr>
                <w:sz w:val="20"/>
                <w:szCs w:val="20"/>
              </w:rPr>
            </w:pPr>
            <w:r w:rsidRPr="007B1868">
              <w:rPr>
                <w:sz w:val="20"/>
                <w:szCs w:val="20"/>
              </w:rPr>
              <w:t>Estudio tecnologías front-end</w:t>
            </w:r>
          </w:p>
        </w:tc>
        <w:tc>
          <w:tcPr>
            <w:tcW w:w="1843" w:type="dxa"/>
            <w:shd w:val="clear" w:color="auto" w:fill="DBE5F1" w:themeFill="accent1" w:themeFillTint="33"/>
          </w:tcPr>
          <w:p w14:paraId="6958615C" w14:textId="72F5142D" w:rsidR="00E85CF7" w:rsidRPr="007B1868" w:rsidRDefault="007B2FF3" w:rsidP="00B8710A">
            <w:pPr>
              <w:tabs>
                <w:tab w:val="left" w:pos="2070"/>
              </w:tabs>
            </w:pPr>
            <w:r>
              <w:t>1</w:t>
            </w:r>
            <w:r w:rsidR="00E85CF7" w:rsidRPr="007B1868">
              <w:t>0</w:t>
            </w:r>
          </w:p>
        </w:tc>
        <w:tc>
          <w:tcPr>
            <w:tcW w:w="1411" w:type="dxa"/>
            <w:shd w:val="clear" w:color="auto" w:fill="DBE5F1" w:themeFill="accent1" w:themeFillTint="33"/>
          </w:tcPr>
          <w:p w14:paraId="7E9BFC6E" w14:textId="77777777" w:rsidR="00E85CF7" w:rsidRPr="007B1868" w:rsidRDefault="00E85CF7" w:rsidP="00B8710A">
            <w:pPr>
              <w:tabs>
                <w:tab w:val="left" w:pos="2070"/>
              </w:tabs>
            </w:pPr>
          </w:p>
        </w:tc>
      </w:tr>
      <w:tr w:rsidR="00E85CF7" w:rsidRPr="007B1868" w14:paraId="465A1B62" w14:textId="77777777" w:rsidTr="00B8710A">
        <w:tc>
          <w:tcPr>
            <w:tcW w:w="2123" w:type="dxa"/>
            <w:shd w:val="clear" w:color="auto" w:fill="DBE5F1" w:themeFill="accent1" w:themeFillTint="33"/>
          </w:tcPr>
          <w:p w14:paraId="6B319F84" w14:textId="77777777" w:rsidR="00E85CF7" w:rsidRPr="007B1868" w:rsidRDefault="00E85CF7" w:rsidP="00B8710A">
            <w:pPr>
              <w:tabs>
                <w:tab w:val="left" w:pos="2070"/>
              </w:tabs>
            </w:pPr>
            <w:r w:rsidRPr="007B1868">
              <w:t>1.4</w:t>
            </w:r>
          </w:p>
        </w:tc>
        <w:tc>
          <w:tcPr>
            <w:tcW w:w="3117" w:type="dxa"/>
            <w:shd w:val="clear" w:color="auto" w:fill="DBE5F1" w:themeFill="accent1" w:themeFillTint="33"/>
          </w:tcPr>
          <w:p w14:paraId="69C180E3" w14:textId="77777777" w:rsidR="00E85CF7" w:rsidRPr="007B1868" w:rsidRDefault="00E85CF7" w:rsidP="00B8710A">
            <w:pPr>
              <w:tabs>
                <w:tab w:val="left" w:pos="2070"/>
              </w:tabs>
              <w:rPr>
                <w:sz w:val="20"/>
                <w:szCs w:val="20"/>
              </w:rPr>
            </w:pPr>
            <w:r w:rsidRPr="007B1868">
              <w:rPr>
                <w:sz w:val="20"/>
                <w:szCs w:val="20"/>
              </w:rPr>
              <w:t>Estudio tecnologías back-end</w:t>
            </w:r>
          </w:p>
        </w:tc>
        <w:tc>
          <w:tcPr>
            <w:tcW w:w="1843" w:type="dxa"/>
            <w:shd w:val="clear" w:color="auto" w:fill="DBE5F1" w:themeFill="accent1" w:themeFillTint="33"/>
          </w:tcPr>
          <w:p w14:paraId="3F7A8112" w14:textId="7EF0130E" w:rsidR="00E85CF7" w:rsidRPr="007B1868" w:rsidRDefault="007B2FF3" w:rsidP="00B8710A">
            <w:pPr>
              <w:tabs>
                <w:tab w:val="left" w:pos="2070"/>
              </w:tabs>
            </w:pPr>
            <w:r>
              <w:t>1</w:t>
            </w:r>
            <w:r w:rsidR="00F762D4">
              <w:t>2</w:t>
            </w:r>
          </w:p>
        </w:tc>
        <w:tc>
          <w:tcPr>
            <w:tcW w:w="1411" w:type="dxa"/>
            <w:shd w:val="clear" w:color="auto" w:fill="DBE5F1" w:themeFill="accent1" w:themeFillTint="33"/>
          </w:tcPr>
          <w:p w14:paraId="59B66C00" w14:textId="77777777" w:rsidR="00E85CF7" w:rsidRPr="007B1868" w:rsidRDefault="00E85CF7" w:rsidP="00B8710A">
            <w:pPr>
              <w:tabs>
                <w:tab w:val="left" w:pos="2070"/>
              </w:tabs>
            </w:pPr>
          </w:p>
        </w:tc>
      </w:tr>
      <w:tr w:rsidR="00E85CF7" w:rsidRPr="007B1868" w14:paraId="038327DF" w14:textId="77777777" w:rsidTr="00B8710A">
        <w:tc>
          <w:tcPr>
            <w:tcW w:w="2123" w:type="dxa"/>
            <w:shd w:val="clear" w:color="auto" w:fill="DBE5F1" w:themeFill="accent1" w:themeFillTint="33"/>
          </w:tcPr>
          <w:p w14:paraId="09D96136" w14:textId="77777777" w:rsidR="00E85CF7" w:rsidRPr="007B1868" w:rsidRDefault="00E85CF7" w:rsidP="00B8710A">
            <w:pPr>
              <w:tabs>
                <w:tab w:val="left" w:pos="2070"/>
              </w:tabs>
            </w:pPr>
            <w:r w:rsidRPr="007B1868">
              <w:t>1.5</w:t>
            </w:r>
          </w:p>
        </w:tc>
        <w:tc>
          <w:tcPr>
            <w:tcW w:w="3117" w:type="dxa"/>
            <w:shd w:val="clear" w:color="auto" w:fill="DBE5F1" w:themeFill="accent1" w:themeFillTint="33"/>
          </w:tcPr>
          <w:p w14:paraId="73730997" w14:textId="77777777" w:rsidR="00E85CF7" w:rsidRPr="007B1868" w:rsidRDefault="00E85CF7" w:rsidP="00B8710A">
            <w:pPr>
              <w:tabs>
                <w:tab w:val="left" w:pos="2070"/>
              </w:tabs>
              <w:rPr>
                <w:sz w:val="20"/>
                <w:szCs w:val="20"/>
              </w:rPr>
            </w:pPr>
            <w:r w:rsidRPr="007B1868">
              <w:rPr>
                <w:sz w:val="20"/>
                <w:szCs w:val="20"/>
              </w:rPr>
              <w:t>Estudio herramientas y librerías</w:t>
            </w:r>
          </w:p>
        </w:tc>
        <w:tc>
          <w:tcPr>
            <w:tcW w:w="1843" w:type="dxa"/>
            <w:shd w:val="clear" w:color="auto" w:fill="DBE5F1" w:themeFill="accent1" w:themeFillTint="33"/>
          </w:tcPr>
          <w:p w14:paraId="1F43CFCE" w14:textId="21B902DE" w:rsidR="00E85CF7" w:rsidRPr="007B1868" w:rsidRDefault="00F762D4" w:rsidP="00B8710A">
            <w:pPr>
              <w:tabs>
                <w:tab w:val="left" w:pos="2070"/>
              </w:tabs>
            </w:pPr>
            <w:r>
              <w:t>5</w:t>
            </w:r>
          </w:p>
        </w:tc>
        <w:tc>
          <w:tcPr>
            <w:tcW w:w="1411" w:type="dxa"/>
            <w:shd w:val="clear" w:color="auto" w:fill="DBE5F1" w:themeFill="accent1" w:themeFillTint="33"/>
          </w:tcPr>
          <w:p w14:paraId="0787E5AF" w14:textId="77777777" w:rsidR="00E85CF7" w:rsidRPr="007B1868" w:rsidRDefault="00E85CF7" w:rsidP="00B8710A">
            <w:pPr>
              <w:tabs>
                <w:tab w:val="left" w:pos="2070"/>
              </w:tabs>
            </w:pPr>
          </w:p>
        </w:tc>
      </w:tr>
      <w:tr w:rsidR="00E85CF7" w:rsidRPr="007B1868" w14:paraId="2DFD6FA8" w14:textId="77777777" w:rsidTr="00B8710A">
        <w:tc>
          <w:tcPr>
            <w:tcW w:w="2123" w:type="dxa"/>
            <w:shd w:val="clear" w:color="auto" w:fill="95B3D7" w:themeFill="accent1" w:themeFillTint="99"/>
          </w:tcPr>
          <w:p w14:paraId="599D3974" w14:textId="77777777" w:rsidR="00E85CF7" w:rsidRPr="007B1868" w:rsidRDefault="00E85CF7" w:rsidP="00B8710A">
            <w:pPr>
              <w:tabs>
                <w:tab w:val="left" w:pos="2070"/>
              </w:tabs>
              <w:rPr>
                <w:b/>
              </w:rPr>
            </w:pPr>
            <w:r w:rsidRPr="007B1868">
              <w:rPr>
                <w:b/>
              </w:rPr>
              <w:t>T2</w:t>
            </w:r>
          </w:p>
        </w:tc>
        <w:tc>
          <w:tcPr>
            <w:tcW w:w="3117" w:type="dxa"/>
            <w:shd w:val="clear" w:color="auto" w:fill="95B3D7" w:themeFill="accent1" w:themeFillTint="99"/>
          </w:tcPr>
          <w:p w14:paraId="7FB1EDC1" w14:textId="77777777" w:rsidR="00E85CF7" w:rsidRPr="007B1868" w:rsidRDefault="00E85CF7" w:rsidP="00B8710A">
            <w:pPr>
              <w:tabs>
                <w:tab w:val="left" w:pos="2070"/>
              </w:tabs>
              <w:rPr>
                <w:b/>
                <w:sz w:val="20"/>
                <w:szCs w:val="20"/>
              </w:rPr>
            </w:pPr>
            <w:r w:rsidRPr="007B1868">
              <w:rPr>
                <w:b/>
                <w:sz w:val="20"/>
                <w:szCs w:val="20"/>
              </w:rPr>
              <w:t>Análisis/diseño sistema</w:t>
            </w:r>
          </w:p>
        </w:tc>
        <w:tc>
          <w:tcPr>
            <w:tcW w:w="1843" w:type="dxa"/>
            <w:shd w:val="clear" w:color="auto" w:fill="95B3D7" w:themeFill="accent1" w:themeFillTint="99"/>
          </w:tcPr>
          <w:p w14:paraId="67FB046A" w14:textId="2B93576A" w:rsidR="00E85CF7" w:rsidRPr="007B1868" w:rsidRDefault="00F762D4" w:rsidP="00B8710A">
            <w:pPr>
              <w:tabs>
                <w:tab w:val="left" w:pos="2070"/>
              </w:tabs>
              <w:rPr>
                <w:b/>
              </w:rPr>
            </w:pPr>
            <w:r>
              <w:rPr>
                <w:b/>
              </w:rPr>
              <w:t>4</w:t>
            </w:r>
            <w:r w:rsidR="00E85CF7" w:rsidRPr="007B1868">
              <w:rPr>
                <w:b/>
              </w:rPr>
              <w:t>0</w:t>
            </w:r>
          </w:p>
        </w:tc>
        <w:tc>
          <w:tcPr>
            <w:tcW w:w="1411" w:type="dxa"/>
            <w:shd w:val="clear" w:color="auto" w:fill="95B3D7" w:themeFill="accent1" w:themeFillTint="99"/>
          </w:tcPr>
          <w:p w14:paraId="23E547BA" w14:textId="77777777" w:rsidR="00E85CF7" w:rsidRPr="007B1868" w:rsidRDefault="00E85CF7" w:rsidP="00B8710A">
            <w:pPr>
              <w:tabs>
                <w:tab w:val="left" w:pos="2070"/>
              </w:tabs>
              <w:rPr>
                <w:b/>
              </w:rPr>
            </w:pPr>
          </w:p>
        </w:tc>
      </w:tr>
      <w:tr w:rsidR="00E85CF7" w:rsidRPr="007B1868" w14:paraId="70044120" w14:textId="77777777" w:rsidTr="00B8710A">
        <w:tc>
          <w:tcPr>
            <w:tcW w:w="2123" w:type="dxa"/>
            <w:shd w:val="clear" w:color="auto" w:fill="DBE5F1" w:themeFill="accent1" w:themeFillTint="33"/>
          </w:tcPr>
          <w:p w14:paraId="6EB145A3" w14:textId="77777777" w:rsidR="00E85CF7" w:rsidRPr="007B1868" w:rsidRDefault="00E85CF7" w:rsidP="00B8710A">
            <w:pPr>
              <w:tabs>
                <w:tab w:val="left" w:pos="2070"/>
              </w:tabs>
            </w:pPr>
            <w:r w:rsidRPr="007B1868">
              <w:t>2.1</w:t>
            </w:r>
          </w:p>
        </w:tc>
        <w:tc>
          <w:tcPr>
            <w:tcW w:w="3117" w:type="dxa"/>
            <w:shd w:val="clear" w:color="auto" w:fill="DBE5F1" w:themeFill="accent1" w:themeFillTint="33"/>
          </w:tcPr>
          <w:p w14:paraId="21C9749B" w14:textId="77777777" w:rsidR="00E85CF7" w:rsidRPr="007B1868" w:rsidRDefault="00E85CF7" w:rsidP="00B8710A">
            <w:pPr>
              <w:tabs>
                <w:tab w:val="left" w:pos="2070"/>
              </w:tabs>
              <w:rPr>
                <w:sz w:val="20"/>
                <w:szCs w:val="20"/>
              </w:rPr>
            </w:pPr>
            <w:r w:rsidRPr="007B1868">
              <w:rPr>
                <w:sz w:val="20"/>
                <w:szCs w:val="20"/>
              </w:rPr>
              <w:t>Definir alcance del sistema</w:t>
            </w:r>
          </w:p>
        </w:tc>
        <w:tc>
          <w:tcPr>
            <w:tcW w:w="1843" w:type="dxa"/>
            <w:shd w:val="clear" w:color="auto" w:fill="DBE5F1" w:themeFill="accent1" w:themeFillTint="33"/>
          </w:tcPr>
          <w:p w14:paraId="488B117C" w14:textId="77777777" w:rsidR="00E85CF7" w:rsidRPr="007B1868" w:rsidRDefault="00E85CF7" w:rsidP="00B8710A">
            <w:pPr>
              <w:tabs>
                <w:tab w:val="left" w:pos="2070"/>
              </w:tabs>
            </w:pPr>
            <w:r w:rsidRPr="007B1868">
              <w:t>2</w:t>
            </w:r>
          </w:p>
        </w:tc>
        <w:tc>
          <w:tcPr>
            <w:tcW w:w="1411" w:type="dxa"/>
            <w:shd w:val="clear" w:color="auto" w:fill="DBE5F1" w:themeFill="accent1" w:themeFillTint="33"/>
          </w:tcPr>
          <w:p w14:paraId="1A2A9E36" w14:textId="77777777" w:rsidR="00E85CF7" w:rsidRPr="007B1868" w:rsidRDefault="00E85CF7" w:rsidP="00B8710A">
            <w:pPr>
              <w:tabs>
                <w:tab w:val="left" w:pos="2070"/>
              </w:tabs>
            </w:pPr>
          </w:p>
        </w:tc>
      </w:tr>
      <w:tr w:rsidR="00E85CF7" w:rsidRPr="007B1868" w14:paraId="0F5D6018" w14:textId="77777777" w:rsidTr="00B8710A">
        <w:tc>
          <w:tcPr>
            <w:tcW w:w="2123" w:type="dxa"/>
            <w:shd w:val="clear" w:color="auto" w:fill="DBE5F1" w:themeFill="accent1" w:themeFillTint="33"/>
          </w:tcPr>
          <w:p w14:paraId="6E435BB6" w14:textId="77777777" w:rsidR="00E85CF7" w:rsidRPr="007B1868" w:rsidRDefault="00E85CF7" w:rsidP="00B8710A">
            <w:pPr>
              <w:tabs>
                <w:tab w:val="left" w:pos="2070"/>
              </w:tabs>
            </w:pPr>
            <w:r w:rsidRPr="007B1868">
              <w:t>2.2</w:t>
            </w:r>
          </w:p>
        </w:tc>
        <w:tc>
          <w:tcPr>
            <w:tcW w:w="3117" w:type="dxa"/>
            <w:shd w:val="clear" w:color="auto" w:fill="DBE5F1" w:themeFill="accent1" w:themeFillTint="33"/>
          </w:tcPr>
          <w:p w14:paraId="29225552" w14:textId="77777777" w:rsidR="00E85CF7" w:rsidRPr="007B1868" w:rsidRDefault="00E85CF7" w:rsidP="00B8710A">
            <w:pPr>
              <w:tabs>
                <w:tab w:val="left" w:pos="2070"/>
              </w:tabs>
              <w:rPr>
                <w:sz w:val="20"/>
                <w:szCs w:val="20"/>
              </w:rPr>
            </w:pPr>
            <w:r w:rsidRPr="007B1868">
              <w:rPr>
                <w:sz w:val="20"/>
                <w:szCs w:val="20"/>
              </w:rPr>
              <w:t>Establecer requisitos</w:t>
            </w:r>
          </w:p>
        </w:tc>
        <w:tc>
          <w:tcPr>
            <w:tcW w:w="1843" w:type="dxa"/>
            <w:shd w:val="clear" w:color="auto" w:fill="DBE5F1" w:themeFill="accent1" w:themeFillTint="33"/>
          </w:tcPr>
          <w:p w14:paraId="252FFC8A" w14:textId="77777777" w:rsidR="00E85CF7" w:rsidRPr="007B1868" w:rsidRDefault="00E85CF7" w:rsidP="00B8710A">
            <w:pPr>
              <w:tabs>
                <w:tab w:val="left" w:pos="2070"/>
              </w:tabs>
            </w:pPr>
            <w:r w:rsidRPr="007B1868">
              <w:t>5</w:t>
            </w:r>
          </w:p>
        </w:tc>
        <w:tc>
          <w:tcPr>
            <w:tcW w:w="1411" w:type="dxa"/>
            <w:shd w:val="clear" w:color="auto" w:fill="DBE5F1" w:themeFill="accent1" w:themeFillTint="33"/>
          </w:tcPr>
          <w:p w14:paraId="3CF7F421" w14:textId="77777777" w:rsidR="00E85CF7" w:rsidRPr="007B1868" w:rsidRDefault="00E85CF7" w:rsidP="00B8710A">
            <w:pPr>
              <w:tabs>
                <w:tab w:val="left" w:pos="2070"/>
              </w:tabs>
            </w:pPr>
          </w:p>
        </w:tc>
      </w:tr>
      <w:tr w:rsidR="00E85CF7" w:rsidRPr="007B1868" w14:paraId="273709A9" w14:textId="77777777" w:rsidTr="00B8710A">
        <w:tc>
          <w:tcPr>
            <w:tcW w:w="2123" w:type="dxa"/>
            <w:shd w:val="clear" w:color="auto" w:fill="DBE5F1" w:themeFill="accent1" w:themeFillTint="33"/>
          </w:tcPr>
          <w:p w14:paraId="0C3C44D9" w14:textId="77777777" w:rsidR="00E85CF7" w:rsidRPr="007B1868" w:rsidRDefault="00E85CF7" w:rsidP="00B8710A">
            <w:pPr>
              <w:tabs>
                <w:tab w:val="left" w:pos="2070"/>
              </w:tabs>
            </w:pPr>
            <w:r w:rsidRPr="007B1868">
              <w:t>2.3</w:t>
            </w:r>
          </w:p>
        </w:tc>
        <w:tc>
          <w:tcPr>
            <w:tcW w:w="3117" w:type="dxa"/>
            <w:shd w:val="clear" w:color="auto" w:fill="DBE5F1" w:themeFill="accent1" w:themeFillTint="33"/>
          </w:tcPr>
          <w:p w14:paraId="7F2A0149" w14:textId="77777777" w:rsidR="00E85CF7" w:rsidRPr="007B1868" w:rsidRDefault="00E85CF7" w:rsidP="00B8710A">
            <w:pPr>
              <w:tabs>
                <w:tab w:val="left" w:pos="2070"/>
              </w:tabs>
              <w:rPr>
                <w:sz w:val="20"/>
                <w:szCs w:val="20"/>
              </w:rPr>
            </w:pPr>
            <w:r w:rsidRPr="007B1868">
              <w:rPr>
                <w:sz w:val="20"/>
                <w:szCs w:val="20"/>
              </w:rPr>
              <w:t>Diseñar la BBDD</w:t>
            </w:r>
          </w:p>
        </w:tc>
        <w:tc>
          <w:tcPr>
            <w:tcW w:w="1843" w:type="dxa"/>
            <w:shd w:val="clear" w:color="auto" w:fill="DBE5F1" w:themeFill="accent1" w:themeFillTint="33"/>
          </w:tcPr>
          <w:p w14:paraId="0980402A" w14:textId="77777777" w:rsidR="00E85CF7" w:rsidRPr="007B1868" w:rsidRDefault="00E85CF7" w:rsidP="00B8710A">
            <w:pPr>
              <w:tabs>
                <w:tab w:val="left" w:pos="2070"/>
              </w:tabs>
            </w:pPr>
            <w:r w:rsidRPr="007B1868">
              <w:t>3</w:t>
            </w:r>
          </w:p>
        </w:tc>
        <w:tc>
          <w:tcPr>
            <w:tcW w:w="1411" w:type="dxa"/>
            <w:shd w:val="clear" w:color="auto" w:fill="DBE5F1" w:themeFill="accent1" w:themeFillTint="33"/>
          </w:tcPr>
          <w:p w14:paraId="182A3B71" w14:textId="77777777" w:rsidR="00E85CF7" w:rsidRPr="007B1868" w:rsidRDefault="00E85CF7" w:rsidP="00B8710A">
            <w:pPr>
              <w:tabs>
                <w:tab w:val="left" w:pos="2070"/>
              </w:tabs>
            </w:pPr>
          </w:p>
        </w:tc>
      </w:tr>
      <w:tr w:rsidR="00E85CF7" w:rsidRPr="007B1868" w14:paraId="1B06E1D0" w14:textId="77777777" w:rsidTr="00B8710A">
        <w:tc>
          <w:tcPr>
            <w:tcW w:w="2123" w:type="dxa"/>
            <w:shd w:val="clear" w:color="auto" w:fill="DBE5F1" w:themeFill="accent1" w:themeFillTint="33"/>
          </w:tcPr>
          <w:p w14:paraId="057A674C" w14:textId="77777777" w:rsidR="00E85CF7" w:rsidRPr="007B1868" w:rsidRDefault="00E85CF7" w:rsidP="00B8710A">
            <w:pPr>
              <w:tabs>
                <w:tab w:val="left" w:pos="2070"/>
              </w:tabs>
            </w:pPr>
            <w:r w:rsidRPr="007B1868">
              <w:t>2.4</w:t>
            </w:r>
          </w:p>
        </w:tc>
        <w:tc>
          <w:tcPr>
            <w:tcW w:w="3117" w:type="dxa"/>
            <w:shd w:val="clear" w:color="auto" w:fill="DBE5F1" w:themeFill="accent1" w:themeFillTint="33"/>
          </w:tcPr>
          <w:p w14:paraId="43D98C5A" w14:textId="77777777" w:rsidR="00E85CF7" w:rsidRPr="007B1868" w:rsidRDefault="00E85CF7" w:rsidP="00B8710A">
            <w:pPr>
              <w:tabs>
                <w:tab w:val="left" w:pos="2070"/>
              </w:tabs>
              <w:rPr>
                <w:sz w:val="20"/>
                <w:szCs w:val="20"/>
              </w:rPr>
            </w:pPr>
            <w:r w:rsidRPr="007B1868">
              <w:rPr>
                <w:sz w:val="20"/>
                <w:szCs w:val="20"/>
              </w:rPr>
              <w:t>Diseñar back-end</w:t>
            </w:r>
          </w:p>
        </w:tc>
        <w:tc>
          <w:tcPr>
            <w:tcW w:w="1843" w:type="dxa"/>
            <w:shd w:val="clear" w:color="auto" w:fill="DBE5F1" w:themeFill="accent1" w:themeFillTint="33"/>
          </w:tcPr>
          <w:p w14:paraId="0BEA25F3" w14:textId="7901E4A7" w:rsidR="00E85CF7" w:rsidRPr="007B1868" w:rsidRDefault="00E85CF7" w:rsidP="00B8710A">
            <w:pPr>
              <w:tabs>
                <w:tab w:val="left" w:pos="2070"/>
              </w:tabs>
            </w:pPr>
            <w:r w:rsidRPr="007B1868">
              <w:t>1</w:t>
            </w:r>
            <w:r w:rsidR="00F762D4">
              <w:t>0</w:t>
            </w:r>
          </w:p>
        </w:tc>
        <w:tc>
          <w:tcPr>
            <w:tcW w:w="1411" w:type="dxa"/>
            <w:shd w:val="clear" w:color="auto" w:fill="DBE5F1" w:themeFill="accent1" w:themeFillTint="33"/>
          </w:tcPr>
          <w:p w14:paraId="30BE992B" w14:textId="77777777" w:rsidR="00E85CF7" w:rsidRPr="007B1868" w:rsidRDefault="00E85CF7" w:rsidP="00B8710A">
            <w:pPr>
              <w:tabs>
                <w:tab w:val="left" w:pos="2070"/>
              </w:tabs>
            </w:pPr>
          </w:p>
        </w:tc>
      </w:tr>
      <w:tr w:rsidR="00E85CF7" w:rsidRPr="007B1868" w14:paraId="7B3B8874" w14:textId="77777777" w:rsidTr="00B8710A">
        <w:tc>
          <w:tcPr>
            <w:tcW w:w="2123" w:type="dxa"/>
            <w:shd w:val="clear" w:color="auto" w:fill="DBE5F1" w:themeFill="accent1" w:themeFillTint="33"/>
          </w:tcPr>
          <w:p w14:paraId="72119E35" w14:textId="77777777" w:rsidR="00E85CF7" w:rsidRPr="007B1868" w:rsidRDefault="00E85CF7" w:rsidP="00B8710A">
            <w:pPr>
              <w:tabs>
                <w:tab w:val="left" w:pos="2070"/>
              </w:tabs>
            </w:pPr>
            <w:r w:rsidRPr="007B1868">
              <w:t>2.5</w:t>
            </w:r>
          </w:p>
        </w:tc>
        <w:tc>
          <w:tcPr>
            <w:tcW w:w="3117" w:type="dxa"/>
            <w:shd w:val="clear" w:color="auto" w:fill="DBE5F1" w:themeFill="accent1" w:themeFillTint="33"/>
          </w:tcPr>
          <w:p w14:paraId="28EF598E" w14:textId="77777777" w:rsidR="00E85CF7" w:rsidRPr="007B1868" w:rsidRDefault="00E85CF7" w:rsidP="00B8710A">
            <w:pPr>
              <w:tabs>
                <w:tab w:val="left" w:pos="2070"/>
              </w:tabs>
              <w:rPr>
                <w:sz w:val="20"/>
                <w:szCs w:val="20"/>
              </w:rPr>
            </w:pPr>
            <w:r w:rsidRPr="007B1868">
              <w:rPr>
                <w:sz w:val="20"/>
                <w:szCs w:val="20"/>
              </w:rPr>
              <w:t>Diseñar front-end</w:t>
            </w:r>
          </w:p>
        </w:tc>
        <w:tc>
          <w:tcPr>
            <w:tcW w:w="1843" w:type="dxa"/>
            <w:shd w:val="clear" w:color="auto" w:fill="DBE5F1" w:themeFill="accent1" w:themeFillTint="33"/>
          </w:tcPr>
          <w:p w14:paraId="014B71A2" w14:textId="1E932747" w:rsidR="00E85CF7" w:rsidRPr="007B1868" w:rsidRDefault="00E85CF7" w:rsidP="00B8710A">
            <w:pPr>
              <w:tabs>
                <w:tab w:val="left" w:pos="2070"/>
              </w:tabs>
            </w:pPr>
            <w:r w:rsidRPr="007B1868">
              <w:t>2</w:t>
            </w:r>
            <w:r w:rsidR="00F762D4">
              <w:t>0</w:t>
            </w:r>
          </w:p>
        </w:tc>
        <w:tc>
          <w:tcPr>
            <w:tcW w:w="1411" w:type="dxa"/>
            <w:shd w:val="clear" w:color="auto" w:fill="DBE5F1" w:themeFill="accent1" w:themeFillTint="33"/>
          </w:tcPr>
          <w:p w14:paraId="46530D8C" w14:textId="77777777" w:rsidR="00E85CF7" w:rsidRPr="007B1868" w:rsidRDefault="00E85CF7" w:rsidP="00B8710A">
            <w:pPr>
              <w:tabs>
                <w:tab w:val="left" w:pos="2070"/>
              </w:tabs>
            </w:pPr>
          </w:p>
        </w:tc>
      </w:tr>
      <w:tr w:rsidR="00E85CF7" w:rsidRPr="007B1868" w14:paraId="1FAE5401" w14:textId="77777777" w:rsidTr="00B8710A">
        <w:tc>
          <w:tcPr>
            <w:tcW w:w="2123" w:type="dxa"/>
            <w:shd w:val="clear" w:color="auto" w:fill="95B3D7" w:themeFill="accent1" w:themeFillTint="99"/>
          </w:tcPr>
          <w:p w14:paraId="35EEB238" w14:textId="77777777" w:rsidR="00E85CF7" w:rsidRPr="007B1868" w:rsidRDefault="00E85CF7" w:rsidP="00B8710A">
            <w:pPr>
              <w:tabs>
                <w:tab w:val="left" w:pos="2070"/>
              </w:tabs>
              <w:rPr>
                <w:b/>
              </w:rPr>
            </w:pPr>
            <w:r w:rsidRPr="007B1868">
              <w:rPr>
                <w:b/>
              </w:rPr>
              <w:t>T3</w:t>
            </w:r>
          </w:p>
        </w:tc>
        <w:tc>
          <w:tcPr>
            <w:tcW w:w="3117" w:type="dxa"/>
            <w:shd w:val="clear" w:color="auto" w:fill="95B3D7" w:themeFill="accent1" w:themeFillTint="99"/>
          </w:tcPr>
          <w:p w14:paraId="2137CD5C" w14:textId="77777777" w:rsidR="00E85CF7" w:rsidRPr="007B1868" w:rsidRDefault="00E85CF7" w:rsidP="00B8710A">
            <w:pPr>
              <w:tabs>
                <w:tab w:val="left" w:pos="2070"/>
              </w:tabs>
              <w:rPr>
                <w:b/>
                <w:sz w:val="20"/>
                <w:szCs w:val="20"/>
              </w:rPr>
            </w:pPr>
            <w:r w:rsidRPr="007B1868">
              <w:rPr>
                <w:b/>
                <w:sz w:val="20"/>
                <w:szCs w:val="20"/>
              </w:rPr>
              <w:t>Desarrollo de sistema</w:t>
            </w:r>
          </w:p>
        </w:tc>
        <w:tc>
          <w:tcPr>
            <w:tcW w:w="1843" w:type="dxa"/>
            <w:shd w:val="clear" w:color="auto" w:fill="95B3D7" w:themeFill="accent1" w:themeFillTint="99"/>
          </w:tcPr>
          <w:p w14:paraId="74CE130B" w14:textId="13FA5FBD" w:rsidR="00E85CF7" w:rsidRPr="007B1868" w:rsidRDefault="00E85CF7" w:rsidP="00B8710A">
            <w:pPr>
              <w:tabs>
                <w:tab w:val="left" w:pos="2070"/>
              </w:tabs>
              <w:rPr>
                <w:b/>
              </w:rPr>
            </w:pPr>
            <w:r w:rsidRPr="007B1868">
              <w:rPr>
                <w:b/>
              </w:rPr>
              <w:t>15</w:t>
            </w:r>
            <w:r w:rsidR="00F762D4">
              <w:rPr>
                <w:b/>
              </w:rPr>
              <w:t>5</w:t>
            </w:r>
          </w:p>
        </w:tc>
        <w:tc>
          <w:tcPr>
            <w:tcW w:w="1411" w:type="dxa"/>
            <w:shd w:val="clear" w:color="auto" w:fill="95B3D7" w:themeFill="accent1" w:themeFillTint="99"/>
          </w:tcPr>
          <w:p w14:paraId="20BD77EC" w14:textId="77777777" w:rsidR="00E85CF7" w:rsidRPr="007B1868" w:rsidRDefault="00E85CF7" w:rsidP="00B8710A">
            <w:pPr>
              <w:tabs>
                <w:tab w:val="left" w:pos="2070"/>
              </w:tabs>
              <w:rPr>
                <w:b/>
              </w:rPr>
            </w:pPr>
          </w:p>
        </w:tc>
      </w:tr>
      <w:tr w:rsidR="00E85CF7" w:rsidRPr="007B1868" w14:paraId="0C35C329" w14:textId="77777777" w:rsidTr="00B8710A">
        <w:tc>
          <w:tcPr>
            <w:tcW w:w="2123" w:type="dxa"/>
            <w:shd w:val="clear" w:color="auto" w:fill="DBE5F1" w:themeFill="accent1" w:themeFillTint="33"/>
          </w:tcPr>
          <w:p w14:paraId="7DD977D6" w14:textId="77777777" w:rsidR="00E85CF7" w:rsidRPr="007B1868" w:rsidRDefault="00E85CF7" w:rsidP="00B8710A">
            <w:pPr>
              <w:tabs>
                <w:tab w:val="left" w:pos="2070"/>
              </w:tabs>
            </w:pPr>
            <w:r w:rsidRPr="007B1868">
              <w:t>3.1</w:t>
            </w:r>
          </w:p>
        </w:tc>
        <w:tc>
          <w:tcPr>
            <w:tcW w:w="3117" w:type="dxa"/>
            <w:shd w:val="clear" w:color="auto" w:fill="DBE5F1" w:themeFill="accent1" w:themeFillTint="33"/>
          </w:tcPr>
          <w:p w14:paraId="1AD745E7" w14:textId="77777777" w:rsidR="00E85CF7" w:rsidRPr="007B1868" w:rsidRDefault="00E85CF7" w:rsidP="00B8710A">
            <w:pPr>
              <w:tabs>
                <w:tab w:val="left" w:pos="2070"/>
              </w:tabs>
              <w:rPr>
                <w:sz w:val="20"/>
                <w:szCs w:val="20"/>
              </w:rPr>
            </w:pPr>
            <w:r w:rsidRPr="007B1868">
              <w:rPr>
                <w:sz w:val="20"/>
                <w:szCs w:val="20"/>
              </w:rPr>
              <w:t>Crear esquema de la BBDD</w:t>
            </w:r>
          </w:p>
        </w:tc>
        <w:tc>
          <w:tcPr>
            <w:tcW w:w="1843" w:type="dxa"/>
            <w:shd w:val="clear" w:color="auto" w:fill="DBE5F1" w:themeFill="accent1" w:themeFillTint="33"/>
          </w:tcPr>
          <w:p w14:paraId="4FA17DD1" w14:textId="77777777" w:rsidR="00E85CF7" w:rsidRPr="007B1868" w:rsidRDefault="00E85CF7" w:rsidP="00B8710A">
            <w:pPr>
              <w:tabs>
                <w:tab w:val="left" w:pos="2070"/>
              </w:tabs>
            </w:pPr>
            <w:r w:rsidRPr="007B1868">
              <w:t>5</w:t>
            </w:r>
          </w:p>
        </w:tc>
        <w:tc>
          <w:tcPr>
            <w:tcW w:w="1411" w:type="dxa"/>
            <w:shd w:val="clear" w:color="auto" w:fill="DBE5F1" w:themeFill="accent1" w:themeFillTint="33"/>
          </w:tcPr>
          <w:p w14:paraId="01649F09" w14:textId="77777777" w:rsidR="00E85CF7" w:rsidRPr="007B1868" w:rsidRDefault="00E85CF7" w:rsidP="00B8710A">
            <w:pPr>
              <w:tabs>
                <w:tab w:val="left" w:pos="2070"/>
              </w:tabs>
            </w:pPr>
          </w:p>
        </w:tc>
      </w:tr>
      <w:tr w:rsidR="00E85CF7" w:rsidRPr="007B1868" w14:paraId="19B5D2AD" w14:textId="77777777" w:rsidTr="00B8710A">
        <w:tc>
          <w:tcPr>
            <w:tcW w:w="2123" w:type="dxa"/>
            <w:shd w:val="clear" w:color="auto" w:fill="DBE5F1" w:themeFill="accent1" w:themeFillTint="33"/>
          </w:tcPr>
          <w:p w14:paraId="058CB9CA" w14:textId="77777777" w:rsidR="00E85CF7" w:rsidRPr="007B1868" w:rsidRDefault="00E85CF7" w:rsidP="00B8710A">
            <w:pPr>
              <w:tabs>
                <w:tab w:val="left" w:pos="2070"/>
              </w:tabs>
            </w:pPr>
            <w:r w:rsidRPr="007B1868">
              <w:t>3.2</w:t>
            </w:r>
          </w:p>
        </w:tc>
        <w:tc>
          <w:tcPr>
            <w:tcW w:w="3117" w:type="dxa"/>
            <w:shd w:val="clear" w:color="auto" w:fill="DBE5F1" w:themeFill="accent1" w:themeFillTint="33"/>
          </w:tcPr>
          <w:p w14:paraId="02C03AB6" w14:textId="77777777" w:rsidR="00E85CF7" w:rsidRPr="007B1868" w:rsidRDefault="00E85CF7" w:rsidP="00B8710A">
            <w:pPr>
              <w:tabs>
                <w:tab w:val="left" w:pos="2070"/>
              </w:tabs>
              <w:rPr>
                <w:sz w:val="20"/>
                <w:szCs w:val="20"/>
              </w:rPr>
            </w:pPr>
            <w:r w:rsidRPr="007B1868">
              <w:rPr>
                <w:sz w:val="20"/>
                <w:szCs w:val="20"/>
              </w:rPr>
              <w:t>Desarrollar el back-end</w:t>
            </w:r>
          </w:p>
        </w:tc>
        <w:tc>
          <w:tcPr>
            <w:tcW w:w="1843" w:type="dxa"/>
            <w:shd w:val="clear" w:color="auto" w:fill="DBE5F1" w:themeFill="accent1" w:themeFillTint="33"/>
          </w:tcPr>
          <w:p w14:paraId="23991C6B" w14:textId="1F5FA2E0" w:rsidR="00E85CF7" w:rsidRPr="007B1868" w:rsidRDefault="00F762D4" w:rsidP="00B8710A">
            <w:pPr>
              <w:tabs>
                <w:tab w:val="left" w:pos="2070"/>
              </w:tabs>
            </w:pPr>
            <w:r>
              <w:t>5</w:t>
            </w:r>
            <w:r w:rsidR="00E85CF7" w:rsidRPr="007B1868">
              <w:t>5</w:t>
            </w:r>
          </w:p>
        </w:tc>
        <w:tc>
          <w:tcPr>
            <w:tcW w:w="1411" w:type="dxa"/>
            <w:shd w:val="clear" w:color="auto" w:fill="DBE5F1" w:themeFill="accent1" w:themeFillTint="33"/>
          </w:tcPr>
          <w:p w14:paraId="43E3EADC" w14:textId="77777777" w:rsidR="00E85CF7" w:rsidRPr="007B1868" w:rsidRDefault="00E85CF7" w:rsidP="00B8710A">
            <w:pPr>
              <w:tabs>
                <w:tab w:val="left" w:pos="2070"/>
              </w:tabs>
            </w:pPr>
          </w:p>
        </w:tc>
      </w:tr>
      <w:tr w:rsidR="00E85CF7" w:rsidRPr="007B1868" w14:paraId="7B8A3FF6" w14:textId="77777777" w:rsidTr="00B8710A">
        <w:tc>
          <w:tcPr>
            <w:tcW w:w="2123" w:type="dxa"/>
            <w:shd w:val="clear" w:color="auto" w:fill="DBE5F1" w:themeFill="accent1" w:themeFillTint="33"/>
          </w:tcPr>
          <w:p w14:paraId="6F60036C" w14:textId="77777777" w:rsidR="00E85CF7" w:rsidRPr="007B1868" w:rsidRDefault="00E85CF7" w:rsidP="00B8710A">
            <w:pPr>
              <w:tabs>
                <w:tab w:val="left" w:pos="2070"/>
              </w:tabs>
            </w:pPr>
            <w:r w:rsidRPr="007B1868">
              <w:t>3.3</w:t>
            </w:r>
          </w:p>
        </w:tc>
        <w:tc>
          <w:tcPr>
            <w:tcW w:w="3117" w:type="dxa"/>
            <w:shd w:val="clear" w:color="auto" w:fill="DBE5F1" w:themeFill="accent1" w:themeFillTint="33"/>
          </w:tcPr>
          <w:p w14:paraId="51703880" w14:textId="77777777" w:rsidR="00E85CF7" w:rsidRPr="007B1868" w:rsidRDefault="00E85CF7" w:rsidP="00B8710A">
            <w:pPr>
              <w:tabs>
                <w:tab w:val="left" w:pos="2070"/>
              </w:tabs>
              <w:rPr>
                <w:sz w:val="20"/>
                <w:szCs w:val="20"/>
              </w:rPr>
            </w:pPr>
            <w:r w:rsidRPr="007B1868">
              <w:rPr>
                <w:sz w:val="20"/>
                <w:szCs w:val="20"/>
              </w:rPr>
              <w:t>Desarrollar el front-end</w:t>
            </w:r>
          </w:p>
        </w:tc>
        <w:tc>
          <w:tcPr>
            <w:tcW w:w="1843" w:type="dxa"/>
            <w:shd w:val="clear" w:color="auto" w:fill="DBE5F1" w:themeFill="accent1" w:themeFillTint="33"/>
          </w:tcPr>
          <w:p w14:paraId="5934607D" w14:textId="77777777" w:rsidR="00E85CF7" w:rsidRPr="007B1868" w:rsidRDefault="00E85CF7" w:rsidP="00B8710A">
            <w:pPr>
              <w:tabs>
                <w:tab w:val="left" w:pos="2070"/>
              </w:tabs>
            </w:pPr>
            <w:r w:rsidRPr="007B1868">
              <w:t>80</w:t>
            </w:r>
          </w:p>
        </w:tc>
        <w:tc>
          <w:tcPr>
            <w:tcW w:w="1411" w:type="dxa"/>
            <w:shd w:val="clear" w:color="auto" w:fill="DBE5F1" w:themeFill="accent1" w:themeFillTint="33"/>
          </w:tcPr>
          <w:p w14:paraId="49667B05" w14:textId="77777777" w:rsidR="00E85CF7" w:rsidRPr="007B1868" w:rsidRDefault="00E85CF7" w:rsidP="00B8710A">
            <w:pPr>
              <w:tabs>
                <w:tab w:val="left" w:pos="2070"/>
              </w:tabs>
            </w:pPr>
          </w:p>
        </w:tc>
      </w:tr>
      <w:tr w:rsidR="00E85CF7" w:rsidRPr="007B1868" w14:paraId="0FA43FF7" w14:textId="77777777" w:rsidTr="00B8710A">
        <w:tc>
          <w:tcPr>
            <w:tcW w:w="2123" w:type="dxa"/>
            <w:shd w:val="clear" w:color="auto" w:fill="DBE5F1" w:themeFill="accent1" w:themeFillTint="33"/>
          </w:tcPr>
          <w:p w14:paraId="01C4B5B6" w14:textId="77777777" w:rsidR="00E85CF7" w:rsidRPr="007B1868" w:rsidRDefault="00E85CF7" w:rsidP="00B8710A">
            <w:pPr>
              <w:tabs>
                <w:tab w:val="left" w:pos="2070"/>
              </w:tabs>
            </w:pPr>
            <w:r w:rsidRPr="007B1868">
              <w:t>3.4</w:t>
            </w:r>
          </w:p>
        </w:tc>
        <w:tc>
          <w:tcPr>
            <w:tcW w:w="3117" w:type="dxa"/>
            <w:shd w:val="clear" w:color="auto" w:fill="DBE5F1" w:themeFill="accent1" w:themeFillTint="33"/>
          </w:tcPr>
          <w:p w14:paraId="727BA59C" w14:textId="77777777" w:rsidR="00E85CF7" w:rsidRPr="0051247B" w:rsidRDefault="00E85CF7" w:rsidP="00B8710A">
            <w:pPr>
              <w:tabs>
                <w:tab w:val="left" w:pos="2070"/>
              </w:tabs>
              <w:rPr>
                <w:sz w:val="20"/>
                <w:szCs w:val="20"/>
                <w:lang w:val="en-US"/>
              </w:rPr>
            </w:pPr>
            <w:r w:rsidRPr="0051247B">
              <w:rPr>
                <w:sz w:val="20"/>
                <w:szCs w:val="20"/>
                <w:lang w:val="en-US"/>
              </w:rPr>
              <w:t>Conectar back-end y front-end</w:t>
            </w:r>
          </w:p>
        </w:tc>
        <w:tc>
          <w:tcPr>
            <w:tcW w:w="1843" w:type="dxa"/>
            <w:shd w:val="clear" w:color="auto" w:fill="DBE5F1" w:themeFill="accent1" w:themeFillTint="33"/>
          </w:tcPr>
          <w:p w14:paraId="0C8D4F1C" w14:textId="2D707F7B" w:rsidR="00E85CF7" w:rsidRPr="007B1868" w:rsidRDefault="00F762D4" w:rsidP="00B8710A">
            <w:pPr>
              <w:tabs>
                <w:tab w:val="left" w:pos="2070"/>
              </w:tabs>
            </w:pPr>
            <w:r>
              <w:t>15</w:t>
            </w:r>
          </w:p>
        </w:tc>
        <w:tc>
          <w:tcPr>
            <w:tcW w:w="1411" w:type="dxa"/>
            <w:shd w:val="clear" w:color="auto" w:fill="DBE5F1" w:themeFill="accent1" w:themeFillTint="33"/>
          </w:tcPr>
          <w:p w14:paraId="24208BE9" w14:textId="77777777" w:rsidR="00E85CF7" w:rsidRPr="007B1868" w:rsidRDefault="00E85CF7" w:rsidP="00B8710A">
            <w:pPr>
              <w:tabs>
                <w:tab w:val="left" w:pos="2070"/>
              </w:tabs>
            </w:pPr>
          </w:p>
        </w:tc>
      </w:tr>
      <w:tr w:rsidR="00E85CF7" w:rsidRPr="007B1868" w14:paraId="097F3634" w14:textId="77777777" w:rsidTr="00B8710A">
        <w:tc>
          <w:tcPr>
            <w:tcW w:w="2123" w:type="dxa"/>
            <w:shd w:val="clear" w:color="auto" w:fill="95B3D7" w:themeFill="accent1" w:themeFillTint="99"/>
          </w:tcPr>
          <w:p w14:paraId="2B36A3CC" w14:textId="77777777" w:rsidR="00E85CF7" w:rsidRPr="007B1868" w:rsidRDefault="00E85CF7" w:rsidP="00B8710A">
            <w:pPr>
              <w:tabs>
                <w:tab w:val="left" w:pos="2070"/>
              </w:tabs>
              <w:rPr>
                <w:b/>
              </w:rPr>
            </w:pPr>
            <w:r w:rsidRPr="007B1868">
              <w:rPr>
                <w:b/>
              </w:rPr>
              <w:t>T4</w:t>
            </w:r>
          </w:p>
        </w:tc>
        <w:tc>
          <w:tcPr>
            <w:tcW w:w="3117" w:type="dxa"/>
            <w:shd w:val="clear" w:color="auto" w:fill="95B3D7" w:themeFill="accent1" w:themeFillTint="99"/>
          </w:tcPr>
          <w:p w14:paraId="6A36A45F" w14:textId="77777777" w:rsidR="00E85CF7" w:rsidRPr="007B1868" w:rsidRDefault="00E85CF7" w:rsidP="00B8710A">
            <w:pPr>
              <w:tabs>
                <w:tab w:val="left" w:pos="2070"/>
              </w:tabs>
              <w:rPr>
                <w:b/>
                <w:sz w:val="20"/>
                <w:szCs w:val="20"/>
              </w:rPr>
            </w:pPr>
            <w:r w:rsidRPr="007B1868">
              <w:rPr>
                <w:b/>
                <w:sz w:val="20"/>
                <w:szCs w:val="20"/>
              </w:rPr>
              <w:t>Verificación/Validación</w:t>
            </w:r>
          </w:p>
        </w:tc>
        <w:tc>
          <w:tcPr>
            <w:tcW w:w="1843" w:type="dxa"/>
            <w:shd w:val="clear" w:color="auto" w:fill="95B3D7" w:themeFill="accent1" w:themeFillTint="99"/>
          </w:tcPr>
          <w:p w14:paraId="4D4CB37E" w14:textId="6E035298" w:rsidR="00E85CF7" w:rsidRPr="007B1868" w:rsidRDefault="00E85CF7" w:rsidP="00B8710A">
            <w:pPr>
              <w:tabs>
                <w:tab w:val="left" w:pos="2070"/>
              </w:tabs>
              <w:rPr>
                <w:b/>
              </w:rPr>
            </w:pPr>
            <w:r w:rsidRPr="007B1868">
              <w:rPr>
                <w:b/>
              </w:rPr>
              <w:t>3</w:t>
            </w:r>
            <w:r w:rsidR="00F762D4">
              <w:rPr>
                <w:b/>
              </w:rPr>
              <w:t>3</w:t>
            </w:r>
          </w:p>
        </w:tc>
        <w:tc>
          <w:tcPr>
            <w:tcW w:w="1411" w:type="dxa"/>
            <w:shd w:val="clear" w:color="auto" w:fill="95B3D7" w:themeFill="accent1" w:themeFillTint="99"/>
          </w:tcPr>
          <w:p w14:paraId="128EC098" w14:textId="77777777" w:rsidR="00E85CF7" w:rsidRPr="007B1868" w:rsidRDefault="00E85CF7" w:rsidP="00B8710A">
            <w:pPr>
              <w:tabs>
                <w:tab w:val="left" w:pos="2070"/>
              </w:tabs>
              <w:rPr>
                <w:b/>
              </w:rPr>
            </w:pPr>
          </w:p>
        </w:tc>
      </w:tr>
      <w:tr w:rsidR="00E85CF7" w:rsidRPr="007B1868" w14:paraId="248ABF4D" w14:textId="77777777" w:rsidTr="00B8710A">
        <w:tc>
          <w:tcPr>
            <w:tcW w:w="2123" w:type="dxa"/>
            <w:shd w:val="clear" w:color="auto" w:fill="DBE5F1" w:themeFill="accent1" w:themeFillTint="33"/>
          </w:tcPr>
          <w:p w14:paraId="704F1818" w14:textId="77777777" w:rsidR="00E85CF7" w:rsidRPr="007B1868" w:rsidRDefault="00E85CF7" w:rsidP="00B8710A">
            <w:pPr>
              <w:tabs>
                <w:tab w:val="left" w:pos="2070"/>
              </w:tabs>
            </w:pPr>
            <w:r w:rsidRPr="007B1868">
              <w:t>4.1</w:t>
            </w:r>
          </w:p>
        </w:tc>
        <w:tc>
          <w:tcPr>
            <w:tcW w:w="3117" w:type="dxa"/>
            <w:shd w:val="clear" w:color="auto" w:fill="DBE5F1" w:themeFill="accent1" w:themeFillTint="33"/>
          </w:tcPr>
          <w:p w14:paraId="255C3B32" w14:textId="77777777" w:rsidR="00E85CF7" w:rsidRPr="007B1868" w:rsidRDefault="00E85CF7" w:rsidP="00B8710A">
            <w:pPr>
              <w:tabs>
                <w:tab w:val="left" w:pos="2070"/>
              </w:tabs>
              <w:rPr>
                <w:sz w:val="20"/>
                <w:szCs w:val="20"/>
              </w:rPr>
            </w:pPr>
            <w:r w:rsidRPr="007B1868">
              <w:rPr>
                <w:sz w:val="20"/>
                <w:szCs w:val="20"/>
              </w:rPr>
              <w:t>Verificar los requisitos</w:t>
            </w:r>
          </w:p>
        </w:tc>
        <w:tc>
          <w:tcPr>
            <w:tcW w:w="1843" w:type="dxa"/>
            <w:shd w:val="clear" w:color="auto" w:fill="DBE5F1" w:themeFill="accent1" w:themeFillTint="33"/>
          </w:tcPr>
          <w:p w14:paraId="5E57A4FC" w14:textId="77777777" w:rsidR="00E85CF7" w:rsidRPr="007B1868" w:rsidRDefault="00E85CF7" w:rsidP="00B8710A">
            <w:pPr>
              <w:tabs>
                <w:tab w:val="left" w:pos="2070"/>
              </w:tabs>
            </w:pPr>
            <w:r w:rsidRPr="007B1868">
              <w:t>2</w:t>
            </w:r>
          </w:p>
        </w:tc>
        <w:tc>
          <w:tcPr>
            <w:tcW w:w="1411" w:type="dxa"/>
            <w:shd w:val="clear" w:color="auto" w:fill="DBE5F1" w:themeFill="accent1" w:themeFillTint="33"/>
          </w:tcPr>
          <w:p w14:paraId="63613DBF" w14:textId="77777777" w:rsidR="00E85CF7" w:rsidRPr="007B1868" w:rsidRDefault="00E85CF7" w:rsidP="00B8710A">
            <w:pPr>
              <w:tabs>
                <w:tab w:val="left" w:pos="2070"/>
              </w:tabs>
            </w:pPr>
          </w:p>
        </w:tc>
      </w:tr>
      <w:tr w:rsidR="00E85CF7" w:rsidRPr="007B1868" w14:paraId="27868E4B" w14:textId="77777777" w:rsidTr="00B8710A">
        <w:tc>
          <w:tcPr>
            <w:tcW w:w="2123" w:type="dxa"/>
            <w:shd w:val="clear" w:color="auto" w:fill="DBE5F1" w:themeFill="accent1" w:themeFillTint="33"/>
          </w:tcPr>
          <w:p w14:paraId="79D9AA8F" w14:textId="77777777" w:rsidR="00E85CF7" w:rsidRPr="007B1868" w:rsidRDefault="00E85CF7" w:rsidP="00B8710A">
            <w:pPr>
              <w:tabs>
                <w:tab w:val="left" w:pos="2070"/>
              </w:tabs>
            </w:pPr>
            <w:r w:rsidRPr="007B1868">
              <w:t>4.2</w:t>
            </w:r>
          </w:p>
        </w:tc>
        <w:tc>
          <w:tcPr>
            <w:tcW w:w="3117" w:type="dxa"/>
            <w:shd w:val="clear" w:color="auto" w:fill="DBE5F1" w:themeFill="accent1" w:themeFillTint="33"/>
          </w:tcPr>
          <w:p w14:paraId="2E713BFE" w14:textId="77777777" w:rsidR="00E85CF7" w:rsidRPr="007B1868" w:rsidRDefault="00E85CF7" w:rsidP="00B8710A">
            <w:pPr>
              <w:tabs>
                <w:tab w:val="left" w:pos="2070"/>
              </w:tabs>
              <w:rPr>
                <w:sz w:val="20"/>
                <w:szCs w:val="20"/>
              </w:rPr>
            </w:pPr>
            <w:r w:rsidRPr="007B1868">
              <w:rPr>
                <w:sz w:val="20"/>
                <w:szCs w:val="20"/>
              </w:rPr>
              <w:t>Definir los casos de prueba</w:t>
            </w:r>
          </w:p>
        </w:tc>
        <w:tc>
          <w:tcPr>
            <w:tcW w:w="1843" w:type="dxa"/>
            <w:shd w:val="clear" w:color="auto" w:fill="DBE5F1" w:themeFill="accent1" w:themeFillTint="33"/>
          </w:tcPr>
          <w:p w14:paraId="4917457B" w14:textId="77777777" w:rsidR="00E85CF7" w:rsidRPr="007B1868" w:rsidRDefault="00E85CF7" w:rsidP="00B8710A">
            <w:pPr>
              <w:tabs>
                <w:tab w:val="left" w:pos="2070"/>
              </w:tabs>
            </w:pPr>
            <w:r w:rsidRPr="007B1868">
              <w:t>5</w:t>
            </w:r>
          </w:p>
        </w:tc>
        <w:tc>
          <w:tcPr>
            <w:tcW w:w="1411" w:type="dxa"/>
            <w:shd w:val="clear" w:color="auto" w:fill="DBE5F1" w:themeFill="accent1" w:themeFillTint="33"/>
          </w:tcPr>
          <w:p w14:paraId="1CD16118" w14:textId="77777777" w:rsidR="00E85CF7" w:rsidRPr="007B1868" w:rsidRDefault="00E85CF7" w:rsidP="00B8710A">
            <w:pPr>
              <w:tabs>
                <w:tab w:val="left" w:pos="2070"/>
              </w:tabs>
            </w:pPr>
          </w:p>
        </w:tc>
      </w:tr>
      <w:tr w:rsidR="00E85CF7" w:rsidRPr="007B1868" w14:paraId="5D15DFD2" w14:textId="77777777" w:rsidTr="00B8710A">
        <w:tc>
          <w:tcPr>
            <w:tcW w:w="2123" w:type="dxa"/>
            <w:shd w:val="clear" w:color="auto" w:fill="DBE5F1" w:themeFill="accent1" w:themeFillTint="33"/>
          </w:tcPr>
          <w:p w14:paraId="700D8C0A" w14:textId="77777777" w:rsidR="00E85CF7" w:rsidRPr="007B1868" w:rsidRDefault="00E85CF7" w:rsidP="00B8710A">
            <w:pPr>
              <w:tabs>
                <w:tab w:val="left" w:pos="2070"/>
              </w:tabs>
            </w:pPr>
            <w:r w:rsidRPr="007B1868">
              <w:t>4.3</w:t>
            </w:r>
          </w:p>
        </w:tc>
        <w:tc>
          <w:tcPr>
            <w:tcW w:w="3117" w:type="dxa"/>
            <w:shd w:val="clear" w:color="auto" w:fill="DBE5F1" w:themeFill="accent1" w:themeFillTint="33"/>
          </w:tcPr>
          <w:p w14:paraId="52C24FB2" w14:textId="77777777" w:rsidR="00E85CF7" w:rsidRPr="007B1868" w:rsidRDefault="00E85CF7" w:rsidP="00B8710A">
            <w:pPr>
              <w:tabs>
                <w:tab w:val="left" w:pos="2070"/>
              </w:tabs>
              <w:rPr>
                <w:sz w:val="20"/>
                <w:szCs w:val="20"/>
              </w:rPr>
            </w:pPr>
            <w:r w:rsidRPr="007B1868">
              <w:rPr>
                <w:sz w:val="20"/>
                <w:szCs w:val="20"/>
              </w:rPr>
              <w:t>Poblar la base de datos</w:t>
            </w:r>
          </w:p>
        </w:tc>
        <w:tc>
          <w:tcPr>
            <w:tcW w:w="1843" w:type="dxa"/>
            <w:shd w:val="clear" w:color="auto" w:fill="DBE5F1" w:themeFill="accent1" w:themeFillTint="33"/>
          </w:tcPr>
          <w:p w14:paraId="03784772" w14:textId="77777777" w:rsidR="00E85CF7" w:rsidRPr="007B1868" w:rsidRDefault="00E85CF7" w:rsidP="00B8710A">
            <w:pPr>
              <w:tabs>
                <w:tab w:val="left" w:pos="2070"/>
              </w:tabs>
            </w:pPr>
            <w:r w:rsidRPr="007B1868">
              <w:t>10</w:t>
            </w:r>
          </w:p>
        </w:tc>
        <w:tc>
          <w:tcPr>
            <w:tcW w:w="1411" w:type="dxa"/>
            <w:shd w:val="clear" w:color="auto" w:fill="DBE5F1" w:themeFill="accent1" w:themeFillTint="33"/>
          </w:tcPr>
          <w:p w14:paraId="3859837B" w14:textId="77777777" w:rsidR="00E85CF7" w:rsidRPr="007B1868" w:rsidRDefault="00E85CF7" w:rsidP="00B8710A">
            <w:pPr>
              <w:tabs>
                <w:tab w:val="left" w:pos="2070"/>
              </w:tabs>
            </w:pPr>
          </w:p>
        </w:tc>
      </w:tr>
      <w:tr w:rsidR="00E85CF7" w:rsidRPr="007B1868" w14:paraId="2F6F57B0" w14:textId="77777777" w:rsidTr="00B8710A">
        <w:tc>
          <w:tcPr>
            <w:tcW w:w="2123" w:type="dxa"/>
            <w:shd w:val="clear" w:color="auto" w:fill="DBE5F1" w:themeFill="accent1" w:themeFillTint="33"/>
          </w:tcPr>
          <w:p w14:paraId="2B3868D6" w14:textId="77777777" w:rsidR="00E85CF7" w:rsidRPr="007B1868" w:rsidRDefault="00E85CF7" w:rsidP="00B8710A">
            <w:pPr>
              <w:tabs>
                <w:tab w:val="left" w:pos="2070"/>
              </w:tabs>
            </w:pPr>
            <w:r w:rsidRPr="007B1868">
              <w:t>4.4</w:t>
            </w:r>
          </w:p>
        </w:tc>
        <w:tc>
          <w:tcPr>
            <w:tcW w:w="3117" w:type="dxa"/>
            <w:shd w:val="clear" w:color="auto" w:fill="DBE5F1" w:themeFill="accent1" w:themeFillTint="33"/>
          </w:tcPr>
          <w:p w14:paraId="2E1AA2A6" w14:textId="77777777" w:rsidR="00E85CF7" w:rsidRPr="007B1868" w:rsidRDefault="00E85CF7" w:rsidP="00B8710A">
            <w:pPr>
              <w:tabs>
                <w:tab w:val="left" w:pos="2070"/>
              </w:tabs>
              <w:rPr>
                <w:sz w:val="20"/>
                <w:szCs w:val="20"/>
              </w:rPr>
            </w:pPr>
            <w:r w:rsidRPr="007B1868">
              <w:rPr>
                <w:sz w:val="20"/>
                <w:szCs w:val="20"/>
              </w:rPr>
              <w:t>Validar el sistema</w:t>
            </w:r>
          </w:p>
        </w:tc>
        <w:tc>
          <w:tcPr>
            <w:tcW w:w="1843" w:type="dxa"/>
            <w:shd w:val="clear" w:color="auto" w:fill="DBE5F1" w:themeFill="accent1" w:themeFillTint="33"/>
          </w:tcPr>
          <w:p w14:paraId="4EDE8A07" w14:textId="77777777" w:rsidR="00E85CF7" w:rsidRPr="007B1868" w:rsidRDefault="00E85CF7" w:rsidP="00B8710A">
            <w:pPr>
              <w:tabs>
                <w:tab w:val="left" w:pos="2070"/>
              </w:tabs>
            </w:pPr>
            <w:r w:rsidRPr="007B1868">
              <w:t>13</w:t>
            </w:r>
          </w:p>
        </w:tc>
        <w:tc>
          <w:tcPr>
            <w:tcW w:w="1411" w:type="dxa"/>
            <w:shd w:val="clear" w:color="auto" w:fill="DBE5F1" w:themeFill="accent1" w:themeFillTint="33"/>
          </w:tcPr>
          <w:p w14:paraId="4A621292" w14:textId="77777777" w:rsidR="00E85CF7" w:rsidRPr="007B1868" w:rsidRDefault="00E85CF7" w:rsidP="00B8710A">
            <w:pPr>
              <w:tabs>
                <w:tab w:val="left" w:pos="2070"/>
              </w:tabs>
            </w:pPr>
          </w:p>
        </w:tc>
      </w:tr>
      <w:tr w:rsidR="00F762D4" w:rsidRPr="007B1868" w14:paraId="7CAC6423" w14:textId="77777777" w:rsidTr="00B8710A">
        <w:tc>
          <w:tcPr>
            <w:tcW w:w="2123" w:type="dxa"/>
            <w:shd w:val="clear" w:color="auto" w:fill="DBE5F1" w:themeFill="accent1" w:themeFillTint="33"/>
          </w:tcPr>
          <w:p w14:paraId="29785D4A" w14:textId="5ED52A73" w:rsidR="00F762D4" w:rsidRPr="007B1868" w:rsidRDefault="00F762D4" w:rsidP="00B8710A">
            <w:pPr>
              <w:tabs>
                <w:tab w:val="left" w:pos="2070"/>
              </w:tabs>
            </w:pPr>
            <w:r>
              <w:t>4.5</w:t>
            </w:r>
          </w:p>
        </w:tc>
        <w:tc>
          <w:tcPr>
            <w:tcW w:w="3117" w:type="dxa"/>
            <w:shd w:val="clear" w:color="auto" w:fill="DBE5F1" w:themeFill="accent1" w:themeFillTint="33"/>
          </w:tcPr>
          <w:p w14:paraId="099FA20C" w14:textId="0331701F" w:rsidR="00F762D4" w:rsidRPr="007B1868" w:rsidRDefault="00F762D4" w:rsidP="00B8710A">
            <w:pPr>
              <w:tabs>
                <w:tab w:val="left" w:pos="2070"/>
              </w:tabs>
              <w:rPr>
                <w:sz w:val="20"/>
                <w:szCs w:val="20"/>
              </w:rPr>
            </w:pPr>
            <w:r>
              <w:rPr>
                <w:sz w:val="20"/>
                <w:szCs w:val="20"/>
              </w:rPr>
              <w:t>Desplegar el sistema</w:t>
            </w:r>
          </w:p>
        </w:tc>
        <w:tc>
          <w:tcPr>
            <w:tcW w:w="1843" w:type="dxa"/>
            <w:shd w:val="clear" w:color="auto" w:fill="DBE5F1" w:themeFill="accent1" w:themeFillTint="33"/>
          </w:tcPr>
          <w:p w14:paraId="4C1868BF" w14:textId="781F7921" w:rsidR="00F762D4" w:rsidRPr="007B1868" w:rsidRDefault="00846CB9" w:rsidP="00B8710A">
            <w:pPr>
              <w:tabs>
                <w:tab w:val="left" w:pos="2070"/>
              </w:tabs>
            </w:pPr>
            <w:r>
              <w:t>4</w:t>
            </w:r>
          </w:p>
        </w:tc>
        <w:tc>
          <w:tcPr>
            <w:tcW w:w="1411" w:type="dxa"/>
            <w:shd w:val="clear" w:color="auto" w:fill="DBE5F1" w:themeFill="accent1" w:themeFillTint="33"/>
          </w:tcPr>
          <w:p w14:paraId="5F773EAD" w14:textId="77777777" w:rsidR="00F762D4" w:rsidRPr="007B1868" w:rsidRDefault="00F762D4" w:rsidP="00B8710A">
            <w:pPr>
              <w:tabs>
                <w:tab w:val="left" w:pos="2070"/>
              </w:tabs>
            </w:pPr>
          </w:p>
        </w:tc>
      </w:tr>
      <w:tr w:rsidR="00E85CF7" w:rsidRPr="007B1868" w14:paraId="6C258ED2" w14:textId="77777777" w:rsidTr="00B8710A">
        <w:tc>
          <w:tcPr>
            <w:tcW w:w="2123" w:type="dxa"/>
            <w:shd w:val="clear" w:color="auto" w:fill="95B3D7" w:themeFill="accent1" w:themeFillTint="99"/>
          </w:tcPr>
          <w:p w14:paraId="5D83BCF3" w14:textId="77777777" w:rsidR="00E85CF7" w:rsidRPr="007B1868" w:rsidRDefault="00E85CF7" w:rsidP="00B8710A">
            <w:pPr>
              <w:tabs>
                <w:tab w:val="left" w:pos="2070"/>
              </w:tabs>
              <w:rPr>
                <w:b/>
              </w:rPr>
            </w:pPr>
            <w:r w:rsidRPr="007B1868">
              <w:rPr>
                <w:b/>
              </w:rPr>
              <w:t>T5</w:t>
            </w:r>
          </w:p>
        </w:tc>
        <w:tc>
          <w:tcPr>
            <w:tcW w:w="3117" w:type="dxa"/>
            <w:shd w:val="clear" w:color="auto" w:fill="95B3D7" w:themeFill="accent1" w:themeFillTint="99"/>
          </w:tcPr>
          <w:p w14:paraId="21F49118" w14:textId="77777777" w:rsidR="00E85CF7" w:rsidRPr="007B1868" w:rsidRDefault="00E85CF7" w:rsidP="00B8710A">
            <w:pPr>
              <w:tabs>
                <w:tab w:val="left" w:pos="2070"/>
              </w:tabs>
              <w:rPr>
                <w:b/>
                <w:sz w:val="20"/>
                <w:szCs w:val="20"/>
              </w:rPr>
            </w:pPr>
            <w:r w:rsidRPr="007B1868">
              <w:rPr>
                <w:b/>
                <w:sz w:val="20"/>
                <w:szCs w:val="20"/>
              </w:rPr>
              <w:t>Documentación</w:t>
            </w:r>
          </w:p>
        </w:tc>
        <w:tc>
          <w:tcPr>
            <w:tcW w:w="1843" w:type="dxa"/>
            <w:shd w:val="clear" w:color="auto" w:fill="95B3D7" w:themeFill="accent1" w:themeFillTint="99"/>
          </w:tcPr>
          <w:p w14:paraId="3E6EFEE4" w14:textId="6F8FE8F6" w:rsidR="00E85CF7" w:rsidRPr="007B1868" w:rsidRDefault="00F762D4" w:rsidP="00B8710A">
            <w:pPr>
              <w:tabs>
                <w:tab w:val="left" w:pos="2070"/>
              </w:tabs>
              <w:rPr>
                <w:b/>
              </w:rPr>
            </w:pPr>
            <w:r>
              <w:rPr>
                <w:b/>
              </w:rPr>
              <w:t>4</w:t>
            </w:r>
            <w:r w:rsidR="00846CB9">
              <w:rPr>
                <w:b/>
              </w:rPr>
              <w:t>4</w:t>
            </w:r>
          </w:p>
        </w:tc>
        <w:tc>
          <w:tcPr>
            <w:tcW w:w="1411" w:type="dxa"/>
            <w:shd w:val="clear" w:color="auto" w:fill="95B3D7" w:themeFill="accent1" w:themeFillTint="99"/>
          </w:tcPr>
          <w:p w14:paraId="43353B02" w14:textId="77777777" w:rsidR="00E85CF7" w:rsidRPr="007B1868" w:rsidRDefault="00E85CF7" w:rsidP="00B8710A">
            <w:pPr>
              <w:tabs>
                <w:tab w:val="left" w:pos="2070"/>
              </w:tabs>
              <w:rPr>
                <w:b/>
              </w:rPr>
            </w:pPr>
          </w:p>
        </w:tc>
      </w:tr>
      <w:tr w:rsidR="00E85CF7" w:rsidRPr="007B1868" w14:paraId="09DECC8F" w14:textId="77777777" w:rsidTr="00B8710A">
        <w:tc>
          <w:tcPr>
            <w:tcW w:w="2123" w:type="dxa"/>
            <w:shd w:val="clear" w:color="auto" w:fill="DBE5F1" w:themeFill="accent1" w:themeFillTint="33"/>
          </w:tcPr>
          <w:p w14:paraId="77E4F8FC" w14:textId="77777777" w:rsidR="00E85CF7" w:rsidRPr="007B1868" w:rsidRDefault="00E85CF7" w:rsidP="00B8710A">
            <w:pPr>
              <w:tabs>
                <w:tab w:val="left" w:pos="2070"/>
              </w:tabs>
            </w:pPr>
            <w:r w:rsidRPr="007B1868">
              <w:t>5.1</w:t>
            </w:r>
          </w:p>
        </w:tc>
        <w:tc>
          <w:tcPr>
            <w:tcW w:w="3117" w:type="dxa"/>
            <w:shd w:val="clear" w:color="auto" w:fill="DBE5F1" w:themeFill="accent1" w:themeFillTint="33"/>
          </w:tcPr>
          <w:p w14:paraId="2630CE90" w14:textId="77777777" w:rsidR="00E85CF7" w:rsidRPr="007B1868" w:rsidRDefault="00E85CF7" w:rsidP="00B8710A">
            <w:pPr>
              <w:tabs>
                <w:tab w:val="left" w:pos="2070"/>
              </w:tabs>
              <w:rPr>
                <w:sz w:val="20"/>
                <w:szCs w:val="20"/>
              </w:rPr>
            </w:pPr>
            <w:r w:rsidRPr="007B1868">
              <w:rPr>
                <w:sz w:val="20"/>
                <w:szCs w:val="20"/>
              </w:rPr>
              <w:t>Reuniones con tutor</w:t>
            </w:r>
          </w:p>
        </w:tc>
        <w:tc>
          <w:tcPr>
            <w:tcW w:w="1843" w:type="dxa"/>
            <w:shd w:val="clear" w:color="auto" w:fill="DBE5F1" w:themeFill="accent1" w:themeFillTint="33"/>
          </w:tcPr>
          <w:p w14:paraId="39713D42" w14:textId="197BCDF7" w:rsidR="00E85CF7" w:rsidRPr="007B1868" w:rsidRDefault="00F762D4" w:rsidP="00B8710A">
            <w:pPr>
              <w:tabs>
                <w:tab w:val="left" w:pos="2070"/>
              </w:tabs>
            </w:pPr>
            <w:r>
              <w:t>6</w:t>
            </w:r>
          </w:p>
        </w:tc>
        <w:tc>
          <w:tcPr>
            <w:tcW w:w="1411" w:type="dxa"/>
            <w:shd w:val="clear" w:color="auto" w:fill="DBE5F1" w:themeFill="accent1" w:themeFillTint="33"/>
          </w:tcPr>
          <w:p w14:paraId="4847E9BD" w14:textId="77777777" w:rsidR="00E85CF7" w:rsidRPr="007B1868" w:rsidRDefault="00E85CF7" w:rsidP="00B8710A">
            <w:pPr>
              <w:tabs>
                <w:tab w:val="left" w:pos="2070"/>
              </w:tabs>
            </w:pPr>
          </w:p>
        </w:tc>
      </w:tr>
      <w:tr w:rsidR="00E85CF7" w:rsidRPr="007B1868" w14:paraId="5D26687F" w14:textId="77777777" w:rsidTr="00B8710A">
        <w:tc>
          <w:tcPr>
            <w:tcW w:w="2123" w:type="dxa"/>
            <w:shd w:val="clear" w:color="auto" w:fill="DBE5F1" w:themeFill="accent1" w:themeFillTint="33"/>
          </w:tcPr>
          <w:p w14:paraId="435A35B5" w14:textId="77777777" w:rsidR="00E85CF7" w:rsidRPr="007B1868" w:rsidRDefault="00E85CF7" w:rsidP="00B8710A">
            <w:pPr>
              <w:tabs>
                <w:tab w:val="left" w:pos="2070"/>
              </w:tabs>
            </w:pPr>
            <w:r w:rsidRPr="007B1868">
              <w:t>5.2</w:t>
            </w:r>
          </w:p>
        </w:tc>
        <w:tc>
          <w:tcPr>
            <w:tcW w:w="3117" w:type="dxa"/>
            <w:shd w:val="clear" w:color="auto" w:fill="DBE5F1" w:themeFill="accent1" w:themeFillTint="33"/>
          </w:tcPr>
          <w:p w14:paraId="76CB3D96" w14:textId="77777777" w:rsidR="00E85CF7" w:rsidRPr="007B1868" w:rsidRDefault="00E85CF7" w:rsidP="00B8710A">
            <w:pPr>
              <w:tabs>
                <w:tab w:val="left" w:pos="2070"/>
              </w:tabs>
              <w:rPr>
                <w:sz w:val="20"/>
                <w:szCs w:val="20"/>
              </w:rPr>
            </w:pPr>
            <w:r w:rsidRPr="007B1868">
              <w:rPr>
                <w:sz w:val="20"/>
                <w:szCs w:val="20"/>
              </w:rPr>
              <w:t>Documentar el desarrollo</w:t>
            </w:r>
          </w:p>
        </w:tc>
        <w:tc>
          <w:tcPr>
            <w:tcW w:w="1843" w:type="dxa"/>
            <w:shd w:val="clear" w:color="auto" w:fill="DBE5F1" w:themeFill="accent1" w:themeFillTint="33"/>
          </w:tcPr>
          <w:p w14:paraId="6E06A5B7" w14:textId="262804B2" w:rsidR="00E85CF7" w:rsidRPr="007B1868" w:rsidRDefault="00846CB9" w:rsidP="00B8710A">
            <w:pPr>
              <w:tabs>
                <w:tab w:val="left" w:pos="2070"/>
              </w:tabs>
            </w:pPr>
            <w:r>
              <w:t>8</w:t>
            </w:r>
          </w:p>
        </w:tc>
        <w:tc>
          <w:tcPr>
            <w:tcW w:w="1411" w:type="dxa"/>
            <w:shd w:val="clear" w:color="auto" w:fill="DBE5F1" w:themeFill="accent1" w:themeFillTint="33"/>
          </w:tcPr>
          <w:p w14:paraId="101051FF" w14:textId="77777777" w:rsidR="00E85CF7" w:rsidRPr="007B1868" w:rsidRDefault="00E85CF7" w:rsidP="00B8710A">
            <w:pPr>
              <w:tabs>
                <w:tab w:val="left" w:pos="2070"/>
              </w:tabs>
            </w:pPr>
          </w:p>
        </w:tc>
      </w:tr>
      <w:tr w:rsidR="00E85CF7" w:rsidRPr="007B1868" w14:paraId="71368925" w14:textId="77777777" w:rsidTr="00B8710A">
        <w:tc>
          <w:tcPr>
            <w:tcW w:w="2123" w:type="dxa"/>
            <w:shd w:val="clear" w:color="auto" w:fill="DBE5F1" w:themeFill="accent1" w:themeFillTint="33"/>
          </w:tcPr>
          <w:p w14:paraId="2583A735" w14:textId="77777777" w:rsidR="00E85CF7" w:rsidRPr="007B1868" w:rsidRDefault="00E85CF7" w:rsidP="00B8710A">
            <w:pPr>
              <w:tabs>
                <w:tab w:val="left" w:pos="2070"/>
              </w:tabs>
            </w:pPr>
            <w:r w:rsidRPr="007B1868">
              <w:t>5.3</w:t>
            </w:r>
          </w:p>
        </w:tc>
        <w:tc>
          <w:tcPr>
            <w:tcW w:w="3117" w:type="dxa"/>
            <w:shd w:val="clear" w:color="auto" w:fill="DBE5F1" w:themeFill="accent1" w:themeFillTint="33"/>
          </w:tcPr>
          <w:p w14:paraId="46B25247" w14:textId="77777777" w:rsidR="00E85CF7" w:rsidRPr="007B1868" w:rsidRDefault="00E85CF7" w:rsidP="00B8710A">
            <w:pPr>
              <w:tabs>
                <w:tab w:val="left" w:pos="2070"/>
              </w:tabs>
              <w:rPr>
                <w:sz w:val="20"/>
                <w:szCs w:val="20"/>
              </w:rPr>
            </w:pPr>
            <w:r w:rsidRPr="007B1868">
              <w:rPr>
                <w:sz w:val="20"/>
                <w:szCs w:val="20"/>
              </w:rPr>
              <w:t>Elaborar la memoria</w:t>
            </w:r>
          </w:p>
        </w:tc>
        <w:tc>
          <w:tcPr>
            <w:tcW w:w="1843" w:type="dxa"/>
            <w:shd w:val="clear" w:color="auto" w:fill="DBE5F1" w:themeFill="accent1" w:themeFillTint="33"/>
          </w:tcPr>
          <w:p w14:paraId="420B4635" w14:textId="52CD57E3" w:rsidR="00E85CF7" w:rsidRPr="007B1868" w:rsidRDefault="00F762D4" w:rsidP="00B8710A">
            <w:pPr>
              <w:tabs>
                <w:tab w:val="left" w:pos="2070"/>
              </w:tabs>
            </w:pPr>
            <w:r>
              <w:t>2</w:t>
            </w:r>
            <w:r w:rsidR="00846CB9">
              <w:t>4</w:t>
            </w:r>
          </w:p>
        </w:tc>
        <w:tc>
          <w:tcPr>
            <w:tcW w:w="1411" w:type="dxa"/>
            <w:shd w:val="clear" w:color="auto" w:fill="DBE5F1" w:themeFill="accent1" w:themeFillTint="33"/>
          </w:tcPr>
          <w:p w14:paraId="459145FB" w14:textId="77777777" w:rsidR="00E85CF7" w:rsidRPr="007B1868" w:rsidRDefault="00E85CF7" w:rsidP="00B8710A">
            <w:pPr>
              <w:tabs>
                <w:tab w:val="left" w:pos="2070"/>
              </w:tabs>
            </w:pPr>
          </w:p>
        </w:tc>
      </w:tr>
      <w:tr w:rsidR="00E85CF7" w:rsidRPr="007B1868" w14:paraId="741A865B" w14:textId="77777777" w:rsidTr="00B8710A">
        <w:tc>
          <w:tcPr>
            <w:tcW w:w="2123" w:type="dxa"/>
            <w:shd w:val="clear" w:color="auto" w:fill="DBE5F1" w:themeFill="accent1" w:themeFillTint="33"/>
          </w:tcPr>
          <w:p w14:paraId="54383DE9" w14:textId="77777777" w:rsidR="00E85CF7" w:rsidRPr="007B1868" w:rsidRDefault="00E85CF7" w:rsidP="00B8710A">
            <w:pPr>
              <w:tabs>
                <w:tab w:val="left" w:pos="2070"/>
              </w:tabs>
            </w:pPr>
            <w:r w:rsidRPr="007B1868">
              <w:t>5.4</w:t>
            </w:r>
          </w:p>
        </w:tc>
        <w:tc>
          <w:tcPr>
            <w:tcW w:w="3117" w:type="dxa"/>
            <w:shd w:val="clear" w:color="auto" w:fill="DBE5F1" w:themeFill="accent1" w:themeFillTint="33"/>
          </w:tcPr>
          <w:p w14:paraId="0CABFC06" w14:textId="77777777" w:rsidR="00E85CF7" w:rsidRPr="007B1868" w:rsidRDefault="00E85CF7" w:rsidP="00B8710A">
            <w:pPr>
              <w:tabs>
                <w:tab w:val="left" w:pos="2070"/>
              </w:tabs>
              <w:rPr>
                <w:sz w:val="20"/>
                <w:szCs w:val="20"/>
              </w:rPr>
            </w:pPr>
            <w:r w:rsidRPr="007B1868">
              <w:rPr>
                <w:sz w:val="20"/>
                <w:szCs w:val="20"/>
              </w:rPr>
              <w:t>Elaborar la presentación</w:t>
            </w:r>
          </w:p>
        </w:tc>
        <w:tc>
          <w:tcPr>
            <w:tcW w:w="1843" w:type="dxa"/>
            <w:shd w:val="clear" w:color="auto" w:fill="DBE5F1" w:themeFill="accent1" w:themeFillTint="33"/>
          </w:tcPr>
          <w:p w14:paraId="3CF026A1" w14:textId="60D3ED81" w:rsidR="00E85CF7" w:rsidRPr="007B1868" w:rsidRDefault="00F762D4" w:rsidP="00B8710A">
            <w:pPr>
              <w:tabs>
                <w:tab w:val="left" w:pos="2070"/>
              </w:tabs>
            </w:pPr>
            <w:r>
              <w:t>6</w:t>
            </w:r>
          </w:p>
        </w:tc>
        <w:tc>
          <w:tcPr>
            <w:tcW w:w="1411" w:type="dxa"/>
            <w:shd w:val="clear" w:color="auto" w:fill="DBE5F1" w:themeFill="accent1" w:themeFillTint="33"/>
          </w:tcPr>
          <w:p w14:paraId="6406CE05" w14:textId="77777777" w:rsidR="00E85CF7" w:rsidRPr="007B1868" w:rsidRDefault="00E85CF7" w:rsidP="00B8710A">
            <w:pPr>
              <w:tabs>
                <w:tab w:val="left" w:pos="2070"/>
              </w:tabs>
            </w:pPr>
          </w:p>
        </w:tc>
      </w:tr>
      <w:tr w:rsidR="00E85CF7" w:rsidRPr="007B1868" w14:paraId="5C7B618D" w14:textId="77777777" w:rsidTr="00B8710A">
        <w:tc>
          <w:tcPr>
            <w:tcW w:w="5240" w:type="dxa"/>
            <w:gridSpan w:val="2"/>
            <w:shd w:val="clear" w:color="auto" w:fill="4F81BD" w:themeFill="accent1"/>
            <w:vAlign w:val="center"/>
          </w:tcPr>
          <w:p w14:paraId="38A14A85" w14:textId="77777777" w:rsidR="00E85CF7" w:rsidRPr="007B1868" w:rsidRDefault="00E85CF7" w:rsidP="00B8710A">
            <w:pPr>
              <w:tabs>
                <w:tab w:val="left" w:pos="2070"/>
              </w:tabs>
              <w:rPr>
                <w:b/>
                <w:bCs/>
                <w:sz w:val="20"/>
                <w:szCs w:val="20"/>
              </w:rPr>
            </w:pPr>
            <w:r w:rsidRPr="007B1868">
              <w:rPr>
                <w:b/>
                <w:bCs/>
                <w:sz w:val="20"/>
                <w:szCs w:val="20"/>
              </w:rPr>
              <w:t>Total</w:t>
            </w:r>
          </w:p>
        </w:tc>
        <w:tc>
          <w:tcPr>
            <w:tcW w:w="1843" w:type="dxa"/>
            <w:shd w:val="clear" w:color="auto" w:fill="4F81BD" w:themeFill="accent1"/>
          </w:tcPr>
          <w:p w14:paraId="1EB494BA" w14:textId="2C19435A" w:rsidR="00E85CF7" w:rsidRPr="007B1868" w:rsidRDefault="00E85CF7" w:rsidP="00B8710A">
            <w:pPr>
              <w:tabs>
                <w:tab w:val="left" w:pos="2070"/>
              </w:tabs>
              <w:rPr>
                <w:b/>
                <w:bCs/>
              </w:rPr>
            </w:pPr>
            <w:r w:rsidRPr="007B1868">
              <w:rPr>
                <w:b/>
                <w:bCs/>
              </w:rPr>
              <w:t>30</w:t>
            </w:r>
            <w:r w:rsidR="00944BFF">
              <w:rPr>
                <w:b/>
                <w:bCs/>
              </w:rPr>
              <w:t>5</w:t>
            </w:r>
          </w:p>
        </w:tc>
        <w:tc>
          <w:tcPr>
            <w:tcW w:w="1411" w:type="dxa"/>
            <w:shd w:val="clear" w:color="auto" w:fill="4F81BD" w:themeFill="accent1"/>
          </w:tcPr>
          <w:p w14:paraId="10BA7732" w14:textId="77777777" w:rsidR="00E85CF7" w:rsidRPr="007B1868" w:rsidRDefault="00E85CF7" w:rsidP="00B8710A">
            <w:pPr>
              <w:tabs>
                <w:tab w:val="left" w:pos="2070"/>
              </w:tabs>
              <w:rPr>
                <w:b/>
                <w:bCs/>
              </w:rPr>
            </w:pPr>
            <w:r w:rsidRPr="007B1868">
              <w:rPr>
                <w:b/>
                <w:bCs/>
              </w:rPr>
              <w:t>YY</w:t>
            </w:r>
          </w:p>
        </w:tc>
      </w:tr>
    </w:tbl>
    <w:p w14:paraId="3F80FE0F" w14:textId="77777777" w:rsidR="008A1CE4" w:rsidRPr="007B1868" w:rsidRDefault="008A1CE4" w:rsidP="008A1CE4"/>
    <w:p w14:paraId="529F6A60" w14:textId="77777777" w:rsidR="00966FBA" w:rsidRDefault="00723913" w:rsidP="003D4D41">
      <w:pPr>
        <w:pStyle w:val="Ttulo1"/>
      </w:pPr>
      <w:bookmarkStart w:id="43" w:name="_Toc222830792"/>
      <w:r w:rsidRPr="007B1868">
        <w:lastRenderedPageBreak/>
        <w:t>Diseño y resolución del trabajo realizado</w:t>
      </w:r>
      <w:bookmarkEnd w:id="43"/>
    </w:p>
    <w:p w14:paraId="791DC94F" w14:textId="4D9D1C45" w:rsidR="00367294" w:rsidRPr="00367294" w:rsidRDefault="00367294" w:rsidP="00367294">
      <w:r w:rsidRPr="00367294">
        <w:t>En este capítulo se describe el proceso seguido para el análisis, diseño e implementación de la aplicación MovieMate. El objetivo principal de este apartado es detallar las decisiones técnicas adoptadas, la arquitectura empleada y las soluciones implementadas para dar soporte a las funcionalidades descritas en capítulos anteriores.</w:t>
      </w:r>
    </w:p>
    <w:p w14:paraId="263E85E2" w14:textId="455B7832" w:rsidR="004C422D" w:rsidRPr="007B1868" w:rsidRDefault="004C422D" w:rsidP="004C422D">
      <w:pPr>
        <w:pStyle w:val="Ttulo2"/>
      </w:pPr>
      <w:bookmarkStart w:id="44" w:name="_Toc222830793"/>
      <w:r w:rsidRPr="007B1868">
        <w:t>Análisis</w:t>
      </w:r>
      <w:bookmarkEnd w:id="44"/>
    </w:p>
    <w:p w14:paraId="5E59DBDC" w14:textId="0E7D2940" w:rsidR="00367294" w:rsidRDefault="00367294" w:rsidP="00367294">
      <w:r>
        <w:t xml:space="preserve">En este apartado se describen los </w:t>
      </w:r>
      <w:commentRangeStart w:id="45"/>
      <w:commentRangeStart w:id="46"/>
      <w:r>
        <w:t>casos de uso</w:t>
      </w:r>
      <w:commentRangeEnd w:id="45"/>
      <w:r w:rsidR="00DD7A78">
        <w:rPr>
          <w:rStyle w:val="Refdecomentario"/>
          <w:sz w:val="22"/>
          <w:szCs w:val="22"/>
        </w:rPr>
        <w:commentReference w:id="45"/>
      </w:r>
      <w:commentRangeEnd w:id="46"/>
      <w:r w:rsidR="004A1837">
        <w:rPr>
          <w:rStyle w:val="Refdecomentario"/>
          <w:sz w:val="22"/>
          <w:szCs w:val="22"/>
        </w:rPr>
        <w:commentReference w:id="46"/>
      </w:r>
      <w:r>
        <w:t xml:space="preserve"> que abarca la aplicación MovieMate, organizados en función del tipo de usuario y de las principales funcionalidades del sistema. El objetivo es ofrecer una visión clara y estructurada de las acciones que puede realizar cada usuario dentro de la plataforma, así como de las restricciones asociadas a cada perfil.</w:t>
      </w:r>
    </w:p>
    <w:p w14:paraId="79F5D306" w14:textId="38545E97" w:rsidR="004C422D" w:rsidRDefault="00367294" w:rsidP="00367294">
      <w:r>
        <w:t>La aplicación distingue entre usuarios no registrados y usuarios registrados. Los usuarios registrados, a su vez, disponen de distintas capacidades relacionadas con la gestión de su perfil, la interacción social y la organización y valoración de contenido audiovisual. Estas funcionalidades se alinean con el objetivo general del proyecto de proporcionar una plataforma unificada para la consulta, gestión y valoración de películas y series, con un marcado componente social.</w:t>
      </w:r>
    </w:p>
    <w:p w14:paraId="2390FAE4" w14:textId="19D353B6" w:rsidR="00DE0275" w:rsidRDefault="00DE0275" w:rsidP="00DE0275">
      <w:pPr>
        <w:pStyle w:val="Ttulo3"/>
      </w:pPr>
      <w:bookmarkStart w:id="47" w:name="_Toc222830794"/>
      <w:r>
        <w:t>Usuarios no registrados</w:t>
      </w:r>
      <w:bookmarkEnd w:id="47"/>
    </w:p>
    <w:p w14:paraId="3C345D19" w14:textId="2BBF04BB" w:rsidR="00533A62" w:rsidRDefault="00533A62" w:rsidP="00533A62">
      <w:pPr>
        <w:keepNext/>
        <w:jc w:val="center"/>
      </w:pPr>
      <w:r>
        <w:rPr>
          <w:noProof/>
        </w:rPr>
        <w:drawing>
          <wp:inline distT="0" distB="0" distL="0" distR="0" wp14:anchorId="5A6CFF7F" wp14:editId="19B8BE41">
            <wp:extent cx="2340659" cy="3019505"/>
            <wp:effectExtent l="0" t="0" r="2540" b="9525"/>
            <wp:docPr id="209782167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821678" name="Imagen 2"/>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2340659" cy="3019505"/>
                    </a:xfrm>
                    <a:prstGeom prst="rect">
                      <a:avLst/>
                    </a:prstGeom>
                    <a:noFill/>
                    <a:ln>
                      <a:noFill/>
                    </a:ln>
                  </pic:spPr>
                </pic:pic>
              </a:graphicData>
            </a:graphic>
          </wp:inline>
        </w:drawing>
      </w:r>
      <w:r w:rsidR="00E313AE">
        <w:t xml:space="preserve"> </w:t>
      </w:r>
    </w:p>
    <w:p w14:paraId="5324597D" w14:textId="64E222A3" w:rsidR="00345DD6" w:rsidRPr="00345DD6" w:rsidRDefault="00533A62" w:rsidP="00533A62">
      <w:pPr>
        <w:pStyle w:val="Descripcin"/>
        <w:jc w:val="center"/>
      </w:pPr>
      <w:bookmarkStart w:id="48" w:name="_Toc222660523"/>
      <w:r>
        <w:t xml:space="preserve">Figura </w:t>
      </w:r>
      <w:fldSimple w:instr=" SEQ Figura \* ARABIC ">
        <w:r w:rsidR="00B82F94">
          <w:rPr>
            <w:noProof/>
          </w:rPr>
          <w:t>4</w:t>
        </w:r>
      </w:fldSimple>
      <w:r>
        <w:t>. Diagrama de casos de uso de un usuario no registrado</w:t>
      </w:r>
      <w:bookmarkEnd w:id="48"/>
    </w:p>
    <w:p w14:paraId="1FC99948" w14:textId="399EDCC5" w:rsidR="00DE0275" w:rsidRDefault="00DE0275" w:rsidP="00DE0275">
      <w:r>
        <w:t>Los usuarios no registrados pueden acceder a una parte limitada de la funcionalidad de MovieMate. Sus principales casos de uso son los siguientes:</w:t>
      </w:r>
    </w:p>
    <w:p w14:paraId="00B08D63" w14:textId="7267DAB3" w:rsidR="00DE0275" w:rsidRDefault="00DE0275" w:rsidP="00DE0275">
      <w:pPr>
        <w:pStyle w:val="Prrafodelista"/>
        <w:numPr>
          <w:ilvl w:val="0"/>
          <w:numId w:val="14"/>
        </w:numPr>
      </w:pPr>
      <w:r>
        <w:t>Explorar el catálogo de películas y series.</w:t>
      </w:r>
    </w:p>
    <w:p w14:paraId="09B16D86" w14:textId="7B6C07AB" w:rsidR="002F0E81" w:rsidRDefault="002F0E81" w:rsidP="00DE0275">
      <w:pPr>
        <w:pStyle w:val="Prrafodelista"/>
        <w:numPr>
          <w:ilvl w:val="0"/>
          <w:numId w:val="14"/>
        </w:numPr>
      </w:pPr>
      <w:r>
        <w:t>Consultar ficha de contenido de películas y series, incluyendo sinopsis y valoraciones agregadas de la comunidad cuando estén disponibles.</w:t>
      </w:r>
    </w:p>
    <w:p w14:paraId="36E6535B" w14:textId="01324DF2" w:rsidR="00DE0275" w:rsidRDefault="00DE0275" w:rsidP="00DE0275">
      <w:pPr>
        <w:pStyle w:val="Prrafodelista"/>
        <w:numPr>
          <w:ilvl w:val="0"/>
          <w:numId w:val="14"/>
        </w:numPr>
      </w:pPr>
      <w:r>
        <w:lastRenderedPageBreak/>
        <w:t>Explorar contenido popular o destacado, accediendo a listados generales de películas y series sin necesidad de autenticarse.</w:t>
      </w:r>
    </w:p>
    <w:p w14:paraId="451DF290" w14:textId="5FFDE46D" w:rsidR="00DE0275" w:rsidRDefault="00DE0275" w:rsidP="00DE0275">
      <w:pPr>
        <w:pStyle w:val="Prrafodelista"/>
        <w:numPr>
          <w:ilvl w:val="0"/>
          <w:numId w:val="14"/>
        </w:numPr>
      </w:pPr>
      <w:r>
        <w:t>Visualizar perfiles públicos de otros usuarios, incluyendo su nombre, imagen de perfil, biografía y listas públicas, sin posibilidad de interacción directa más allá de la consulta.</w:t>
      </w:r>
    </w:p>
    <w:p w14:paraId="4B9EC6B8" w14:textId="0B602CF8" w:rsidR="00DE0275" w:rsidRDefault="00DE0275" w:rsidP="00DE0275">
      <w:pPr>
        <w:pStyle w:val="Prrafodelista"/>
        <w:numPr>
          <w:ilvl w:val="0"/>
          <w:numId w:val="14"/>
        </w:numPr>
      </w:pPr>
      <w:r>
        <w:t>Acceder a listas públicas de contenido creadas por otros usuarios, pudiendo revisar su composición y las valoraciones asociadas al contenido incluido.</w:t>
      </w:r>
    </w:p>
    <w:p w14:paraId="359A655D" w14:textId="22BDEADF" w:rsidR="00DE0275" w:rsidRDefault="00DE0275" w:rsidP="00DE0275">
      <w:pPr>
        <w:pStyle w:val="Prrafodelista"/>
        <w:numPr>
          <w:ilvl w:val="0"/>
          <w:numId w:val="14"/>
        </w:numPr>
      </w:pPr>
      <w:r>
        <w:t>Iniciar el proceso de registro para crear una cuenta nueva.</w:t>
      </w:r>
    </w:p>
    <w:p w14:paraId="27545D3D" w14:textId="117B599D" w:rsidR="002F0E81" w:rsidRDefault="002F0E81" w:rsidP="00DE0275">
      <w:pPr>
        <w:pStyle w:val="Prrafodelista"/>
        <w:numPr>
          <w:ilvl w:val="0"/>
          <w:numId w:val="14"/>
        </w:numPr>
      </w:pPr>
      <w:r>
        <w:t>Acceder al formulario de inicio de sesión si ya disponen de credenciales</w:t>
      </w:r>
    </w:p>
    <w:p w14:paraId="38C78A0C" w14:textId="7F2F700E" w:rsidR="00DE0275" w:rsidRDefault="00DE0275" w:rsidP="00DE0275">
      <w:r>
        <w:t>Estas funcionalidades permiten que cualquier visitante pueda hacerse una idea del tipo de contenido y de la experiencia que ofrece MovieMate, al tiempo que se reserva la interacción avanzada y la personalización para los usuarios registrados.</w:t>
      </w:r>
    </w:p>
    <w:p w14:paraId="2F222B00" w14:textId="50009F2E" w:rsidR="003662A6" w:rsidRDefault="003662A6" w:rsidP="003662A6">
      <w:pPr>
        <w:pStyle w:val="Ttulo3"/>
      </w:pPr>
      <w:bookmarkStart w:id="49" w:name="_Toc222830795"/>
      <w:r>
        <w:t>Usuarios registrados</w:t>
      </w:r>
      <w:bookmarkEnd w:id="49"/>
    </w:p>
    <w:p w14:paraId="30407EF0" w14:textId="1830D817" w:rsidR="006870F6" w:rsidRDefault="0038634C" w:rsidP="006870F6">
      <w:pPr>
        <w:pStyle w:val="Ttulo4"/>
      </w:pPr>
      <w:r>
        <w:t>Interacción social</w:t>
      </w:r>
    </w:p>
    <w:p w14:paraId="29BB5B16" w14:textId="77777777" w:rsidR="00690382" w:rsidRDefault="00690382" w:rsidP="00690382">
      <w:pPr>
        <w:keepNext/>
        <w:jc w:val="center"/>
      </w:pPr>
      <w:r>
        <w:rPr>
          <w:noProof/>
        </w:rPr>
        <w:drawing>
          <wp:inline distT="0" distB="0" distL="0" distR="0" wp14:anchorId="4A1A6805" wp14:editId="57C89FDA">
            <wp:extent cx="3512820" cy="2764664"/>
            <wp:effectExtent l="0" t="0" r="0" b="0"/>
            <wp:docPr id="140614225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142251" name="Imagen 7"/>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3525582" cy="2774708"/>
                    </a:xfrm>
                    <a:prstGeom prst="rect">
                      <a:avLst/>
                    </a:prstGeom>
                    <a:noFill/>
                    <a:ln>
                      <a:noFill/>
                    </a:ln>
                  </pic:spPr>
                </pic:pic>
              </a:graphicData>
            </a:graphic>
          </wp:inline>
        </w:drawing>
      </w:r>
    </w:p>
    <w:p w14:paraId="0304B184" w14:textId="400AA813" w:rsidR="00690382" w:rsidRPr="00690382" w:rsidRDefault="00690382" w:rsidP="00690382">
      <w:pPr>
        <w:pStyle w:val="Descripcin"/>
        <w:jc w:val="center"/>
      </w:pPr>
      <w:bookmarkStart w:id="50" w:name="_Toc222660524"/>
      <w:r>
        <w:t xml:space="preserve">Figura </w:t>
      </w:r>
      <w:fldSimple w:instr=" SEQ Figura \* ARABIC ">
        <w:r w:rsidR="00B82F94">
          <w:rPr>
            <w:noProof/>
          </w:rPr>
          <w:t>5</w:t>
        </w:r>
      </w:fldSimple>
      <w:r>
        <w:t>. Diagrama de casos de uso de la interacción social de un usuario registrado</w:t>
      </w:r>
      <w:bookmarkEnd w:id="50"/>
    </w:p>
    <w:p w14:paraId="72683015" w14:textId="77777777" w:rsidR="0038634C" w:rsidRDefault="0038634C" w:rsidP="0038634C">
      <w:r>
        <w:t>Los usuarios registrados disponen de un conjunto ampliado de casos de uso que abarcan desde la gestión de su perfil hasta la interacción social y la organización y valoración de contenido. Entre las funcionalidades generales para usuarios autenticados se incluyen:</w:t>
      </w:r>
    </w:p>
    <w:p w14:paraId="189A0AAD" w14:textId="5FE3A726" w:rsidR="0038634C" w:rsidRDefault="0038634C" w:rsidP="006870F6">
      <w:pPr>
        <w:pStyle w:val="Prrafodelista"/>
        <w:numPr>
          <w:ilvl w:val="0"/>
          <w:numId w:val="15"/>
        </w:numPr>
      </w:pPr>
      <w:r>
        <w:t>Gestionar su cuenta de usuario, incluyendo la actualización de datos básicos de perfil como nombre, nombre de usuario, dirección de correo electrónico, imagen de perfil y biografía.</w:t>
      </w:r>
    </w:p>
    <w:p w14:paraId="70F8F616" w14:textId="063598EF" w:rsidR="00D25965" w:rsidRDefault="00D25965" w:rsidP="006870F6">
      <w:pPr>
        <w:pStyle w:val="Prrafodelista"/>
        <w:numPr>
          <w:ilvl w:val="0"/>
          <w:numId w:val="15"/>
        </w:numPr>
      </w:pPr>
      <w:r>
        <w:t>Configurar privacidad del perfil</w:t>
      </w:r>
      <w:r w:rsidR="006D766C">
        <w:t>.</w:t>
      </w:r>
    </w:p>
    <w:p w14:paraId="62C0D89B" w14:textId="4A3D1A85" w:rsidR="00EE2A55" w:rsidRDefault="00D25965" w:rsidP="00EE2A55">
      <w:pPr>
        <w:pStyle w:val="Prrafodelista"/>
        <w:numPr>
          <w:ilvl w:val="0"/>
          <w:numId w:val="15"/>
        </w:numPr>
      </w:pPr>
      <w:r>
        <w:t>Solicitud de seguimiento</w:t>
      </w:r>
      <w:r w:rsidR="00EE2A55">
        <w:t xml:space="preserve"> a otros usuarios de la plataforma para mantenerse al día de su actividad pública, incluyendo nuevas listas, valoraciones y otras acciones relevantes.</w:t>
      </w:r>
    </w:p>
    <w:p w14:paraId="78834A31" w14:textId="019A6634" w:rsidR="006D766C" w:rsidRDefault="006D766C" w:rsidP="00EE2A55">
      <w:pPr>
        <w:pStyle w:val="Prrafodelista"/>
        <w:numPr>
          <w:ilvl w:val="0"/>
          <w:numId w:val="15"/>
        </w:numPr>
      </w:pPr>
      <w:r>
        <w:t>Aceptar solicitud de seguimiento.</w:t>
      </w:r>
    </w:p>
    <w:p w14:paraId="47DA1B64" w14:textId="03FC4528" w:rsidR="006D766C" w:rsidRDefault="006D766C" w:rsidP="00EE2A55">
      <w:pPr>
        <w:pStyle w:val="Prrafodelista"/>
        <w:numPr>
          <w:ilvl w:val="0"/>
          <w:numId w:val="15"/>
        </w:numPr>
      </w:pPr>
      <w:r>
        <w:t>Rechazar solicitud de seguimiento.</w:t>
      </w:r>
    </w:p>
    <w:p w14:paraId="14605C73" w14:textId="22B3FA38" w:rsidR="00EE2A55" w:rsidRDefault="00EE2A55" w:rsidP="00EE2A55">
      <w:pPr>
        <w:pStyle w:val="Prrafodelista"/>
        <w:numPr>
          <w:ilvl w:val="0"/>
          <w:numId w:val="15"/>
        </w:numPr>
      </w:pPr>
      <w:r>
        <w:t>Dejar de seguir a un usuario cuando se desea dejar de recibir información sobre su actividad.</w:t>
      </w:r>
    </w:p>
    <w:p w14:paraId="0FA88977" w14:textId="45EA7657" w:rsidR="00EE2A55" w:rsidRDefault="00EE2A55" w:rsidP="00EE2A55">
      <w:pPr>
        <w:pStyle w:val="Prrafodelista"/>
        <w:numPr>
          <w:ilvl w:val="0"/>
          <w:numId w:val="15"/>
        </w:numPr>
      </w:pPr>
      <w:r>
        <w:lastRenderedPageBreak/>
        <w:t>Consultar la lista de</w:t>
      </w:r>
      <w:r w:rsidR="00767ADD">
        <w:t xml:space="preserve"> </w:t>
      </w:r>
      <w:r>
        <w:t>seguidos, tanto en el propio perfil como en el de otros usuarios cuando la visibilidad lo permita.</w:t>
      </w:r>
    </w:p>
    <w:p w14:paraId="781B51C5" w14:textId="4D0D9BE4" w:rsidR="00767ADD" w:rsidRDefault="00767ADD" w:rsidP="00EE2A55">
      <w:pPr>
        <w:pStyle w:val="Prrafodelista"/>
        <w:numPr>
          <w:ilvl w:val="0"/>
          <w:numId w:val="15"/>
        </w:numPr>
      </w:pPr>
      <w:r>
        <w:t>Consultar la lista de seguidores,</w:t>
      </w:r>
      <w:r w:rsidRPr="00767ADD">
        <w:t xml:space="preserve"> </w:t>
      </w:r>
      <w:r>
        <w:t>tanto en el propio perfil como en el de otros usuarios cuando la visibilidad lo permita.</w:t>
      </w:r>
    </w:p>
    <w:p w14:paraId="2820B4B1" w14:textId="4FAE61C9" w:rsidR="00EE2A55" w:rsidRDefault="00EE2A55" w:rsidP="00EE2A55">
      <w:pPr>
        <w:pStyle w:val="Prrafodelista"/>
        <w:numPr>
          <w:ilvl w:val="0"/>
          <w:numId w:val="15"/>
        </w:numPr>
      </w:pPr>
      <w:r>
        <w:t xml:space="preserve">Acceder a un </w:t>
      </w:r>
      <w:r w:rsidRPr="00A65C21">
        <w:rPr>
          <w:i/>
          <w:iCs/>
          <w:rPrChange w:id="51" w:author="FRANCISCO GARCIA SANCHEZ" w:date="2026-02-09T10:37:00Z" w16du:dateUtc="2026-02-09T09:37:00Z">
            <w:rPr/>
          </w:rPrChange>
        </w:rPr>
        <w:t>feed</w:t>
      </w:r>
      <w:r>
        <w:t xml:space="preserve"> de actividad personalizado, donde se muestran acciones recientes de los usuarios seguidos, como nuevas valoraciones, listas creadas o contenido añadido a listas.</w:t>
      </w:r>
    </w:p>
    <w:p w14:paraId="3A3370EC" w14:textId="581A73B2" w:rsidR="006D766C" w:rsidRDefault="006D766C" w:rsidP="00EE2A55">
      <w:pPr>
        <w:pStyle w:val="Prrafodelista"/>
        <w:numPr>
          <w:ilvl w:val="0"/>
          <w:numId w:val="15"/>
        </w:numPr>
      </w:pPr>
      <w:r>
        <w:t>Consultar notificaciones.</w:t>
      </w:r>
    </w:p>
    <w:p w14:paraId="462BB2FB" w14:textId="4C5B4A3F" w:rsidR="006D766C" w:rsidRDefault="006D766C" w:rsidP="00EE2A55">
      <w:pPr>
        <w:pStyle w:val="Prrafodelista"/>
        <w:numPr>
          <w:ilvl w:val="0"/>
          <w:numId w:val="15"/>
        </w:numPr>
      </w:pPr>
      <w:r>
        <w:t>Marcar notificaciones como leídas.</w:t>
      </w:r>
    </w:p>
    <w:p w14:paraId="754A363A" w14:textId="67DDC846" w:rsidR="00F326BE" w:rsidRDefault="00F326BE" w:rsidP="00F326BE">
      <w:pPr>
        <w:pStyle w:val="Ttulo4"/>
      </w:pPr>
      <w:r>
        <w:t>Listas personalizadas</w:t>
      </w:r>
    </w:p>
    <w:p w14:paraId="06EBAD37" w14:textId="77777777" w:rsidR="00690382" w:rsidRDefault="00690382" w:rsidP="00690382">
      <w:pPr>
        <w:keepNext/>
        <w:jc w:val="center"/>
      </w:pPr>
      <w:r>
        <w:rPr>
          <w:noProof/>
        </w:rPr>
        <w:drawing>
          <wp:inline distT="0" distB="0" distL="0" distR="0" wp14:anchorId="6863D769" wp14:editId="35F89AE9">
            <wp:extent cx="2921464" cy="3653155"/>
            <wp:effectExtent l="0" t="0" r="0" b="4445"/>
            <wp:docPr id="2128397396" name="Imagen 8"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397396" name="Imagen 8" descr="Diagrama&#10;&#10;El contenido generado por IA puede ser incorrecto."/>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926611" cy="3659591"/>
                    </a:xfrm>
                    <a:prstGeom prst="rect">
                      <a:avLst/>
                    </a:prstGeom>
                    <a:noFill/>
                    <a:ln>
                      <a:noFill/>
                    </a:ln>
                  </pic:spPr>
                </pic:pic>
              </a:graphicData>
            </a:graphic>
          </wp:inline>
        </w:drawing>
      </w:r>
    </w:p>
    <w:p w14:paraId="25FE1A65" w14:textId="3C1D5EC4" w:rsidR="00690382" w:rsidRPr="00690382" w:rsidRDefault="00690382" w:rsidP="00690382">
      <w:pPr>
        <w:pStyle w:val="Descripcin"/>
        <w:jc w:val="center"/>
      </w:pPr>
      <w:bookmarkStart w:id="52" w:name="_Toc222660525"/>
      <w:r>
        <w:t xml:space="preserve">Figura </w:t>
      </w:r>
      <w:fldSimple w:instr=" SEQ Figura \* ARABIC ">
        <w:r w:rsidR="00B82F94">
          <w:rPr>
            <w:noProof/>
          </w:rPr>
          <w:t>6</w:t>
        </w:r>
      </w:fldSimple>
      <w:r>
        <w:t xml:space="preserve">. </w:t>
      </w:r>
      <w:r w:rsidRPr="00440D0D">
        <w:t xml:space="preserve">Diagrama de casos de uso sobre listas </w:t>
      </w:r>
      <w:r>
        <w:t xml:space="preserve">personalizadas </w:t>
      </w:r>
      <w:r w:rsidRPr="00440D0D">
        <w:t>de un usuario registrado</w:t>
      </w:r>
      <w:bookmarkEnd w:id="52"/>
    </w:p>
    <w:p w14:paraId="07120DA3" w14:textId="77777777" w:rsidR="006E51F2" w:rsidRDefault="006E51F2" w:rsidP="006E51F2">
      <w:r>
        <w:t>Una de las características centrales de MovieMate es la posibilidad de que los usuarios registrados gestionen listas personalizadas de películas y series, que pueden utilizar tanto a nivel privado como para compartirlas con otros usuarios.</w:t>
      </w:r>
    </w:p>
    <w:p w14:paraId="0B631FA8" w14:textId="77777777" w:rsidR="006E51F2" w:rsidRDefault="006E51F2" w:rsidP="006E51F2">
      <w:r>
        <w:t>Los casos de uso principales son:</w:t>
      </w:r>
    </w:p>
    <w:p w14:paraId="16811C8D" w14:textId="77777777" w:rsidR="006E51F2" w:rsidRDefault="006E51F2" w:rsidP="006E51F2">
      <w:pPr>
        <w:pStyle w:val="Prrafodelista"/>
        <w:numPr>
          <w:ilvl w:val="0"/>
          <w:numId w:val="16"/>
        </w:numPr>
      </w:pPr>
      <w:r>
        <w:t>Crear listas personalizadas, indicando un título, descripción, tipo de lista y nivel de visibilidad (por ejemplo, listas públicas o privadas).</w:t>
      </w:r>
    </w:p>
    <w:p w14:paraId="0F0CE063" w14:textId="5E407B39" w:rsidR="006E51F2" w:rsidRDefault="006E51F2" w:rsidP="006E51F2">
      <w:pPr>
        <w:pStyle w:val="Prrafodelista"/>
        <w:numPr>
          <w:ilvl w:val="0"/>
          <w:numId w:val="16"/>
        </w:numPr>
      </w:pPr>
      <w:r>
        <w:t>Editar una lista existente, modificando su nombre, descripción</w:t>
      </w:r>
      <w:r w:rsidR="00690382">
        <w:t>, tipo</w:t>
      </w:r>
      <w:r>
        <w:t xml:space="preserve"> o parámetros de visibilidad.</w:t>
      </w:r>
    </w:p>
    <w:p w14:paraId="157CB50E" w14:textId="4E58C228" w:rsidR="00690382" w:rsidRDefault="00690382" w:rsidP="006E51F2">
      <w:pPr>
        <w:pStyle w:val="Prrafodelista"/>
        <w:numPr>
          <w:ilvl w:val="0"/>
          <w:numId w:val="16"/>
        </w:numPr>
      </w:pPr>
      <w:r>
        <w:t>Borrar una lista existente</w:t>
      </w:r>
      <w:r w:rsidR="00074E7B">
        <w:t xml:space="preserve"> propia</w:t>
      </w:r>
      <w:r>
        <w:t>.</w:t>
      </w:r>
    </w:p>
    <w:p w14:paraId="727F8CC7" w14:textId="77777777" w:rsidR="006E51F2" w:rsidRDefault="006E51F2" w:rsidP="006E51F2">
      <w:pPr>
        <w:pStyle w:val="Prrafodelista"/>
        <w:numPr>
          <w:ilvl w:val="0"/>
          <w:numId w:val="16"/>
        </w:numPr>
      </w:pPr>
      <w:r>
        <w:t>Añadir contenido a una lista concreta, seleccionando películas o series previamente consultadas en la aplicación.</w:t>
      </w:r>
    </w:p>
    <w:p w14:paraId="09909A05" w14:textId="7411CC1A" w:rsidR="006E51F2" w:rsidRDefault="006E51F2" w:rsidP="006E51F2">
      <w:pPr>
        <w:pStyle w:val="Prrafodelista"/>
        <w:numPr>
          <w:ilvl w:val="0"/>
          <w:numId w:val="16"/>
        </w:numPr>
      </w:pPr>
      <w:r>
        <w:t xml:space="preserve">Eliminar contenido de una lista, manteniendo </w:t>
      </w:r>
      <w:r w:rsidR="00690382">
        <w:t>el resto de la lista intacta</w:t>
      </w:r>
      <w:r>
        <w:t>.</w:t>
      </w:r>
    </w:p>
    <w:p w14:paraId="0FEA8700" w14:textId="5D86B011" w:rsidR="00690382" w:rsidRDefault="00690382" w:rsidP="00690382">
      <w:pPr>
        <w:pStyle w:val="Prrafodelista"/>
        <w:numPr>
          <w:ilvl w:val="0"/>
          <w:numId w:val="16"/>
        </w:numPr>
      </w:pPr>
      <w:r>
        <w:lastRenderedPageBreak/>
        <w:t>Consultar mis propias listas.</w:t>
      </w:r>
    </w:p>
    <w:p w14:paraId="45C89755" w14:textId="3B6DBB8C" w:rsidR="006E51F2" w:rsidRDefault="006E51F2" w:rsidP="006E51F2">
      <w:pPr>
        <w:pStyle w:val="Prrafodelista"/>
        <w:numPr>
          <w:ilvl w:val="0"/>
          <w:numId w:val="16"/>
        </w:numPr>
      </w:pPr>
      <w:r>
        <w:t>Consultar listas públicas de otros usuarios.</w:t>
      </w:r>
    </w:p>
    <w:p w14:paraId="6E91E6F9" w14:textId="3B626043" w:rsidR="00F326BE" w:rsidRDefault="006E51F2" w:rsidP="006E51F2">
      <w:r>
        <w:t>Con estas acciones, MovieMate ofrece un mecanismo flexible para organizar contenido según los intereses de cada usuario, como listas de “pendientes por ver”, “favoritas” o colecciones temáticas.</w:t>
      </w:r>
    </w:p>
    <w:p w14:paraId="5AA8A7C9" w14:textId="0051A971" w:rsidR="006E51F2" w:rsidRDefault="006E51F2" w:rsidP="006E51F2">
      <w:pPr>
        <w:pStyle w:val="Ttulo4"/>
      </w:pPr>
      <w:r>
        <w:t>Valoraciones y reseñas</w:t>
      </w:r>
    </w:p>
    <w:p w14:paraId="6A890058" w14:textId="77777777" w:rsidR="00FD1FDC" w:rsidRDefault="00FD1FDC" w:rsidP="00FD1FDC">
      <w:pPr>
        <w:keepNext/>
        <w:jc w:val="center"/>
      </w:pPr>
      <w:r>
        <w:rPr>
          <w:noProof/>
        </w:rPr>
        <w:drawing>
          <wp:inline distT="0" distB="0" distL="0" distR="0" wp14:anchorId="5DF69503" wp14:editId="5B787FA9">
            <wp:extent cx="3179752" cy="3474720"/>
            <wp:effectExtent l="0" t="0" r="1905" b="0"/>
            <wp:docPr id="1563393303" name="Imagen 9"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93303" name="Imagen 9" descr="Diagrama&#10;&#10;El contenido generado por IA puede ser incorrecto."/>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182351" cy="3477560"/>
                    </a:xfrm>
                    <a:prstGeom prst="rect">
                      <a:avLst/>
                    </a:prstGeom>
                    <a:noFill/>
                    <a:ln>
                      <a:noFill/>
                    </a:ln>
                  </pic:spPr>
                </pic:pic>
              </a:graphicData>
            </a:graphic>
          </wp:inline>
        </w:drawing>
      </w:r>
    </w:p>
    <w:p w14:paraId="46E1591A" w14:textId="440BC248" w:rsidR="00690382" w:rsidRPr="00690382" w:rsidRDefault="00FD1FDC" w:rsidP="00FD1FDC">
      <w:pPr>
        <w:pStyle w:val="Descripcin"/>
        <w:jc w:val="center"/>
      </w:pPr>
      <w:bookmarkStart w:id="53" w:name="_Toc222660526"/>
      <w:r>
        <w:t xml:space="preserve">Figura </w:t>
      </w:r>
      <w:fldSimple w:instr=" SEQ Figura \* ARABIC ">
        <w:r w:rsidR="00B82F94">
          <w:rPr>
            <w:noProof/>
          </w:rPr>
          <w:t>7</w:t>
        </w:r>
      </w:fldSimple>
      <w:r>
        <w:t xml:space="preserve">. </w:t>
      </w:r>
      <w:r w:rsidRPr="00FD1BB4">
        <w:t>Diagrama de casos de uso de valoraciones y reseñas de un usuario registrado</w:t>
      </w:r>
      <w:bookmarkEnd w:id="53"/>
    </w:p>
    <w:p w14:paraId="7B305FA9" w14:textId="43126FF9" w:rsidR="006E51F2" w:rsidRDefault="006E51F2" w:rsidP="006E51F2">
      <w:r>
        <w:t>El sistema de valoraciones y reseñas constituye otro pilar fundamental del funcionamiento de MovieMate, ya que permite a los usuarios expresar su opinión sobre las películas y series que han visto.</w:t>
      </w:r>
    </w:p>
    <w:p w14:paraId="41CF0D01" w14:textId="77777777" w:rsidR="006E51F2" w:rsidRDefault="006E51F2" w:rsidP="006E51F2">
      <w:r>
        <w:t>Entre los casos de uso asociados a las valoraciones se incluyen:</w:t>
      </w:r>
    </w:p>
    <w:p w14:paraId="09A24C18" w14:textId="3836EAAC" w:rsidR="006E51F2" w:rsidRDefault="006E51F2" w:rsidP="006E51F2">
      <w:pPr>
        <w:pStyle w:val="Prrafodelista"/>
        <w:numPr>
          <w:ilvl w:val="0"/>
          <w:numId w:val="17"/>
        </w:numPr>
      </w:pPr>
      <w:r>
        <w:t>Crear una valoración para un contenido determinado, indicando una puntuación y, opcionalmente, un comentario o reseña asociada.</w:t>
      </w:r>
    </w:p>
    <w:p w14:paraId="76B2E7FA" w14:textId="632630F2" w:rsidR="0009509B" w:rsidRDefault="0009509B" w:rsidP="006E51F2">
      <w:pPr>
        <w:pStyle w:val="Prrafodelista"/>
        <w:numPr>
          <w:ilvl w:val="0"/>
          <w:numId w:val="17"/>
        </w:numPr>
      </w:pPr>
      <w:r>
        <w:t>Editar una valoración, actualizando su puntuación y, opcionalmente, un comentario o reseña asociada.</w:t>
      </w:r>
    </w:p>
    <w:p w14:paraId="0EB8F0B1" w14:textId="23741ADA" w:rsidR="006E51F2" w:rsidRDefault="006E51F2" w:rsidP="006E51F2">
      <w:pPr>
        <w:pStyle w:val="Prrafodelista"/>
        <w:numPr>
          <w:ilvl w:val="0"/>
          <w:numId w:val="17"/>
        </w:numPr>
      </w:pPr>
      <w:r>
        <w:t>Eliminar una valoración previamente registrada.</w:t>
      </w:r>
    </w:p>
    <w:p w14:paraId="7ADAC027" w14:textId="77777777" w:rsidR="006E51F2" w:rsidRDefault="006E51F2" w:rsidP="006E51F2">
      <w:pPr>
        <w:pStyle w:val="Prrafodelista"/>
        <w:numPr>
          <w:ilvl w:val="0"/>
          <w:numId w:val="17"/>
        </w:numPr>
      </w:pPr>
      <w:r>
        <w:t>Consultar el historial de sus propias valoraciones, accediendo a un listado de películas y series valoradas por el usuario autenticado.</w:t>
      </w:r>
    </w:p>
    <w:p w14:paraId="3DD72391" w14:textId="60C90B80" w:rsidR="006E51F2" w:rsidRDefault="006E51F2" w:rsidP="006E51F2">
      <w:pPr>
        <w:pStyle w:val="Prrafodelista"/>
        <w:numPr>
          <w:ilvl w:val="0"/>
          <w:numId w:val="17"/>
        </w:numPr>
      </w:pPr>
      <w:r>
        <w:t>Consultar las valoraciones asociadas a un contenido concreto, permitiendo ver cómo ha sido recibido por el resto de los usuarios de MovieMate.</w:t>
      </w:r>
    </w:p>
    <w:p w14:paraId="7E816A62" w14:textId="0546522A" w:rsidR="006E51F2" w:rsidRDefault="006E51F2" w:rsidP="006E51F2">
      <w:pPr>
        <w:pStyle w:val="Prrafodelista"/>
        <w:numPr>
          <w:ilvl w:val="0"/>
          <w:numId w:val="17"/>
        </w:numPr>
      </w:pPr>
      <w:r>
        <w:t>Indicar que una reseña de otro usuario resulta de interés mediante mecanismos de interacción como los “me gusta”.</w:t>
      </w:r>
    </w:p>
    <w:p w14:paraId="7D0CE99E" w14:textId="7E8A4E87" w:rsidR="006E51F2" w:rsidRDefault="006E51F2" w:rsidP="006E51F2">
      <w:r>
        <w:lastRenderedPageBreak/>
        <w:t>Estas funcionalidades contribuyen a construir una base de conocimiento colectivo sobre el catálogo, que sirve de apoyo tanto para la exploración de contenido como para el componente social de la plataforma.</w:t>
      </w:r>
    </w:p>
    <w:p w14:paraId="3F220DD4" w14:textId="06062EEC" w:rsidR="00B74E84" w:rsidRDefault="00B74E84" w:rsidP="006E51F2">
      <w:r w:rsidRPr="00B74E84">
        <w:t>Gracias a estas funcionalidades, MovieMate se posiciona no solo como una herramienta de gestión de películas y series, sino también como una red social centrada en la experiencia compartida de descubrir, organizar y valorar contenido audiovisual.</w:t>
      </w:r>
    </w:p>
    <w:p w14:paraId="064595D7" w14:textId="1D1BFBAA" w:rsidR="002F0E81" w:rsidRPr="006E51F2" w:rsidRDefault="002F0E81" w:rsidP="006E51F2">
      <w:r w:rsidRPr="002F0E81">
        <w:t xml:space="preserve">Los casos de uso descritos en este apartado representan el alcance funcional general del sistema y se muestran de forma resumida mediante los diagramas correspondientes. Con el objetivo de proporcionar una especificación más precisa, cada caso de uso principal ha sido documentado utilizando una plantilla formal que describe actores, objetivos y resultados esperados. Esta documentación detallada se incluye en el </w:t>
      </w:r>
      <w:r w:rsidR="00AE5D3D">
        <w:fldChar w:fldCharType="begin"/>
      </w:r>
      <w:r w:rsidR="00AE5D3D">
        <w:instrText xml:space="preserve"> REF _Ref222095083 \h </w:instrText>
      </w:r>
      <w:r w:rsidR="00AE5D3D">
        <w:fldChar w:fldCharType="separate"/>
      </w:r>
      <w:r w:rsidR="00AE5D3D">
        <w:t>Anexo A – Especificación de casos de uso</w:t>
      </w:r>
      <w:r w:rsidR="00AE5D3D">
        <w:fldChar w:fldCharType="end"/>
      </w:r>
      <w:r w:rsidRPr="002F0E81">
        <w:t>.</w:t>
      </w:r>
    </w:p>
    <w:p w14:paraId="2BC388FD" w14:textId="05B8B71F" w:rsidR="009667EE" w:rsidRDefault="009667EE" w:rsidP="009667EE">
      <w:pPr>
        <w:pStyle w:val="Ttulo2"/>
      </w:pPr>
      <w:bookmarkStart w:id="54" w:name="_Toc222830796"/>
      <w:r w:rsidRPr="007B1868">
        <w:t>Diseño</w:t>
      </w:r>
      <w:bookmarkEnd w:id="54"/>
    </w:p>
    <w:p w14:paraId="15066524" w14:textId="556F0664" w:rsidR="003B2D44" w:rsidRDefault="003B2D44" w:rsidP="003B2D44">
      <w:r w:rsidRPr="003B2D44">
        <w:t xml:space="preserve">En este apartado se describe el diseño del sistema desarrollado, comenzando por el modelo de datos sobre el que se apoya la aplicación MovieMate y continuando posteriormente con el diseño de los componentes </w:t>
      </w:r>
      <w:r w:rsidRPr="00625E80">
        <w:rPr>
          <w:i/>
          <w:iCs/>
          <w:rPrChange w:id="55" w:author="FRANCISCO GARCIA SANCHEZ" w:date="2026-02-09T10:41:00Z" w16du:dateUtc="2026-02-09T09:41:00Z">
            <w:rPr/>
          </w:rPrChange>
        </w:rPr>
        <w:t>back</w:t>
      </w:r>
      <w:r w:rsidRPr="00625E80">
        <w:rPr>
          <w:rFonts w:ascii="Cambria Math" w:hAnsi="Cambria Math" w:cs="Cambria Math"/>
          <w:i/>
          <w:iCs/>
          <w:rPrChange w:id="56" w:author="FRANCISCO GARCIA SANCHEZ" w:date="2026-02-09T10:41:00Z" w16du:dateUtc="2026-02-09T09:41:00Z">
            <w:rPr>
              <w:rFonts w:ascii="Cambria Math" w:hAnsi="Cambria Math" w:cs="Cambria Math"/>
            </w:rPr>
          </w:rPrChange>
        </w:rPr>
        <w:t>‑</w:t>
      </w:r>
      <w:r w:rsidRPr="00625E80">
        <w:rPr>
          <w:i/>
          <w:iCs/>
          <w:rPrChange w:id="57" w:author="FRANCISCO GARCIA SANCHEZ" w:date="2026-02-09T10:41:00Z" w16du:dateUtc="2026-02-09T09:41:00Z">
            <w:rPr/>
          </w:rPrChange>
        </w:rPr>
        <w:t>end</w:t>
      </w:r>
      <w:r w:rsidRPr="003B2D44">
        <w:t xml:space="preserve"> y </w:t>
      </w:r>
      <w:r w:rsidRPr="00625E80">
        <w:rPr>
          <w:i/>
          <w:iCs/>
          <w:rPrChange w:id="58" w:author="FRANCISCO GARCIA SANCHEZ" w:date="2026-02-09T10:41:00Z" w16du:dateUtc="2026-02-09T09:41:00Z">
            <w:rPr/>
          </w:rPrChange>
        </w:rPr>
        <w:t>front</w:t>
      </w:r>
      <w:r w:rsidRPr="00625E80">
        <w:rPr>
          <w:rFonts w:ascii="Cambria Math" w:hAnsi="Cambria Math" w:cs="Cambria Math"/>
          <w:i/>
          <w:iCs/>
          <w:rPrChange w:id="59" w:author="FRANCISCO GARCIA SANCHEZ" w:date="2026-02-09T10:41:00Z" w16du:dateUtc="2026-02-09T09:41:00Z">
            <w:rPr>
              <w:rFonts w:ascii="Cambria Math" w:hAnsi="Cambria Math" w:cs="Cambria Math"/>
            </w:rPr>
          </w:rPrChange>
        </w:rPr>
        <w:t>‑</w:t>
      </w:r>
      <w:r w:rsidRPr="00625E80">
        <w:rPr>
          <w:i/>
          <w:iCs/>
          <w:rPrChange w:id="60" w:author="FRANCISCO GARCIA SANCHEZ" w:date="2026-02-09T10:41:00Z" w16du:dateUtc="2026-02-09T09:41:00Z">
            <w:rPr/>
          </w:rPrChange>
        </w:rPr>
        <w:t>end</w:t>
      </w:r>
      <w:del w:id="61" w:author="FRANCISCO GARCIA SANCHEZ" w:date="2026-03-02T06:24:00Z" w16du:dateUtc="2026-03-02T05:24:00Z">
        <w:r w:rsidR="00DA3305" w:rsidDel="008F7371">
          <w:delText xml:space="preserve"> como se muestra en la </w:delText>
        </w:r>
        <w:r w:rsidR="00DA3305" w:rsidDel="008F7371">
          <w:fldChar w:fldCharType="begin"/>
        </w:r>
        <w:r w:rsidR="00DA3305" w:rsidDel="008F7371">
          <w:delInstrText xml:space="preserve"> REF _Ref220063175 \h </w:delInstrText>
        </w:r>
        <w:r w:rsidR="00DA3305" w:rsidDel="008F7371">
          <w:fldChar w:fldCharType="separate"/>
        </w:r>
        <w:r w:rsidR="00DA3305" w:rsidDel="008F7371">
          <w:delText xml:space="preserve">Figura </w:delText>
        </w:r>
        <w:r w:rsidR="00DA3305" w:rsidDel="008F7371">
          <w:rPr>
            <w:noProof/>
          </w:rPr>
          <w:delText>8</w:delText>
        </w:r>
        <w:r w:rsidR="00DA3305" w:rsidDel="008F7371">
          <w:fldChar w:fldCharType="end"/>
        </w:r>
      </w:del>
      <w:r w:rsidRPr="003B2D44">
        <w:t xml:space="preserve">. </w:t>
      </w:r>
      <w:moveFromRangeStart w:id="62" w:author="FRANCISCO GARCIA SANCHEZ" w:date="2026-03-02T06:24:00Z" w:name="move223325095"/>
      <w:moveFrom w:id="63" w:author="FRANCISCO GARCIA SANCHEZ" w:date="2026-03-02T06:24:00Z" w16du:dateUtc="2026-03-02T05:24:00Z">
        <w:r w:rsidRPr="003B2D44" w:rsidDel="008A4D22">
          <w:t>El modelo de datos constituye la base sobre la que se construyen las funcionalidades de gesti</w:t>
        </w:r>
        <w:r w:rsidRPr="003B2D44" w:rsidDel="008A4D22">
          <w:rPr>
            <w:rFonts w:ascii="Calibri" w:hAnsi="Calibri" w:cs="Calibri"/>
          </w:rPr>
          <w:t>ó</w:t>
        </w:r>
        <w:r w:rsidRPr="003B2D44" w:rsidDel="008A4D22">
          <w:t>n, consulta y valoraci</w:t>
        </w:r>
        <w:r w:rsidRPr="003B2D44" w:rsidDel="008A4D22">
          <w:rPr>
            <w:rFonts w:ascii="Calibri" w:hAnsi="Calibri" w:cs="Calibri"/>
          </w:rPr>
          <w:t>ó</w:t>
        </w:r>
        <w:r w:rsidRPr="003B2D44" w:rsidDel="008A4D22">
          <w:t>n de pel</w:t>
        </w:r>
        <w:r w:rsidRPr="003B2D44" w:rsidDel="008A4D22">
          <w:rPr>
            <w:rFonts w:ascii="Calibri" w:hAnsi="Calibri" w:cs="Calibri"/>
          </w:rPr>
          <w:t>í</w:t>
        </w:r>
        <w:r w:rsidRPr="003B2D44" w:rsidDel="008A4D22">
          <w:t>culas y series, as</w:t>
        </w:r>
        <w:r w:rsidRPr="003B2D44" w:rsidDel="008A4D22">
          <w:rPr>
            <w:rFonts w:ascii="Calibri" w:hAnsi="Calibri" w:cs="Calibri"/>
          </w:rPr>
          <w:t>í</w:t>
        </w:r>
        <w:r w:rsidRPr="003B2D44" w:rsidDel="008A4D22">
          <w:t xml:space="preserve"> como las caracter</w:t>
        </w:r>
        <w:r w:rsidRPr="003B2D44" w:rsidDel="008A4D22">
          <w:rPr>
            <w:rFonts w:ascii="Calibri" w:hAnsi="Calibri" w:cs="Calibri"/>
          </w:rPr>
          <w:t>í</w:t>
        </w:r>
        <w:r w:rsidRPr="003B2D44" w:rsidDel="008A4D22">
          <w:t>sticas sociales de la plataforma.</w:t>
        </w:r>
      </w:moveFrom>
      <w:moveFromRangeEnd w:id="62"/>
    </w:p>
    <w:p w14:paraId="38F39F3D" w14:textId="79AB034E" w:rsidR="006206BC" w:rsidRDefault="00A80F87" w:rsidP="00B82F94">
      <w:r w:rsidRPr="00A80F87">
        <w:t>El diseño se ha planteado siguiendo una arquitectura en capas, separando claramente la persistencia de datos, la lógica de negocio y la exposición de servicios mediante una API REST, lo que facilita el mantenimiento y la evolución futura del sistema.</w:t>
      </w:r>
    </w:p>
    <w:p w14:paraId="7586F7BE" w14:textId="20BCC636" w:rsidR="009667EE" w:rsidRDefault="009667EE" w:rsidP="009667EE">
      <w:pPr>
        <w:pStyle w:val="Ttulo3"/>
      </w:pPr>
      <w:bookmarkStart w:id="64" w:name="_Toc222830797"/>
      <w:r w:rsidRPr="007B1868">
        <w:t>Modelo de datos</w:t>
      </w:r>
      <w:bookmarkEnd w:id="64"/>
    </w:p>
    <w:p w14:paraId="10E08D57" w14:textId="60FCBBC1" w:rsidR="003B2D44" w:rsidRDefault="008A4D22" w:rsidP="003B2D44">
      <w:moveToRangeStart w:id="65" w:author="FRANCISCO GARCIA SANCHEZ" w:date="2026-03-02T06:24:00Z" w:name="move223325095"/>
      <w:moveTo w:id="66" w:author="FRANCISCO GARCIA SANCHEZ" w:date="2026-03-02T06:24:00Z" w16du:dateUtc="2026-03-02T05:24:00Z">
        <w:r w:rsidRPr="003B2D44">
          <w:t>El modelo de datos constituye la base sobre la que se construyen las funcionalidades de gesti</w:t>
        </w:r>
        <w:r w:rsidRPr="003B2D44">
          <w:rPr>
            <w:rFonts w:ascii="Calibri" w:hAnsi="Calibri" w:cs="Calibri"/>
          </w:rPr>
          <w:t>ó</w:t>
        </w:r>
        <w:r w:rsidRPr="003B2D44">
          <w:t>n, consulta y valoraci</w:t>
        </w:r>
        <w:r w:rsidRPr="003B2D44">
          <w:rPr>
            <w:rFonts w:ascii="Calibri" w:hAnsi="Calibri" w:cs="Calibri"/>
          </w:rPr>
          <w:t>ó</w:t>
        </w:r>
        <w:r w:rsidRPr="003B2D44">
          <w:t>n de pel</w:t>
        </w:r>
        <w:r w:rsidRPr="003B2D44">
          <w:rPr>
            <w:rFonts w:ascii="Calibri" w:hAnsi="Calibri" w:cs="Calibri"/>
          </w:rPr>
          <w:t>í</w:t>
        </w:r>
        <w:r w:rsidRPr="003B2D44">
          <w:t>culas y series, as</w:t>
        </w:r>
        <w:r w:rsidRPr="003B2D44">
          <w:rPr>
            <w:rFonts w:ascii="Calibri" w:hAnsi="Calibri" w:cs="Calibri"/>
          </w:rPr>
          <w:t>í</w:t>
        </w:r>
        <w:r w:rsidRPr="003B2D44">
          <w:t xml:space="preserve"> como las caracter</w:t>
        </w:r>
        <w:r w:rsidRPr="003B2D44">
          <w:rPr>
            <w:rFonts w:ascii="Calibri" w:hAnsi="Calibri" w:cs="Calibri"/>
          </w:rPr>
          <w:t>í</w:t>
        </w:r>
        <w:r w:rsidRPr="003B2D44">
          <w:t>sticas sociales de la plataforma.</w:t>
        </w:r>
      </w:moveTo>
      <w:moveToRangeEnd w:id="65"/>
      <w:ins w:id="67" w:author="FRANCISCO GARCIA SANCHEZ" w:date="2026-03-02T06:24:00Z" w16du:dateUtc="2026-03-02T05:24:00Z">
        <w:r>
          <w:t xml:space="preserve"> </w:t>
        </w:r>
      </w:ins>
      <w:r w:rsidR="00DA3305">
        <w:t xml:space="preserve">Como se puede ver en la </w:t>
      </w:r>
      <w:r w:rsidR="00DA3305">
        <w:fldChar w:fldCharType="begin"/>
      </w:r>
      <w:r w:rsidR="00DA3305">
        <w:instrText xml:space="preserve"> REF _Ref220063059 \h </w:instrText>
      </w:r>
      <w:r w:rsidR="00DA3305">
        <w:fldChar w:fldCharType="separate"/>
      </w:r>
      <w:r w:rsidR="00577117">
        <w:t xml:space="preserve">Figura </w:t>
      </w:r>
      <w:r w:rsidR="00577117">
        <w:rPr>
          <w:noProof/>
        </w:rPr>
        <w:t>8</w:t>
      </w:r>
      <w:r w:rsidR="00DA3305">
        <w:fldChar w:fldCharType="end"/>
      </w:r>
      <w:r w:rsidR="00DA3305">
        <w:t>, e</w:t>
      </w:r>
      <w:r w:rsidR="003B2D44">
        <w:t>l modelo de datos de MovieMate se ha diseñado siguiendo un enfoque relaciona</w:t>
      </w:r>
      <w:r w:rsidR="00FE5992">
        <w:t>l</w:t>
      </w:r>
      <w:r w:rsidR="003B2D44">
        <w:t xml:space="preserve">. El objetivo principal ha sido representar de forma coherente las entidades clave del dominio </w:t>
      </w:r>
      <w:r w:rsidR="00FA4676">
        <w:t>(</w:t>
      </w:r>
      <w:r w:rsidR="003B2D44">
        <w:t>películas, series, usuarios, listas</w:t>
      </w:r>
      <w:r w:rsidR="00577117">
        <w:t xml:space="preserve">, </w:t>
      </w:r>
      <w:r w:rsidR="003B2D44">
        <w:t>valoraciones</w:t>
      </w:r>
      <w:r w:rsidR="00577117">
        <w:t xml:space="preserve"> y relaciones sociales</w:t>
      </w:r>
      <w:r w:rsidR="00FA4676">
        <w:t>)</w:t>
      </w:r>
      <w:r w:rsidR="003B2D44">
        <w:t>, así como las relaciones entre ellas, manteniendo un equilibrio entre normalización, eficiencia en las consultas y claridad conceptual.</w:t>
      </w:r>
    </w:p>
    <w:p w14:paraId="70FCBE5C" w14:textId="77777777" w:rsidR="00DA3305" w:rsidRDefault="00DA3305" w:rsidP="00DA3305">
      <w:pPr>
        <w:keepNext/>
        <w:jc w:val="center"/>
      </w:pPr>
      <w:r w:rsidRPr="00DA3305">
        <w:rPr>
          <w:noProof/>
        </w:rPr>
        <w:lastRenderedPageBreak/>
        <w:drawing>
          <wp:inline distT="0" distB="0" distL="0" distR="0" wp14:anchorId="7B76188F" wp14:editId="43D83A13">
            <wp:extent cx="3464322" cy="4133081"/>
            <wp:effectExtent l="0" t="0" r="3175" b="1270"/>
            <wp:docPr id="41822251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222519" name="Imagen 2"/>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3464322" cy="4133081"/>
                    </a:xfrm>
                    <a:prstGeom prst="rect">
                      <a:avLst/>
                    </a:prstGeom>
                    <a:noFill/>
                    <a:ln>
                      <a:noFill/>
                    </a:ln>
                  </pic:spPr>
                </pic:pic>
              </a:graphicData>
            </a:graphic>
          </wp:inline>
        </w:drawing>
      </w:r>
    </w:p>
    <w:p w14:paraId="5AA719AD" w14:textId="4E2A36ED" w:rsidR="00DA3305" w:rsidRDefault="00DA3305" w:rsidP="00DA3305">
      <w:pPr>
        <w:pStyle w:val="Descripcin"/>
        <w:jc w:val="center"/>
      </w:pPr>
      <w:bookmarkStart w:id="68" w:name="_Ref220063059"/>
      <w:bookmarkStart w:id="69" w:name="_Toc222660527"/>
      <w:r>
        <w:t xml:space="preserve">Figura </w:t>
      </w:r>
      <w:fldSimple w:instr=" SEQ Figura \* ARABIC ">
        <w:r w:rsidR="00B82F94">
          <w:rPr>
            <w:noProof/>
          </w:rPr>
          <w:t>8</w:t>
        </w:r>
      </w:fldSimple>
      <w:bookmarkEnd w:id="68"/>
      <w:r>
        <w:t xml:space="preserve">. Diagrama </w:t>
      </w:r>
      <w:r w:rsidR="00996EB3">
        <w:t>entidad-relación</w:t>
      </w:r>
      <w:r>
        <w:t xml:space="preserve"> de MovieMate</w:t>
      </w:r>
      <w:bookmarkEnd w:id="69"/>
    </w:p>
    <w:p w14:paraId="20C41259" w14:textId="23C13CDA" w:rsidR="003B2D44" w:rsidRDefault="003B2D44" w:rsidP="003B2D44">
      <w:del w:id="70" w:author="FRANCISCO GARCIA SANCHEZ" w:date="2026-02-09T11:00:00Z" w16du:dateUtc="2026-02-09T10:00:00Z">
        <w:r w:rsidDel="00B828B5">
          <w:delText>​</w:delText>
        </w:r>
      </w:del>
      <w:del w:id="71" w:author="FRANCISCO GARCIA SANCHEZ" w:date="2026-03-02T06:25:00Z" w16du:dateUtc="2026-03-02T05:25:00Z">
        <w:r w:rsidR="00577117" w:rsidRPr="00577117" w:rsidDel="00B655E5">
          <w:delText xml:space="preserve"> </w:delText>
        </w:r>
      </w:del>
      <w:r w:rsidR="00577117" w:rsidRPr="00577117">
        <w:t xml:space="preserve">En el núcleo del modelo se encuentra la entidad </w:t>
      </w:r>
      <w:commentRangeStart w:id="72"/>
      <w:r w:rsidR="00577117" w:rsidRPr="00B655E5">
        <w:rPr>
          <w:rFonts w:ascii="Courier New" w:hAnsi="Courier New" w:cs="Courier New"/>
          <w:rPrChange w:id="73" w:author="FRANCISCO GARCIA SANCHEZ" w:date="2026-03-02T06:25:00Z" w16du:dateUtc="2026-03-02T05:25:00Z">
            <w:rPr/>
          </w:rPrChange>
        </w:rPr>
        <w:t>User</w:t>
      </w:r>
      <w:commentRangeEnd w:id="72"/>
      <w:r w:rsidR="00DD7A78" w:rsidRPr="00577117">
        <w:rPr>
          <w:rStyle w:val="Refdecomentario"/>
          <w:sz w:val="22"/>
          <w:szCs w:val="22"/>
        </w:rPr>
        <w:commentReference w:id="72"/>
      </w:r>
      <w:r w:rsidR="00577117" w:rsidRPr="00577117">
        <w:t>, que representa a los usuarios registrados en la plataforma. Cada usuario dispone de un identificador único, credenciales de acceso, información de perfil (nombre de usuario, nombre completo, correo electrónico, biografía e imagen de perfil) y metadatos de auditoría, como las fechas de creación y actualización. Asimismo, la entidad incorpora un atributo que determina el nivel de visibilidad del perfil (público o privado), permitiendo introducir restricciones condicionales en el acceso a la información social del usuario. Esta entidad actúa como punto de anclaje para gran parte de las relaciones del sistema, dado que los usuarios son los responsables de crear listas, emitir valoraciones y establecer vínculos sociales con otros miembros de la plataforma.</w:t>
      </w:r>
    </w:p>
    <w:p w14:paraId="05EBAF50" w14:textId="2381DAEC" w:rsidR="00577117" w:rsidRDefault="003B2D44" w:rsidP="00577117">
      <w:del w:id="74" w:author="FRANCISCO GARCIA SANCHEZ" w:date="2026-02-09T11:00:00Z" w16du:dateUtc="2026-02-09T10:00:00Z">
        <w:r w:rsidDel="00B828B5">
          <w:delText>​</w:delText>
        </w:r>
      </w:del>
      <w:del w:id="75" w:author="FRANCISCO GARCIA SANCHEZ" w:date="2026-03-02T06:27:00Z" w16du:dateUtc="2026-03-02T05:27:00Z">
        <w:r w:rsidR="00577117" w:rsidRPr="00577117" w:rsidDel="00233551">
          <w:delText xml:space="preserve"> </w:delText>
        </w:r>
      </w:del>
      <w:r w:rsidR="00577117">
        <w:t xml:space="preserve">La entidad </w:t>
      </w:r>
      <w:r w:rsidR="00577117" w:rsidRPr="00233551">
        <w:rPr>
          <w:rFonts w:ascii="Courier New" w:hAnsi="Courier New" w:cs="Courier New"/>
          <w:rPrChange w:id="76" w:author="FRANCISCO GARCIA SANCHEZ" w:date="2026-03-02T06:27:00Z" w16du:dateUtc="2026-03-02T05:27:00Z">
            <w:rPr/>
          </w:rPrChange>
        </w:rPr>
        <w:t>Content</w:t>
      </w:r>
      <w:r w:rsidR="00577117">
        <w:t xml:space="preserve"> modela el contenido audiovisual gestionado por MovieMate, abarcando tanto películas como series mediante un atributo que indica el tipo de contenido. Para cada elemento se almacenan identificadores internos y externos, incluyendo el identificador de TMDB, así como atributos descriptivos como el título, la sinopsis, la fecha de estreno y los recursos gráficos asociados.</w:t>
      </w:r>
    </w:p>
    <w:p w14:paraId="59EBFE24" w14:textId="77777777" w:rsidR="00577117" w:rsidRDefault="00577117" w:rsidP="00577117">
      <w:r>
        <w:t>Además de los datos descriptivos, la entidad distingue entre métricas externas, procedentes de la API de TMDB (puntuación global y número de votos), y métricas internas generadas por la propia aplicación (puntuación media y número de valoraciones de los usuarios de MovieMate). Esta separación permite mantener independencia respecto a la fuente externa y facilita el cálculo eficiente de estadísticas propias.</w:t>
      </w:r>
    </w:p>
    <w:p w14:paraId="3DC405D9" w14:textId="3E138196" w:rsidR="00577117" w:rsidRDefault="00577117" w:rsidP="00577117">
      <w:r>
        <w:lastRenderedPageBreak/>
        <w:t xml:space="preserve">El modelo incorpora también información relacionada con la sincronización del contenido con la API externa. Para ello se almacenan marcas temporales de </w:t>
      </w:r>
      <w:ins w:id="77" w:author="FRANCISCO GARCIA SANCHEZ" w:date="2026-03-02T06:29:00Z" w16du:dateUtc="2026-03-02T05:29:00Z">
        <w:r w:rsidR="00250C11">
          <w:t>‘</w:t>
        </w:r>
      </w:ins>
      <w:r>
        <w:t>última actualización</w:t>
      </w:r>
      <w:ins w:id="78" w:author="FRANCISCO GARCIA SANCHEZ" w:date="2026-03-02T06:29:00Z" w16du:dateUtc="2026-03-02T05:29:00Z">
        <w:r w:rsidR="00250C11">
          <w:t>’</w:t>
        </w:r>
      </w:ins>
      <w:r>
        <w:t xml:space="preserve"> y </w:t>
      </w:r>
      <w:ins w:id="79" w:author="FRANCISCO GARCIA SANCHEZ" w:date="2026-03-02T06:29:00Z" w16du:dateUtc="2026-03-02T05:29:00Z">
        <w:r w:rsidR="00250C11">
          <w:t>‘</w:t>
        </w:r>
      </w:ins>
      <w:r>
        <w:t>última interacción</w:t>
      </w:r>
      <w:ins w:id="80" w:author="FRANCISCO GARCIA SANCHEZ" w:date="2026-03-02T06:29:00Z" w16du:dateUtc="2026-03-02T05:29:00Z">
        <w:r w:rsidR="00250C11">
          <w:t>’</w:t>
        </w:r>
      </w:ins>
      <w:r>
        <w:t>, así como un estado que indica si el contenido se encuentra actualizado, potencialmente desactualizado o en proceso de sincronización. Este mecanismo permite adoptar una estrategia de persistencia bajo demanda: el contenido se almacena únicamente cuando existe interacción real por parte de los usuarios, reduciendo así la dependencia directa de la API externa y optimizando el rendimiento del sistema.</w:t>
      </w:r>
    </w:p>
    <w:p w14:paraId="6AB146BC" w14:textId="24213A2A" w:rsidR="003B2D44" w:rsidRDefault="00577117" w:rsidP="00577117">
      <w:r>
        <w:t>En relación con la clasificación temática, los géneros asociados a cada contenido se gestionan mediante una colección almacenada en una tabla independiente, lo que permite modelar de forma flexible la relación entre contenido y categorías sin necesidad de crear una entidad específica para cada género.</w:t>
      </w:r>
    </w:p>
    <w:p w14:paraId="1C49D58D" w14:textId="54685E20" w:rsidR="003B2D44" w:rsidRDefault="003B2D44" w:rsidP="003B2D44">
      <w:del w:id="81" w:author="FRANCISCO GARCIA SANCHEZ" w:date="2026-02-09T11:00:00Z" w16du:dateUtc="2026-02-09T10:00:00Z">
        <w:r w:rsidDel="00B828B5">
          <w:delText>​</w:delText>
        </w:r>
      </w:del>
      <w:r>
        <w:t xml:space="preserve">La relación entre usuarios y contenido se articula principalmente a través de la entidad </w:t>
      </w:r>
      <w:r w:rsidRPr="00061186">
        <w:rPr>
          <w:rFonts w:ascii="Courier New" w:hAnsi="Courier New" w:cs="Courier New"/>
        </w:rPr>
        <w:t>Rating</w:t>
      </w:r>
      <w:r>
        <w:t>, que representa las valoraciones y reseñas emitidas por los usuarios sobre películas y series. Cada registro de esta tabla asocia un usuario con un contenido concreto, almacenando la puntuación otorgada, el texto opcional de la reseña y las marcas temporales de creación y actualización. Este diseño permite calcular estadísticas agregadas sobre el contenido, como puntuaciones medias o número de valoraciones, al tiempo que ofrece un historial de la actividad de cada usuario.</w:t>
      </w:r>
    </w:p>
    <w:p w14:paraId="3653233B" w14:textId="5B1087EF" w:rsidR="003B2D44" w:rsidRDefault="003B2D44" w:rsidP="003B2D44">
      <w:del w:id="82" w:author="FRANCISCO GARCIA SANCHEZ" w:date="2026-02-09T11:00:00Z" w16du:dateUtc="2026-02-09T10:00:00Z">
        <w:r w:rsidDel="00B828B5">
          <w:delText>​</w:delText>
        </w:r>
      </w:del>
      <w:r>
        <w:t xml:space="preserve">La organización personalizada del contenido se materializa mediante la entidad </w:t>
      </w:r>
      <w:r w:rsidRPr="00061186">
        <w:rPr>
          <w:rFonts w:ascii="Courier New" w:hAnsi="Courier New" w:cs="Courier New"/>
        </w:rPr>
        <w:t>List</w:t>
      </w:r>
      <w:r>
        <w:t>, que recoge las listas creadas por los usuarios para agrupar películas y series según distintos criterios (por ejemplo, “Por ver”, “Favoritas” o colecciones temáticas). Cada lista está asociada a un único usuario propietario y cuenta con atributos como el nombre, la descripción, el tipo de lista y el nivel de visibilidad (pública o privada). La relación muchos</w:t>
      </w:r>
      <w:r>
        <w:rPr>
          <w:rFonts w:ascii="Cambria Math" w:hAnsi="Cambria Math" w:cs="Cambria Math"/>
        </w:rPr>
        <w:t>‑</w:t>
      </w:r>
      <w:r>
        <w:t>a</w:t>
      </w:r>
      <w:r>
        <w:rPr>
          <w:rFonts w:ascii="Cambria Math" w:hAnsi="Cambria Math" w:cs="Cambria Math"/>
        </w:rPr>
        <w:t>‑</w:t>
      </w:r>
      <w:r>
        <w:t>muchos entre listas y contenido se resuelve mediante una tabla intermedia que almacena los elementos incluidos en cada lista, permitiendo además incorporar información adicional como el orden de aparición o la fecha de incorporación.</w:t>
      </w:r>
    </w:p>
    <w:p w14:paraId="19879476" w14:textId="77777777" w:rsidR="00086A02" w:rsidRDefault="003B2D44" w:rsidP="003B2D44">
      <w:del w:id="83" w:author="FRANCISCO GARCIA SANCHEZ" w:date="2026-02-09T11:00:00Z" w16du:dateUtc="2026-02-09T10:00:00Z">
        <w:r w:rsidDel="00B828B5">
          <w:delText>​</w:delText>
        </w:r>
      </w:del>
      <w:r>
        <w:t xml:space="preserve">El componente social del sistema se modela a través de la entidad </w:t>
      </w:r>
      <w:r w:rsidRPr="00061186">
        <w:rPr>
          <w:rFonts w:ascii="Courier New" w:hAnsi="Courier New" w:cs="Courier New"/>
        </w:rPr>
        <w:t>Follower</w:t>
      </w:r>
      <w:r>
        <w:t xml:space="preserve">, que representa el vínculo entre usuarios seguidores y usuarios seguidos. Cada registro enlaza dos usuarios distintos, evitando duplicidades mediante restricciones de unicidad y previniendo la </w:t>
      </w:r>
      <w:r w:rsidR="000E65A2">
        <w:t>auto</w:t>
      </w:r>
      <w:r w:rsidR="00061186">
        <w:t>r</w:t>
      </w:r>
      <w:r w:rsidR="000E65A2">
        <w:t>referencia</w:t>
      </w:r>
      <w:r>
        <w:t xml:space="preserve">. Esta estructura permite construir las listas de seguidores y seguidos de cada usuario y soporta funcionalidades como el </w:t>
      </w:r>
      <w:r w:rsidRPr="001474F6">
        <w:rPr>
          <w:i/>
          <w:iCs/>
          <w:rPrChange w:id="84" w:author="FRANCISCO GARCIA SANCHEZ" w:date="2026-02-09T11:01:00Z" w16du:dateUtc="2026-02-09T10:01:00Z">
            <w:rPr/>
          </w:rPrChange>
        </w:rPr>
        <w:t>feed</w:t>
      </w:r>
      <w:r>
        <w:t xml:space="preserve"> de actividad personalizado, basado en las acciones de los usuarios seguidos.</w:t>
      </w:r>
    </w:p>
    <w:p w14:paraId="7C6BA11D" w14:textId="48FB845F" w:rsidR="00086A02" w:rsidRDefault="00086A02" w:rsidP="00086A02">
      <w:r>
        <w:t xml:space="preserve">Por otro lado, la entidad </w:t>
      </w:r>
      <w:r w:rsidRPr="00AC286B">
        <w:rPr>
          <w:rFonts w:ascii="Courier New" w:hAnsi="Courier New" w:cs="Courier New"/>
        </w:rPr>
        <w:t>FollowRequest</w:t>
      </w:r>
      <w:r>
        <w:t xml:space="preserve"> modela el proceso previo a la confirmación de una relación social cuando el perfil del usuario es privado. Cada solicitud enlaza un usuario emisor y un usuario receptor, incorporando un estado que permite distinguir entre solicitudes pendientes, aceptadas, rechazadas o canceladas. La existencia de esta entidad permite representar explícitamente el ciclo de vida completo de una solicitud de seguimiento y aplicar reglas de negocio diferenciadas en función de su estado.</w:t>
      </w:r>
    </w:p>
    <w:p w14:paraId="07137365" w14:textId="4810D656" w:rsidR="00086A02" w:rsidRDefault="00086A02" w:rsidP="00086A02">
      <w:r>
        <w:t xml:space="preserve">Con el fin de reforzar la interacción social, el modelo incluye además la entidad </w:t>
      </w:r>
      <w:r w:rsidRPr="00AC286B">
        <w:rPr>
          <w:rFonts w:ascii="Courier New" w:hAnsi="Courier New" w:cs="Courier New"/>
        </w:rPr>
        <w:t>Notification</w:t>
      </w:r>
      <w:r>
        <w:t xml:space="preserve">, destinada a registrar eventos relevantes para los usuarios. Cada notificación se asocia a un usuario receptor y, opcionalmente, a un usuario emisor, almacenando el tipo de </w:t>
      </w:r>
      <w:r>
        <w:lastRenderedPageBreak/>
        <w:t>evento que la ha generado y una referencia al recurso relacionado. Entre los eventos contemplados se encuentran la recepción de solicitudes de seguimiento, la aceptación de dichas solicitudes, la incorporación de nuevos seguidores o las interacciones positivas sobre valoraciones. La entidad incorpora asimismo un indicador de lectura que permite distinguir entre notificaciones pendientes y ya procesadas, facilitando la gestión eficiente de la actividad reciente.</w:t>
      </w:r>
    </w:p>
    <w:p w14:paraId="070CABFA" w14:textId="3A8849E4" w:rsidR="003B2D44" w:rsidRDefault="003B2D44" w:rsidP="003B2D44">
      <w:r>
        <w:t xml:space="preserve">​Por último, el modelo de datos incluye una entidad </w:t>
      </w:r>
      <w:r w:rsidRPr="00061186">
        <w:rPr>
          <w:rFonts w:ascii="Courier New" w:hAnsi="Courier New" w:cs="Courier New"/>
        </w:rPr>
        <w:t>UserStats</w:t>
      </w:r>
      <w:r>
        <w:t xml:space="preserve"> destinada a almacenar estadísticas agregadas sobre el comportamiento de los usuarios en la plataforma, tales como el número de películas y series vistas, el total de valoraciones emitidas o el tiempo de visionado acumulado. Esta tabla se encuentra vinculada uno</w:t>
      </w:r>
      <w:r>
        <w:rPr>
          <w:rFonts w:ascii="Cambria Math" w:hAnsi="Cambria Math" w:cs="Cambria Math"/>
        </w:rPr>
        <w:t>‑</w:t>
      </w:r>
      <w:r>
        <w:t>a</w:t>
      </w:r>
      <w:r>
        <w:rPr>
          <w:rFonts w:ascii="Cambria Math" w:hAnsi="Cambria Math" w:cs="Cambria Math"/>
        </w:rPr>
        <w:t>‑</w:t>
      </w:r>
      <w:r>
        <w:t xml:space="preserve">uno con la entidad </w:t>
      </w:r>
      <w:r w:rsidRPr="00061186">
        <w:rPr>
          <w:rFonts w:ascii="Courier New" w:hAnsi="Courier New" w:cs="Courier New"/>
        </w:rPr>
        <w:t>User</w:t>
      </w:r>
      <w:r>
        <w:t xml:space="preserve"> y se actualiza de forma peri</w:t>
      </w:r>
      <w:r>
        <w:rPr>
          <w:rFonts w:ascii="Calibri" w:hAnsi="Calibri" w:cs="Calibri"/>
        </w:rPr>
        <w:t>ó</w:t>
      </w:r>
      <w:r>
        <w:t>dica o bajo demanda a partir de la informaci</w:t>
      </w:r>
      <w:r>
        <w:rPr>
          <w:rFonts w:ascii="Calibri" w:hAnsi="Calibri" w:cs="Calibri"/>
        </w:rPr>
        <w:t>ó</w:t>
      </w:r>
      <w:r>
        <w:t xml:space="preserve">n registrada en </w:t>
      </w:r>
      <w:r w:rsidRPr="00061186">
        <w:rPr>
          <w:rFonts w:ascii="Courier New" w:hAnsi="Courier New" w:cs="Courier New"/>
        </w:rPr>
        <w:t>Ratings</w:t>
      </w:r>
      <w:r>
        <w:t xml:space="preserve"> y otros componentes del sistema. Esta separaci</w:t>
      </w:r>
      <w:r>
        <w:rPr>
          <w:rFonts w:ascii="Calibri" w:hAnsi="Calibri" w:cs="Calibri"/>
        </w:rPr>
        <w:t>ó</w:t>
      </w:r>
      <w:r>
        <w:t>n de responsabilidades permite optimizar las consultas frecuentes sobre estadísticas sin sobrecargar las tablas transaccionales.</w:t>
      </w:r>
    </w:p>
    <w:p w14:paraId="3AB46405" w14:textId="0C2E391D" w:rsidR="003B2D44" w:rsidRPr="003B2D44" w:rsidRDefault="003B2D44" w:rsidP="003B2D44">
      <w:r>
        <w:t>En conjunto, el modelo de datos de MovieMate proporciona una base sólida para soportar las funcionalidades centrales del sistema: gestión y valoración de contenido audiovisual, organización mediante listas personalizadas y construcción de una red social alrededor de la actividad de los usuarios. La estructura relacional elegida facilita tanto la consistencia de los datos como la extensibilidad futura del sistema, permitiendo incorporar nuevas entidades y relaciones si se amplían los requisitos funcionales.</w:t>
      </w:r>
    </w:p>
    <w:p w14:paraId="6AB6FF2C" w14:textId="12F12FA2" w:rsidR="009667EE" w:rsidRPr="007B1868" w:rsidRDefault="009667EE" w:rsidP="009667EE">
      <w:pPr>
        <w:pStyle w:val="Ttulo3"/>
      </w:pPr>
      <w:bookmarkStart w:id="85" w:name="_Toc222830798"/>
      <w:r w:rsidRPr="007B1868">
        <w:t>Diseño del back-end</w:t>
      </w:r>
      <w:bookmarkEnd w:id="85"/>
    </w:p>
    <w:p w14:paraId="35FEE00D" w14:textId="5CD42688" w:rsidR="003B2D44" w:rsidRDefault="003B2D44" w:rsidP="003B2D44">
      <w:r>
        <w:t xml:space="preserve">El diseño del </w:t>
      </w:r>
      <w:r w:rsidRPr="00E279CD">
        <w:rPr>
          <w:i/>
          <w:iCs/>
        </w:rPr>
        <w:t>back</w:t>
      </w:r>
      <w:r w:rsidRPr="00E279CD">
        <w:rPr>
          <w:rFonts w:ascii="Cambria Math" w:hAnsi="Cambria Math" w:cs="Cambria Math"/>
          <w:i/>
          <w:iCs/>
        </w:rPr>
        <w:t>‑</w:t>
      </w:r>
      <w:r w:rsidRPr="00E279CD">
        <w:rPr>
          <w:i/>
          <w:iCs/>
        </w:rPr>
        <w:t>end</w:t>
      </w:r>
      <w:r>
        <w:t xml:space="preserve"> de MovieMate sigue una arquitectura en tres capas basada en el patr</w:t>
      </w:r>
      <w:r>
        <w:rPr>
          <w:rFonts w:ascii="Calibri" w:hAnsi="Calibri" w:cs="Calibri"/>
        </w:rPr>
        <w:t>ó</w:t>
      </w:r>
      <w:r>
        <w:t>n MVC, donde se separan claramente los controladores web, la l</w:t>
      </w:r>
      <w:r>
        <w:rPr>
          <w:rFonts w:ascii="Calibri" w:hAnsi="Calibri" w:cs="Calibri"/>
        </w:rPr>
        <w:t>ó</w:t>
      </w:r>
      <w:r>
        <w:t>gica de negocio y el acceso a datos. El servidor expon</w:t>
      </w:r>
      <w:r w:rsidR="00685C87">
        <w:t>e</w:t>
      </w:r>
      <w:r>
        <w:t xml:space="preserve"> una API RESTful consumida por el cliente web y potencialmente por otros clientes de terceros.</w:t>
      </w:r>
    </w:p>
    <w:p w14:paraId="4BCFA7EB" w14:textId="765E4118" w:rsidR="003B2D44" w:rsidRDefault="003B2D44" w:rsidP="003B2D44">
      <w:r>
        <w:t xml:space="preserve">En la capa de presentación se sitúan los controladores REST, encargados de recibir las peticiones HTTP, validar los datos de entrada y devolver respuestas JSON adecuadas. Estos controladores están organizados por dominios funcionales, agrupando </w:t>
      </w:r>
      <w:r w:rsidRPr="00EC4770">
        <w:rPr>
          <w:i/>
          <w:iCs/>
          <w:rPrChange w:id="86" w:author="FRANCISCO GARCIA SANCHEZ" w:date="2026-02-09T11:05:00Z" w16du:dateUtc="2026-02-09T10:05:00Z">
            <w:rPr/>
          </w:rPrChange>
        </w:rPr>
        <w:t>endpoints</w:t>
      </w:r>
      <w:r>
        <w:t xml:space="preserve"> relacionados con autenticación, usuarios, contenido, listas, valoraciones, seguidores o actividad. Cada controlador delega la lógica de negocio en servicios especializados, evitando mezclar reglas de negocio con detalles de transporte.</w:t>
      </w:r>
    </w:p>
    <w:p w14:paraId="78E3E24B" w14:textId="5EE445FF" w:rsidR="003B2D44" w:rsidRDefault="003B2D44" w:rsidP="003B2D44">
      <w:r>
        <w:t xml:space="preserve">La capa de aplicación está formada por servicios que encapsulan la lógica de negocio de la plataforma, coordinando las operaciones entre las distintas entidades y repositorios. Estos servicios implementan casos de uso como la creación de listas, la emisión de valoraciones, la actualización de estadísticas de usuario o la generación del </w:t>
      </w:r>
      <w:r w:rsidRPr="00640D24">
        <w:rPr>
          <w:i/>
          <w:iCs/>
          <w:rPrChange w:id="87" w:author="FRANCISCO GARCIA SANCHEZ" w:date="2026-02-09T11:17:00Z" w16du:dateUtc="2026-02-09T10:17:00Z">
            <w:rPr/>
          </w:rPrChange>
        </w:rPr>
        <w:t>feed</w:t>
      </w:r>
      <w:r>
        <w:t xml:space="preserve"> de actividad, garantizando la consistencia de los datos y aplicando las validaciones necesarias. Adicionalmente, se incluye un servicio de integración con TMDB, responsable de sincronizar información externa de películas y series con el modelo interno de la aplicación.</w:t>
      </w:r>
    </w:p>
    <w:p w14:paraId="18A1B30D" w14:textId="1FDFC021" w:rsidR="003B2D44" w:rsidRDefault="003B2D44" w:rsidP="003B2D44">
      <w:r>
        <w:t>La capa de persistencia defin</w:t>
      </w:r>
      <w:r w:rsidR="00685C87">
        <w:t>e</w:t>
      </w:r>
      <w:r>
        <w:t xml:space="preserve"> repositorios por cada entidad principal del dominio. Estos repositorios proporcionan operaciones CRUD</w:t>
      </w:r>
      <w:r w:rsidR="00FD7390">
        <w:t xml:space="preserve"> (</w:t>
      </w:r>
      <w:r w:rsidR="00FD7390" w:rsidRPr="00977370">
        <w:rPr>
          <w:i/>
          <w:iCs/>
        </w:rPr>
        <w:t>Create, Read, Update, Delete</w:t>
      </w:r>
      <w:r w:rsidR="00FD7390">
        <w:t xml:space="preserve">) </w:t>
      </w:r>
      <w:r>
        <w:t>básicas y consultas derivadas a partir de nombres de método o mediante consultas personalizadas cuando es necesario.</w:t>
      </w:r>
    </w:p>
    <w:p w14:paraId="739C0BC9" w14:textId="76D30AC9" w:rsidR="002D7CD7" w:rsidRPr="007B1868" w:rsidRDefault="003B2D44" w:rsidP="002D7CD7">
      <w:r>
        <w:lastRenderedPageBreak/>
        <w:t xml:space="preserve">La API REST de MovieMate se ha diseñado siguiendo principios RESTful, usando sustantivos en plural para los recursos y métodos HTTP estándar para expresar las operaciones. A modo de resumen, en la siguiente tabla se describen los principales </w:t>
      </w:r>
      <w:r w:rsidRPr="00612201">
        <w:rPr>
          <w:i/>
          <w:iCs/>
          <w:rPrChange w:id="88" w:author="FRANCISCO GARCIA SANCHEZ" w:date="2026-02-09T11:30:00Z" w16du:dateUtc="2026-02-09T10:30:00Z">
            <w:rPr/>
          </w:rPrChange>
        </w:rPr>
        <w:t>endpoints</w:t>
      </w:r>
      <w:r>
        <w:t xml:space="preserve"> disponibles y las operaciones asociadas a cada uno de ellos:</w:t>
      </w:r>
    </w:p>
    <w:p w14:paraId="15D5651F" w14:textId="7439F36B" w:rsidR="002D7CD7" w:rsidRDefault="002D7CD7" w:rsidP="002D7CD7">
      <w:pPr>
        <w:pStyle w:val="Descripcin"/>
        <w:keepNext/>
      </w:pPr>
      <w:bookmarkStart w:id="89" w:name="_Toc222830901"/>
      <w:r>
        <w:t xml:space="preserve">Tabla </w:t>
      </w:r>
      <w:fldSimple w:instr=" SEQ Tabla \* ARABIC ">
        <w:r>
          <w:rPr>
            <w:noProof/>
          </w:rPr>
          <w:t>4</w:t>
        </w:r>
      </w:fldSimple>
      <w:r>
        <w:t xml:space="preserve">. </w:t>
      </w:r>
      <w:commentRangeStart w:id="90"/>
      <w:commentRangeStart w:id="91"/>
      <w:r w:rsidRPr="00612201">
        <w:rPr>
          <w:i/>
          <w:iCs/>
          <w:rPrChange w:id="92" w:author="FRANCISCO GARCIA SANCHEZ" w:date="2026-02-09T11:30:00Z" w16du:dateUtc="2026-02-09T10:30:00Z">
            <w:rPr/>
          </w:rPrChange>
        </w:rPr>
        <w:t>Endpoints</w:t>
      </w:r>
      <w:commentRangeEnd w:id="90"/>
      <w:r w:rsidR="00DD7A78">
        <w:rPr>
          <w:rStyle w:val="Refdecomentario"/>
          <w:sz w:val="18"/>
          <w:szCs w:val="18"/>
        </w:rPr>
        <w:commentReference w:id="90"/>
      </w:r>
      <w:commentRangeEnd w:id="91"/>
      <w:r w:rsidR="00511E3F">
        <w:rPr>
          <w:rStyle w:val="Refdecomentario"/>
          <w:sz w:val="18"/>
          <w:szCs w:val="18"/>
        </w:rPr>
        <w:commentReference w:id="91"/>
      </w:r>
      <w:r>
        <w:t xml:space="preserve"> de la aplicación</w:t>
      </w:r>
      <w:bookmarkEnd w:id="89"/>
    </w:p>
    <w:tbl>
      <w:tblPr>
        <w:tblStyle w:val="Tablaconcuadrcula"/>
        <w:tblW w:w="5000" w:type="pct"/>
        <w:tblLook w:val="04A0" w:firstRow="1" w:lastRow="0" w:firstColumn="1" w:lastColumn="0" w:noHBand="0" w:noVBand="1"/>
      </w:tblPr>
      <w:tblGrid>
        <w:gridCol w:w="3686"/>
        <w:gridCol w:w="573"/>
        <w:gridCol w:w="695"/>
        <w:gridCol w:w="586"/>
        <w:gridCol w:w="879"/>
        <w:gridCol w:w="2301"/>
      </w:tblGrid>
      <w:tr w:rsidR="00DA4D3B" w:rsidRPr="007B1868" w14:paraId="7D43D1DD" w14:textId="574EEAF2" w:rsidTr="00DA4D3B">
        <w:tc>
          <w:tcPr>
            <w:tcW w:w="2114" w:type="pct"/>
          </w:tcPr>
          <w:p w14:paraId="6C65300B" w14:textId="57D4BDF3" w:rsidR="00DA4D3B" w:rsidRPr="007B1868" w:rsidRDefault="00DA4D3B" w:rsidP="00F31E6E">
            <w:pPr>
              <w:rPr>
                <w:b/>
                <w:bCs/>
              </w:rPr>
            </w:pPr>
            <w:r w:rsidRPr="007B1868">
              <w:rPr>
                <w:b/>
                <w:bCs/>
              </w:rPr>
              <w:t>Endpoint</w:t>
            </w:r>
          </w:p>
        </w:tc>
        <w:tc>
          <w:tcPr>
            <w:tcW w:w="329" w:type="pct"/>
          </w:tcPr>
          <w:p w14:paraId="00F118D3" w14:textId="0960F6D7" w:rsidR="00DA4D3B" w:rsidRPr="007B1868" w:rsidRDefault="00DA4D3B" w:rsidP="00F31E6E">
            <w:pPr>
              <w:rPr>
                <w:b/>
                <w:bCs/>
              </w:rPr>
            </w:pPr>
            <w:r w:rsidRPr="007B1868">
              <w:rPr>
                <w:b/>
                <w:bCs/>
              </w:rPr>
              <w:t>GET</w:t>
            </w:r>
          </w:p>
        </w:tc>
        <w:tc>
          <w:tcPr>
            <w:tcW w:w="399" w:type="pct"/>
          </w:tcPr>
          <w:p w14:paraId="3C520FD3" w14:textId="5D60904D" w:rsidR="00DA4D3B" w:rsidRPr="007B1868" w:rsidRDefault="00DA4D3B" w:rsidP="00F31E6E">
            <w:pPr>
              <w:rPr>
                <w:b/>
                <w:bCs/>
              </w:rPr>
            </w:pPr>
            <w:r w:rsidRPr="007B1868">
              <w:rPr>
                <w:b/>
                <w:bCs/>
              </w:rPr>
              <w:t>POST</w:t>
            </w:r>
          </w:p>
        </w:tc>
        <w:tc>
          <w:tcPr>
            <w:tcW w:w="336" w:type="pct"/>
          </w:tcPr>
          <w:p w14:paraId="3335DBD5" w14:textId="6968DDBA" w:rsidR="00DA4D3B" w:rsidRPr="007B1868" w:rsidRDefault="00DA4D3B" w:rsidP="00F31E6E">
            <w:pPr>
              <w:rPr>
                <w:b/>
                <w:bCs/>
              </w:rPr>
            </w:pPr>
            <w:r w:rsidRPr="007B1868">
              <w:rPr>
                <w:b/>
                <w:bCs/>
              </w:rPr>
              <w:t>PUT</w:t>
            </w:r>
          </w:p>
        </w:tc>
        <w:tc>
          <w:tcPr>
            <w:tcW w:w="462" w:type="pct"/>
          </w:tcPr>
          <w:p w14:paraId="343F58F1" w14:textId="2FE65894" w:rsidR="00DA4D3B" w:rsidRPr="007B1868" w:rsidRDefault="00DA4D3B" w:rsidP="00F31E6E">
            <w:pPr>
              <w:rPr>
                <w:b/>
                <w:bCs/>
              </w:rPr>
            </w:pPr>
            <w:r w:rsidRPr="007B1868">
              <w:rPr>
                <w:b/>
                <w:bCs/>
              </w:rPr>
              <w:t>DELETE</w:t>
            </w:r>
          </w:p>
        </w:tc>
        <w:tc>
          <w:tcPr>
            <w:tcW w:w="1362" w:type="pct"/>
          </w:tcPr>
          <w:p w14:paraId="099825D3" w14:textId="344C9DC9" w:rsidR="00DA4D3B" w:rsidRPr="007B1868" w:rsidRDefault="00DA4D3B" w:rsidP="00F31E6E">
            <w:pPr>
              <w:rPr>
                <w:b/>
                <w:bCs/>
              </w:rPr>
            </w:pPr>
            <w:r>
              <w:rPr>
                <w:b/>
                <w:bCs/>
              </w:rPr>
              <w:t>Descripción</w:t>
            </w:r>
          </w:p>
        </w:tc>
      </w:tr>
      <w:tr w:rsidR="00DA4D3B" w:rsidRPr="007B1868" w14:paraId="3AFAEC28" w14:textId="2CEFD650" w:rsidTr="00DA4D3B">
        <w:tc>
          <w:tcPr>
            <w:tcW w:w="2114" w:type="pct"/>
          </w:tcPr>
          <w:p w14:paraId="2DD713F5" w14:textId="4ECA4926" w:rsidR="00DA4D3B" w:rsidRPr="007B1868" w:rsidRDefault="00DA4D3B" w:rsidP="00F31E6E">
            <w:r w:rsidRPr="007B1868">
              <w:t>/</w:t>
            </w:r>
            <w:r>
              <w:t>api/auth/register</w:t>
            </w:r>
          </w:p>
        </w:tc>
        <w:tc>
          <w:tcPr>
            <w:tcW w:w="329" w:type="pct"/>
          </w:tcPr>
          <w:p w14:paraId="2F255D78" w14:textId="54D543B2" w:rsidR="00DA4D3B" w:rsidRPr="007B1868" w:rsidRDefault="00DA4D3B" w:rsidP="00CB679F">
            <w:pPr>
              <w:jc w:val="center"/>
            </w:pPr>
          </w:p>
        </w:tc>
        <w:tc>
          <w:tcPr>
            <w:tcW w:w="399" w:type="pct"/>
          </w:tcPr>
          <w:p w14:paraId="477F98AA" w14:textId="3586CA59" w:rsidR="00DA4D3B" w:rsidRPr="007B1868" w:rsidRDefault="00DA4D3B" w:rsidP="00CB679F">
            <w:pPr>
              <w:jc w:val="center"/>
            </w:pPr>
            <w:r w:rsidRPr="00CB679F">
              <w:rPr>
                <w:rFonts w:ascii="Segoe UI Symbol" w:hAnsi="Segoe UI Symbol" w:cs="Segoe UI Symbol"/>
              </w:rPr>
              <w:t>✔</w:t>
            </w:r>
          </w:p>
        </w:tc>
        <w:tc>
          <w:tcPr>
            <w:tcW w:w="336" w:type="pct"/>
          </w:tcPr>
          <w:p w14:paraId="051083F5" w14:textId="30A9C546" w:rsidR="00DA4D3B" w:rsidRPr="007B1868" w:rsidRDefault="00DA4D3B" w:rsidP="00CB679F">
            <w:pPr>
              <w:jc w:val="center"/>
            </w:pPr>
          </w:p>
        </w:tc>
        <w:tc>
          <w:tcPr>
            <w:tcW w:w="462" w:type="pct"/>
          </w:tcPr>
          <w:p w14:paraId="65A30B71" w14:textId="6584EB8D" w:rsidR="00DA4D3B" w:rsidRPr="007B1868" w:rsidRDefault="00DA4D3B" w:rsidP="00CB679F">
            <w:pPr>
              <w:jc w:val="center"/>
            </w:pPr>
          </w:p>
        </w:tc>
        <w:tc>
          <w:tcPr>
            <w:tcW w:w="1362" w:type="pct"/>
          </w:tcPr>
          <w:p w14:paraId="07FD798E" w14:textId="2D7CA20E" w:rsidR="00DA4D3B" w:rsidRPr="007B1868" w:rsidRDefault="00DA4D3B" w:rsidP="00312460">
            <w:pPr>
              <w:jc w:val="left"/>
            </w:pPr>
            <w:r>
              <w:t>Registrar nuevo usuario</w:t>
            </w:r>
          </w:p>
        </w:tc>
      </w:tr>
      <w:tr w:rsidR="00DA4D3B" w:rsidRPr="007B1868" w14:paraId="6D691844" w14:textId="222D02CC" w:rsidTr="00DA4D3B">
        <w:tc>
          <w:tcPr>
            <w:tcW w:w="2114" w:type="pct"/>
          </w:tcPr>
          <w:p w14:paraId="474288E8" w14:textId="156931A9" w:rsidR="00DA4D3B" w:rsidRPr="007B1868" w:rsidRDefault="00DA4D3B" w:rsidP="00F31E6E">
            <w:r w:rsidRPr="007B1868">
              <w:t>/</w:t>
            </w:r>
            <w:r>
              <w:t>api/auth/login</w:t>
            </w:r>
          </w:p>
        </w:tc>
        <w:tc>
          <w:tcPr>
            <w:tcW w:w="329" w:type="pct"/>
          </w:tcPr>
          <w:p w14:paraId="5E8B05F8" w14:textId="6FA2D514" w:rsidR="00DA4D3B" w:rsidRPr="007B1868" w:rsidRDefault="00DA4D3B" w:rsidP="00CB679F">
            <w:pPr>
              <w:jc w:val="center"/>
            </w:pPr>
          </w:p>
        </w:tc>
        <w:tc>
          <w:tcPr>
            <w:tcW w:w="399" w:type="pct"/>
          </w:tcPr>
          <w:p w14:paraId="1670E532" w14:textId="7DB24706" w:rsidR="00DA4D3B" w:rsidRPr="007B1868" w:rsidRDefault="00DA4D3B" w:rsidP="00CB679F">
            <w:pPr>
              <w:jc w:val="center"/>
            </w:pPr>
            <w:r w:rsidRPr="00CB679F">
              <w:rPr>
                <w:rFonts w:ascii="Segoe UI Symbol" w:hAnsi="Segoe UI Symbol" w:cs="Segoe UI Symbol"/>
              </w:rPr>
              <w:t>✔</w:t>
            </w:r>
          </w:p>
        </w:tc>
        <w:tc>
          <w:tcPr>
            <w:tcW w:w="336" w:type="pct"/>
          </w:tcPr>
          <w:p w14:paraId="04156A70" w14:textId="374D6F0B" w:rsidR="00DA4D3B" w:rsidRPr="007B1868" w:rsidRDefault="00DA4D3B" w:rsidP="00CB679F">
            <w:pPr>
              <w:jc w:val="center"/>
            </w:pPr>
          </w:p>
        </w:tc>
        <w:tc>
          <w:tcPr>
            <w:tcW w:w="462" w:type="pct"/>
          </w:tcPr>
          <w:p w14:paraId="44A0F1CD" w14:textId="6DE42C50" w:rsidR="00DA4D3B" w:rsidRPr="007B1868" w:rsidRDefault="00DA4D3B" w:rsidP="00CB679F">
            <w:pPr>
              <w:jc w:val="center"/>
            </w:pPr>
          </w:p>
        </w:tc>
        <w:tc>
          <w:tcPr>
            <w:tcW w:w="1362" w:type="pct"/>
          </w:tcPr>
          <w:p w14:paraId="33D10727" w14:textId="4C16DB20" w:rsidR="00DA4D3B" w:rsidRPr="007B1868" w:rsidRDefault="00DA4D3B" w:rsidP="00312460">
            <w:pPr>
              <w:jc w:val="left"/>
            </w:pPr>
            <w:r>
              <w:t>Iniciar sesión</w:t>
            </w:r>
          </w:p>
        </w:tc>
      </w:tr>
      <w:tr w:rsidR="00DA4D3B" w:rsidRPr="002D7CD7" w14:paraId="1ACB987C" w14:textId="750C4219" w:rsidTr="00DA4D3B">
        <w:tc>
          <w:tcPr>
            <w:tcW w:w="2114" w:type="pct"/>
          </w:tcPr>
          <w:p w14:paraId="73D4DDE3" w14:textId="6F0A6B53" w:rsidR="00DA4D3B" w:rsidRPr="007B1868" w:rsidRDefault="00DA4D3B" w:rsidP="00F31E6E">
            <w:r w:rsidRPr="007B1868">
              <w:t>/</w:t>
            </w:r>
            <w:r>
              <w:t>api/users/me/profile</w:t>
            </w:r>
          </w:p>
        </w:tc>
        <w:tc>
          <w:tcPr>
            <w:tcW w:w="329" w:type="pct"/>
          </w:tcPr>
          <w:p w14:paraId="485150F7" w14:textId="77777777" w:rsidR="00DA4D3B" w:rsidRPr="007B1868" w:rsidRDefault="00DA4D3B" w:rsidP="00CB679F">
            <w:pPr>
              <w:jc w:val="center"/>
            </w:pPr>
          </w:p>
        </w:tc>
        <w:tc>
          <w:tcPr>
            <w:tcW w:w="399" w:type="pct"/>
          </w:tcPr>
          <w:p w14:paraId="729BE52D" w14:textId="77777777" w:rsidR="00DA4D3B" w:rsidRPr="007B1868" w:rsidRDefault="00DA4D3B" w:rsidP="00CB679F">
            <w:pPr>
              <w:jc w:val="center"/>
            </w:pPr>
          </w:p>
        </w:tc>
        <w:tc>
          <w:tcPr>
            <w:tcW w:w="336" w:type="pct"/>
          </w:tcPr>
          <w:p w14:paraId="61B3DA32" w14:textId="6C868C4F" w:rsidR="00DA4D3B" w:rsidRPr="007B1868" w:rsidRDefault="00DA4D3B" w:rsidP="00CB679F">
            <w:pPr>
              <w:jc w:val="center"/>
            </w:pPr>
            <w:r w:rsidRPr="00CB679F">
              <w:rPr>
                <w:rFonts w:ascii="Segoe UI Symbol" w:hAnsi="Segoe UI Symbol" w:cs="Segoe UI Symbol"/>
              </w:rPr>
              <w:t>✔</w:t>
            </w:r>
          </w:p>
        </w:tc>
        <w:tc>
          <w:tcPr>
            <w:tcW w:w="462" w:type="pct"/>
          </w:tcPr>
          <w:p w14:paraId="4BC68AE7" w14:textId="77777777" w:rsidR="00DA4D3B" w:rsidRPr="007B1868" w:rsidRDefault="00DA4D3B" w:rsidP="00CB679F">
            <w:pPr>
              <w:jc w:val="center"/>
            </w:pPr>
          </w:p>
        </w:tc>
        <w:tc>
          <w:tcPr>
            <w:tcW w:w="1362" w:type="pct"/>
          </w:tcPr>
          <w:p w14:paraId="7250BE9A" w14:textId="1B517EB8" w:rsidR="00DA4D3B" w:rsidRPr="007B1868" w:rsidRDefault="00DA4D3B" w:rsidP="00312460">
            <w:pPr>
              <w:jc w:val="left"/>
            </w:pPr>
            <w:r>
              <w:t>Actualizar perfil de usuario</w:t>
            </w:r>
          </w:p>
        </w:tc>
      </w:tr>
      <w:tr w:rsidR="00DA4D3B" w:rsidRPr="00E93C13" w14:paraId="7B2687B6" w14:textId="1EAD0E29" w:rsidTr="00DA4D3B">
        <w:tc>
          <w:tcPr>
            <w:tcW w:w="2114" w:type="pct"/>
          </w:tcPr>
          <w:p w14:paraId="694BE9D3" w14:textId="317C8D93" w:rsidR="00DA4D3B" w:rsidRPr="00604232" w:rsidRDefault="00DA4D3B" w:rsidP="00F31E6E">
            <w:pPr>
              <w:rPr>
                <w:lang w:val="en-US"/>
              </w:rPr>
            </w:pPr>
            <w:r w:rsidRPr="00E93C13">
              <w:rPr>
                <w:lang w:val="en-US"/>
              </w:rPr>
              <w:t>/api/users</w:t>
            </w:r>
            <w:r>
              <w:rPr>
                <w:lang w:val="en-US"/>
              </w:rPr>
              <w:t>/me/public-status</w:t>
            </w:r>
          </w:p>
        </w:tc>
        <w:tc>
          <w:tcPr>
            <w:tcW w:w="329" w:type="pct"/>
          </w:tcPr>
          <w:p w14:paraId="205637B8" w14:textId="77777777" w:rsidR="00DA4D3B" w:rsidRPr="00E93C13" w:rsidRDefault="00DA4D3B" w:rsidP="00CB679F">
            <w:pPr>
              <w:jc w:val="center"/>
              <w:rPr>
                <w:lang w:val="en-US"/>
              </w:rPr>
            </w:pPr>
          </w:p>
        </w:tc>
        <w:tc>
          <w:tcPr>
            <w:tcW w:w="399" w:type="pct"/>
          </w:tcPr>
          <w:p w14:paraId="26A44F2F" w14:textId="77777777" w:rsidR="00DA4D3B" w:rsidRPr="00E93C13" w:rsidRDefault="00DA4D3B" w:rsidP="00CB679F">
            <w:pPr>
              <w:jc w:val="center"/>
              <w:rPr>
                <w:lang w:val="en-US"/>
              </w:rPr>
            </w:pPr>
          </w:p>
        </w:tc>
        <w:tc>
          <w:tcPr>
            <w:tcW w:w="336" w:type="pct"/>
          </w:tcPr>
          <w:p w14:paraId="087E808A" w14:textId="3917F9D2" w:rsidR="00DA4D3B" w:rsidRPr="00E93C13" w:rsidRDefault="00DA4D3B" w:rsidP="00CB679F">
            <w:pPr>
              <w:jc w:val="center"/>
              <w:rPr>
                <w:rFonts w:ascii="Segoe UI Symbol" w:hAnsi="Segoe UI Symbol" w:cs="Segoe UI Symbol"/>
                <w:lang w:val="en-US"/>
              </w:rPr>
            </w:pPr>
            <w:r w:rsidRPr="00CB679F">
              <w:rPr>
                <w:rFonts w:ascii="Segoe UI Symbol" w:hAnsi="Segoe UI Symbol" w:cs="Segoe UI Symbol"/>
              </w:rPr>
              <w:t>✔</w:t>
            </w:r>
          </w:p>
        </w:tc>
        <w:tc>
          <w:tcPr>
            <w:tcW w:w="462" w:type="pct"/>
          </w:tcPr>
          <w:p w14:paraId="7815E607" w14:textId="77777777" w:rsidR="00DA4D3B" w:rsidRPr="00E93C13" w:rsidRDefault="00DA4D3B" w:rsidP="00CB679F">
            <w:pPr>
              <w:jc w:val="center"/>
              <w:rPr>
                <w:lang w:val="en-US"/>
              </w:rPr>
            </w:pPr>
          </w:p>
        </w:tc>
        <w:tc>
          <w:tcPr>
            <w:tcW w:w="1362" w:type="pct"/>
          </w:tcPr>
          <w:p w14:paraId="70050A3E" w14:textId="0310A77B" w:rsidR="00DA4D3B" w:rsidRPr="00E93C13" w:rsidRDefault="00DA4D3B" w:rsidP="00312460">
            <w:pPr>
              <w:jc w:val="left"/>
              <w:rPr>
                <w:lang w:val="en-US"/>
              </w:rPr>
            </w:pPr>
            <w:r>
              <w:rPr>
                <w:lang w:val="en-US"/>
              </w:rPr>
              <w:t>Actualizar visibilidad del perfil</w:t>
            </w:r>
          </w:p>
        </w:tc>
      </w:tr>
      <w:tr w:rsidR="00DA4D3B" w:rsidRPr="007B1868" w14:paraId="040BE992" w14:textId="0C66D414" w:rsidTr="00DA4D3B">
        <w:tc>
          <w:tcPr>
            <w:tcW w:w="2114" w:type="pct"/>
          </w:tcPr>
          <w:p w14:paraId="0FA59B5A" w14:textId="1CAAAA81" w:rsidR="00DA4D3B" w:rsidRPr="003B2D44" w:rsidRDefault="00DA4D3B" w:rsidP="00F31E6E">
            <w:pPr>
              <w:rPr>
                <w:lang w:val="en-US"/>
              </w:rPr>
            </w:pPr>
            <w:r w:rsidRPr="007B1868">
              <w:t>/</w:t>
            </w:r>
            <w:r>
              <w:t>api/users</w:t>
            </w:r>
          </w:p>
        </w:tc>
        <w:tc>
          <w:tcPr>
            <w:tcW w:w="329" w:type="pct"/>
          </w:tcPr>
          <w:p w14:paraId="5F45780D" w14:textId="44900388" w:rsidR="00DA4D3B" w:rsidRPr="007B1868" w:rsidRDefault="00DA4D3B" w:rsidP="00CB679F">
            <w:pPr>
              <w:jc w:val="center"/>
            </w:pPr>
            <w:r w:rsidRPr="00CB679F">
              <w:rPr>
                <w:rFonts w:ascii="Segoe UI Symbol" w:hAnsi="Segoe UI Symbol" w:cs="Segoe UI Symbol"/>
              </w:rPr>
              <w:t>✔</w:t>
            </w:r>
          </w:p>
        </w:tc>
        <w:tc>
          <w:tcPr>
            <w:tcW w:w="399" w:type="pct"/>
          </w:tcPr>
          <w:p w14:paraId="071B78F2" w14:textId="77777777" w:rsidR="00DA4D3B" w:rsidRPr="007B1868" w:rsidRDefault="00DA4D3B" w:rsidP="00CB679F">
            <w:pPr>
              <w:jc w:val="center"/>
            </w:pPr>
          </w:p>
        </w:tc>
        <w:tc>
          <w:tcPr>
            <w:tcW w:w="336" w:type="pct"/>
          </w:tcPr>
          <w:p w14:paraId="43FB96CF" w14:textId="77777777" w:rsidR="00DA4D3B" w:rsidRPr="007B1868" w:rsidRDefault="00DA4D3B" w:rsidP="00CB679F">
            <w:pPr>
              <w:jc w:val="center"/>
            </w:pPr>
          </w:p>
        </w:tc>
        <w:tc>
          <w:tcPr>
            <w:tcW w:w="462" w:type="pct"/>
          </w:tcPr>
          <w:p w14:paraId="25D55433" w14:textId="77777777" w:rsidR="00DA4D3B" w:rsidRPr="007B1868" w:rsidRDefault="00DA4D3B" w:rsidP="00CB679F">
            <w:pPr>
              <w:jc w:val="center"/>
            </w:pPr>
          </w:p>
        </w:tc>
        <w:tc>
          <w:tcPr>
            <w:tcW w:w="1362" w:type="pct"/>
          </w:tcPr>
          <w:p w14:paraId="5FE2B7F0" w14:textId="7CC6B24B" w:rsidR="00DA4D3B" w:rsidRPr="007B1868" w:rsidRDefault="00DA4D3B" w:rsidP="00312460">
            <w:pPr>
              <w:jc w:val="left"/>
            </w:pPr>
            <w:r>
              <w:t xml:space="preserve">Buscar usuarios por </w:t>
            </w:r>
            <w:r w:rsidRPr="00DA4D3B">
              <w:rPr>
                <w:i/>
                <w:iCs/>
              </w:rPr>
              <w:t>query</w:t>
            </w:r>
          </w:p>
        </w:tc>
      </w:tr>
      <w:tr w:rsidR="00DA4D3B" w:rsidRPr="007B1868" w14:paraId="51ED3060" w14:textId="17B766A1" w:rsidTr="00DA4D3B">
        <w:tc>
          <w:tcPr>
            <w:tcW w:w="2114" w:type="pct"/>
          </w:tcPr>
          <w:p w14:paraId="580C2CA0" w14:textId="5A5BE995" w:rsidR="00DA4D3B" w:rsidRPr="007B1868" w:rsidRDefault="00DA4D3B" w:rsidP="00F31E6E">
            <w:r>
              <w:t>/api/users/</w:t>
            </w:r>
            <w:r>
              <w:rPr>
                <w:lang w:val="en-US"/>
              </w:rPr>
              <w:t>{userId}</w:t>
            </w:r>
          </w:p>
        </w:tc>
        <w:tc>
          <w:tcPr>
            <w:tcW w:w="329" w:type="pct"/>
          </w:tcPr>
          <w:p w14:paraId="6618E4DE" w14:textId="23BE50F2" w:rsidR="00DA4D3B" w:rsidRPr="007B1868" w:rsidRDefault="00DA4D3B" w:rsidP="00CB679F">
            <w:pPr>
              <w:jc w:val="center"/>
            </w:pPr>
            <w:r w:rsidRPr="00CB679F">
              <w:rPr>
                <w:rFonts w:ascii="Segoe UI Symbol" w:hAnsi="Segoe UI Symbol" w:cs="Segoe UI Symbol"/>
              </w:rPr>
              <w:t>✔</w:t>
            </w:r>
          </w:p>
        </w:tc>
        <w:tc>
          <w:tcPr>
            <w:tcW w:w="399" w:type="pct"/>
          </w:tcPr>
          <w:p w14:paraId="64110452" w14:textId="77777777" w:rsidR="00DA4D3B" w:rsidRPr="007B1868" w:rsidRDefault="00DA4D3B" w:rsidP="00CB679F">
            <w:pPr>
              <w:jc w:val="center"/>
            </w:pPr>
          </w:p>
        </w:tc>
        <w:tc>
          <w:tcPr>
            <w:tcW w:w="336" w:type="pct"/>
          </w:tcPr>
          <w:p w14:paraId="7BDF984D" w14:textId="77777777" w:rsidR="00DA4D3B" w:rsidRPr="007B1868" w:rsidRDefault="00DA4D3B" w:rsidP="00CB679F">
            <w:pPr>
              <w:jc w:val="center"/>
            </w:pPr>
          </w:p>
        </w:tc>
        <w:tc>
          <w:tcPr>
            <w:tcW w:w="462" w:type="pct"/>
          </w:tcPr>
          <w:p w14:paraId="4BE2ABFF" w14:textId="77777777" w:rsidR="00DA4D3B" w:rsidRPr="007B1868" w:rsidRDefault="00DA4D3B" w:rsidP="00CB679F">
            <w:pPr>
              <w:jc w:val="center"/>
            </w:pPr>
          </w:p>
        </w:tc>
        <w:tc>
          <w:tcPr>
            <w:tcW w:w="1362" w:type="pct"/>
          </w:tcPr>
          <w:p w14:paraId="71E8EC4D" w14:textId="73494677" w:rsidR="00DA4D3B" w:rsidRPr="007B1868" w:rsidRDefault="00DA4D3B" w:rsidP="00312460">
            <w:pPr>
              <w:jc w:val="left"/>
            </w:pPr>
            <w:r>
              <w:t>Obtener un usuario por ID</w:t>
            </w:r>
          </w:p>
        </w:tc>
      </w:tr>
      <w:tr w:rsidR="00DA4D3B" w:rsidRPr="007B1868" w14:paraId="0DCD2785" w14:textId="0FBE408F" w:rsidTr="00DA4D3B">
        <w:tc>
          <w:tcPr>
            <w:tcW w:w="2114" w:type="pct"/>
          </w:tcPr>
          <w:p w14:paraId="06D7B278" w14:textId="2935187F" w:rsidR="00DA4D3B" w:rsidRPr="005E1014" w:rsidRDefault="00DA4D3B" w:rsidP="00F31E6E">
            <w:pPr>
              <w:rPr>
                <w:lang w:val="en-US"/>
              </w:rPr>
            </w:pPr>
            <w:r>
              <w:t>/api/users/</w:t>
            </w:r>
            <w:r>
              <w:rPr>
                <w:lang w:val="en-US"/>
              </w:rPr>
              <w:t>{userId}/stats</w:t>
            </w:r>
          </w:p>
        </w:tc>
        <w:tc>
          <w:tcPr>
            <w:tcW w:w="329" w:type="pct"/>
          </w:tcPr>
          <w:p w14:paraId="1BE6497D" w14:textId="0CF35388" w:rsidR="00DA4D3B" w:rsidRPr="007B1868" w:rsidRDefault="00DA4D3B" w:rsidP="00CB679F">
            <w:pPr>
              <w:jc w:val="center"/>
            </w:pPr>
            <w:r w:rsidRPr="00CB679F">
              <w:rPr>
                <w:rFonts w:ascii="Segoe UI Symbol" w:hAnsi="Segoe UI Symbol" w:cs="Segoe UI Symbol"/>
              </w:rPr>
              <w:t>✔</w:t>
            </w:r>
          </w:p>
        </w:tc>
        <w:tc>
          <w:tcPr>
            <w:tcW w:w="399" w:type="pct"/>
          </w:tcPr>
          <w:p w14:paraId="6C9DF41C" w14:textId="77777777" w:rsidR="00DA4D3B" w:rsidRPr="007B1868" w:rsidRDefault="00DA4D3B" w:rsidP="00CB679F">
            <w:pPr>
              <w:jc w:val="center"/>
            </w:pPr>
          </w:p>
        </w:tc>
        <w:tc>
          <w:tcPr>
            <w:tcW w:w="336" w:type="pct"/>
          </w:tcPr>
          <w:p w14:paraId="02AABCC1" w14:textId="77777777" w:rsidR="00DA4D3B" w:rsidRPr="007B1868" w:rsidRDefault="00DA4D3B" w:rsidP="00CB679F">
            <w:pPr>
              <w:jc w:val="center"/>
            </w:pPr>
          </w:p>
        </w:tc>
        <w:tc>
          <w:tcPr>
            <w:tcW w:w="462" w:type="pct"/>
          </w:tcPr>
          <w:p w14:paraId="6B17DED9" w14:textId="77777777" w:rsidR="00DA4D3B" w:rsidRPr="007B1868" w:rsidRDefault="00DA4D3B" w:rsidP="00CB679F">
            <w:pPr>
              <w:jc w:val="center"/>
            </w:pPr>
          </w:p>
        </w:tc>
        <w:tc>
          <w:tcPr>
            <w:tcW w:w="1362" w:type="pct"/>
          </w:tcPr>
          <w:p w14:paraId="10BF67B9" w14:textId="04B0C757" w:rsidR="00DA4D3B" w:rsidRPr="007B1868" w:rsidRDefault="00DA4D3B" w:rsidP="00312460">
            <w:pPr>
              <w:jc w:val="left"/>
            </w:pPr>
            <w:r>
              <w:t>Obtener estadísticas de un usuario</w:t>
            </w:r>
          </w:p>
        </w:tc>
      </w:tr>
      <w:tr w:rsidR="00DA4D3B" w:rsidRPr="007B1868" w14:paraId="1F4E1BD2" w14:textId="19FAD969" w:rsidTr="00DA4D3B">
        <w:tc>
          <w:tcPr>
            <w:tcW w:w="2114" w:type="pct"/>
          </w:tcPr>
          <w:p w14:paraId="612722A9" w14:textId="642F7169" w:rsidR="00DA4D3B" w:rsidRDefault="00DA4D3B" w:rsidP="00F31E6E">
            <w:r>
              <w:t>/api/users/username/{username}</w:t>
            </w:r>
          </w:p>
        </w:tc>
        <w:tc>
          <w:tcPr>
            <w:tcW w:w="329" w:type="pct"/>
          </w:tcPr>
          <w:p w14:paraId="3569880F" w14:textId="40B62D0C" w:rsidR="00DA4D3B" w:rsidRPr="007B1868" w:rsidRDefault="00DA4D3B" w:rsidP="00CB679F">
            <w:pPr>
              <w:jc w:val="center"/>
            </w:pPr>
            <w:r w:rsidRPr="00CB679F">
              <w:rPr>
                <w:rFonts w:ascii="Segoe UI Symbol" w:hAnsi="Segoe UI Symbol" w:cs="Segoe UI Symbol"/>
              </w:rPr>
              <w:t>✔</w:t>
            </w:r>
          </w:p>
        </w:tc>
        <w:tc>
          <w:tcPr>
            <w:tcW w:w="399" w:type="pct"/>
          </w:tcPr>
          <w:p w14:paraId="2C95790C" w14:textId="77777777" w:rsidR="00DA4D3B" w:rsidRPr="007B1868" w:rsidRDefault="00DA4D3B" w:rsidP="00CB679F">
            <w:pPr>
              <w:jc w:val="center"/>
            </w:pPr>
          </w:p>
        </w:tc>
        <w:tc>
          <w:tcPr>
            <w:tcW w:w="336" w:type="pct"/>
          </w:tcPr>
          <w:p w14:paraId="7D5193C7" w14:textId="77777777" w:rsidR="00DA4D3B" w:rsidRPr="007B1868" w:rsidRDefault="00DA4D3B" w:rsidP="00CB679F">
            <w:pPr>
              <w:jc w:val="center"/>
            </w:pPr>
          </w:p>
        </w:tc>
        <w:tc>
          <w:tcPr>
            <w:tcW w:w="462" w:type="pct"/>
          </w:tcPr>
          <w:p w14:paraId="3D9F3201" w14:textId="77777777" w:rsidR="00DA4D3B" w:rsidRPr="007B1868" w:rsidRDefault="00DA4D3B" w:rsidP="00CB679F">
            <w:pPr>
              <w:jc w:val="center"/>
            </w:pPr>
          </w:p>
        </w:tc>
        <w:tc>
          <w:tcPr>
            <w:tcW w:w="1362" w:type="pct"/>
          </w:tcPr>
          <w:p w14:paraId="47734345" w14:textId="08C0A962" w:rsidR="00DA4D3B" w:rsidRPr="007B1868" w:rsidRDefault="00DA4D3B" w:rsidP="00312460">
            <w:pPr>
              <w:jc w:val="left"/>
            </w:pPr>
            <w:r>
              <w:t>Obtener un usuario por nombre de usuario</w:t>
            </w:r>
          </w:p>
        </w:tc>
      </w:tr>
      <w:tr w:rsidR="00DA4D3B" w:rsidRPr="007B1868" w14:paraId="282604BF" w14:textId="2BE89BC3" w:rsidTr="00DA4D3B">
        <w:tc>
          <w:tcPr>
            <w:tcW w:w="2114" w:type="pct"/>
          </w:tcPr>
          <w:p w14:paraId="1E621BF0" w14:textId="5893B119" w:rsidR="00DA4D3B" w:rsidRDefault="00DA4D3B" w:rsidP="00F31E6E">
            <w:r>
              <w:t>/api/users/suggestions</w:t>
            </w:r>
          </w:p>
        </w:tc>
        <w:tc>
          <w:tcPr>
            <w:tcW w:w="329" w:type="pct"/>
          </w:tcPr>
          <w:p w14:paraId="34D67FCF" w14:textId="75526CF6" w:rsidR="00DA4D3B" w:rsidRPr="007B1868" w:rsidRDefault="00DA4D3B" w:rsidP="00CB679F">
            <w:pPr>
              <w:jc w:val="center"/>
            </w:pPr>
            <w:r w:rsidRPr="00CB679F">
              <w:rPr>
                <w:rFonts w:ascii="Segoe UI Symbol" w:hAnsi="Segoe UI Symbol" w:cs="Segoe UI Symbol"/>
              </w:rPr>
              <w:t>✔</w:t>
            </w:r>
          </w:p>
        </w:tc>
        <w:tc>
          <w:tcPr>
            <w:tcW w:w="399" w:type="pct"/>
          </w:tcPr>
          <w:p w14:paraId="23F1F5D4" w14:textId="77777777" w:rsidR="00DA4D3B" w:rsidRPr="007B1868" w:rsidRDefault="00DA4D3B" w:rsidP="00CB679F">
            <w:pPr>
              <w:jc w:val="center"/>
            </w:pPr>
          </w:p>
        </w:tc>
        <w:tc>
          <w:tcPr>
            <w:tcW w:w="336" w:type="pct"/>
          </w:tcPr>
          <w:p w14:paraId="14708063" w14:textId="77777777" w:rsidR="00DA4D3B" w:rsidRPr="007B1868" w:rsidRDefault="00DA4D3B" w:rsidP="00CB679F">
            <w:pPr>
              <w:jc w:val="center"/>
            </w:pPr>
          </w:p>
        </w:tc>
        <w:tc>
          <w:tcPr>
            <w:tcW w:w="462" w:type="pct"/>
          </w:tcPr>
          <w:p w14:paraId="3AFA1C8C" w14:textId="77777777" w:rsidR="00DA4D3B" w:rsidRPr="007B1868" w:rsidRDefault="00DA4D3B" w:rsidP="00CB679F">
            <w:pPr>
              <w:jc w:val="center"/>
            </w:pPr>
          </w:p>
        </w:tc>
        <w:tc>
          <w:tcPr>
            <w:tcW w:w="1362" w:type="pct"/>
          </w:tcPr>
          <w:p w14:paraId="15AC5EAF" w14:textId="76D28C08" w:rsidR="00DA4D3B" w:rsidRPr="007B1868" w:rsidRDefault="00DA4D3B" w:rsidP="00312460">
            <w:pPr>
              <w:jc w:val="left"/>
            </w:pPr>
            <w:r>
              <w:t>Obtener sugerencias de usuario</w:t>
            </w:r>
          </w:p>
        </w:tc>
      </w:tr>
      <w:tr w:rsidR="00DA4D3B" w:rsidRPr="007B1868" w14:paraId="65797FBC" w14:textId="10B9270F" w:rsidTr="00DA4D3B">
        <w:tc>
          <w:tcPr>
            <w:tcW w:w="2114" w:type="pct"/>
          </w:tcPr>
          <w:p w14:paraId="30DDBE56" w14:textId="5E1086BD" w:rsidR="00DA4D3B" w:rsidRDefault="00DA4D3B" w:rsidP="00F31E6E">
            <w:r>
              <w:t>/api/users/me</w:t>
            </w:r>
          </w:p>
        </w:tc>
        <w:tc>
          <w:tcPr>
            <w:tcW w:w="329" w:type="pct"/>
          </w:tcPr>
          <w:p w14:paraId="45DBC2DB" w14:textId="3640C739" w:rsidR="00DA4D3B" w:rsidRPr="007B1868" w:rsidRDefault="00DA4D3B" w:rsidP="00CB679F">
            <w:pPr>
              <w:jc w:val="center"/>
            </w:pPr>
            <w:r w:rsidRPr="00CB679F">
              <w:rPr>
                <w:rFonts w:ascii="Segoe UI Symbol" w:hAnsi="Segoe UI Symbol" w:cs="Segoe UI Symbol"/>
              </w:rPr>
              <w:t>✔</w:t>
            </w:r>
          </w:p>
        </w:tc>
        <w:tc>
          <w:tcPr>
            <w:tcW w:w="399" w:type="pct"/>
          </w:tcPr>
          <w:p w14:paraId="1ACF2EB1" w14:textId="77777777" w:rsidR="00DA4D3B" w:rsidRPr="007B1868" w:rsidRDefault="00DA4D3B" w:rsidP="00CB679F">
            <w:pPr>
              <w:jc w:val="center"/>
            </w:pPr>
          </w:p>
        </w:tc>
        <w:tc>
          <w:tcPr>
            <w:tcW w:w="336" w:type="pct"/>
          </w:tcPr>
          <w:p w14:paraId="193EFBB1" w14:textId="77777777" w:rsidR="00DA4D3B" w:rsidRPr="007B1868" w:rsidRDefault="00DA4D3B" w:rsidP="00CB679F">
            <w:pPr>
              <w:jc w:val="center"/>
            </w:pPr>
          </w:p>
        </w:tc>
        <w:tc>
          <w:tcPr>
            <w:tcW w:w="462" w:type="pct"/>
          </w:tcPr>
          <w:p w14:paraId="204A8267" w14:textId="77777777" w:rsidR="00DA4D3B" w:rsidRPr="007B1868" w:rsidRDefault="00DA4D3B" w:rsidP="00CB679F">
            <w:pPr>
              <w:jc w:val="center"/>
            </w:pPr>
          </w:p>
        </w:tc>
        <w:tc>
          <w:tcPr>
            <w:tcW w:w="1362" w:type="pct"/>
          </w:tcPr>
          <w:p w14:paraId="2A1C28DE" w14:textId="4585E744" w:rsidR="00DA4D3B" w:rsidRPr="007B1868" w:rsidRDefault="00DA4D3B" w:rsidP="00312460">
            <w:pPr>
              <w:jc w:val="left"/>
            </w:pPr>
            <w:r>
              <w:t>Obtener usuario actual</w:t>
            </w:r>
          </w:p>
        </w:tc>
      </w:tr>
      <w:tr w:rsidR="00DA4D3B" w:rsidRPr="007B1868" w14:paraId="6663CB3D" w14:textId="15588BE4" w:rsidTr="00DA4D3B">
        <w:tc>
          <w:tcPr>
            <w:tcW w:w="2114" w:type="pct"/>
          </w:tcPr>
          <w:p w14:paraId="6EAD09D7" w14:textId="6F314A16" w:rsidR="00DA4D3B" w:rsidRDefault="00DA4D3B" w:rsidP="00F31E6E">
            <w:r>
              <w:t>/api/users/me/</w:t>
            </w:r>
            <w:r w:rsidRPr="00763A20">
              <w:rPr>
                <w:lang w:val="en-US"/>
              </w:rPr>
              <w:t>ratings</w:t>
            </w:r>
          </w:p>
        </w:tc>
        <w:tc>
          <w:tcPr>
            <w:tcW w:w="329" w:type="pct"/>
          </w:tcPr>
          <w:p w14:paraId="7F5F5C90" w14:textId="42125FE4" w:rsidR="00DA4D3B" w:rsidRPr="00CB679F" w:rsidRDefault="00DA4D3B" w:rsidP="00CB679F">
            <w:pPr>
              <w:jc w:val="center"/>
              <w:rPr>
                <w:rFonts w:ascii="Segoe UI Symbol" w:hAnsi="Segoe UI Symbol" w:cs="Segoe UI Symbol"/>
              </w:rPr>
            </w:pPr>
            <w:r w:rsidRPr="00CB679F">
              <w:rPr>
                <w:rFonts w:ascii="Segoe UI Symbol" w:hAnsi="Segoe UI Symbol" w:cs="Segoe UI Symbol"/>
              </w:rPr>
              <w:t>✔</w:t>
            </w:r>
          </w:p>
        </w:tc>
        <w:tc>
          <w:tcPr>
            <w:tcW w:w="399" w:type="pct"/>
          </w:tcPr>
          <w:p w14:paraId="086EEA0A" w14:textId="77777777" w:rsidR="00DA4D3B" w:rsidRPr="007B1868" w:rsidRDefault="00DA4D3B" w:rsidP="00CB679F">
            <w:pPr>
              <w:jc w:val="center"/>
            </w:pPr>
          </w:p>
        </w:tc>
        <w:tc>
          <w:tcPr>
            <w:tcW w:w="336" w:type="pct"/>
          </w:tcPr>
          <w:p w14:paraId="22154080" w14:textId="77777777" w:rsidR="00DA4D3B" w:rsidRPr="007B1868" w:rsidRDefault="00DA4D3B" w:rsidP="00CB679F">
            <w:pPr>
              <w:jc w:val="center"/>
            </w:pPr>
          </w:p>
        </w:tc>
        <w:tc>
          <w:tcPr>
            <w:tcW w:w="462" w:type="pct"/>
          </w:tcPr>
          <w:p w14:paraId="24583130" w14:textId="77777777" w:rsidR="00DA4D3B" w:rsidRPr="007B1868" w:rsidRDefault="00DA4D3B" w:rsidP="00CB679F">
            <w:pPr>
              <w:jc w:val="center"/>
            </w:pPr>
          </w:p>
        </w:tc>
        <w:tc>
          <w:tcPr>
            <w:tcW w:w="1362" w:type="pct"/>
          </w:tcPr>
          <w:p w14:paraId="00FB68FF" w14:textId="071ABF7E" w:rsidR="00DA4D3B" w:rsidRPr="007B1868" w:rsidRDefault="00DA4D3B" w:rsidP="00312460">
            <w:pPr>
              <w:jc w:val="left"/>
            </w:pPr>
            <w:r>
              <w:t>Obtener valoraciones hechas por el usuario</w:t>
            </w:r>
          </w:p>
        </w:tc>
      </w:tr>
      <w:tr w:rsidR="00DA4D3B" w:rsidRPr="00763A20" w14:paraId="67696B1F" w14:textId="47F7B6D5" w:rsidTr="00DA4D3B">
        <w:tc>
          <w:tcPr>
            <w:tcW w:w="2114" w:type="pct"/>
          </w:tcPr>
          <w:p w14:paraId="301B726A" w14:textId="0D99622D" w:rsidR="00DA4D3B" w:rsidRPr="00763A20" w:rsidRDefault="00DA4D3B" w:rsidP="00F31E6E">
            <w:pPr>
              <w:rPr>
                <w:lang w:val="en-US"/>
              </w:rPr>
            </w:pPr>
            <w:r w:rsidRPr="00763A20">
              <w:rPr>
                <w:lang w:val="en-US"/>
              </w:rPr>
              <w:t>/api/users/me/lists</w:t>
            </w:r>
          </w:p>
        </w:tc>
        <w:tc>
          <w:tcPr>
            <w:tcW w:w="329" w:type="pct"/>
          </w:tcPr>
          <w:p w14:paraId="28010EBF" w14:textId="759B6A6B" w:rsidR="00DA4D3B" w:rsidRPr="00763A20" w:rsidRDefault="00DA4D3B" w:rsidP="00CB679F">
            <w:pPr>
              <w:jc w:val="center"/>
              <w:rPr>
                <w:rFonts w:ascii="Segoe UI Symbol" w:hAnsi="Segoe UI Symbol" w:cs="Segoe UI Symbol"/>
                <w:lang w:val="en-US"/>
              </w:rPr>
            </w:pPr>
            <w:r w:rsidRPr="00CB679F">
              <w:rPr>
                <w:rFonts w:ascii="Segoe UI Symbol" w:hAnsi="Segoe UI Symbol" w:cs="Segoe UI Symbol"/>
              </w:rPr>
              <w:t>✔</w:t>
            </w:r>
          </w:p>
        </w:tc>
        <w:tc>
          <w:tcPr>
            <w:tcW w:w="399" w:type="pct"/>
          </w:tcPr>
          <w:p w14:paraId="4B9F7EBE" w14:textId="77777777" w:rsidR="00DA4D3B" w:rsidRPr="00763A20" w:rsidRDefault="00DA4D3B" w:rsidP="00CB679F">
            <w:pPr>
              <w:jc w:val="center"/>
              <w:rPr>
                <w:lang w:val="en-US"/>
              </w:rPr>
            </w:pPr>
          </w:p>
        </w:tc>
        <w:tc>
          <w:tcPr>
            <w:tcW w:w="336" w:type="pct"/>
          </w:tcPr>
          <w:p w14:paraId="40CE1232" w14:textId="77777777" w:rsidR="00DA4D3B" w:rsidRPr="00763A20" w:rsidRDefault="00DA4D3B" w:rsidP="00CB679F">
            <w:pPr>
              <w:jc w:val="center"/>
              <w:rPr>
                <w:lang w:val="en-US"/>
              </w:rPr>
            </w:pPr>
          </w:p>
        </w:tc>
        <w:tc>
          <w:tcPr>
            <w:tcW w:w="462" w:type="pct"/>
          </w:tcPr>
          <w:p w14:paraId="3C9CD378" w14:textId="77777777" w:rsidR="00DA4D3B" w:rsidRPr="00763A20" w:rsidRDefault="00DA4D3B" w:rsidP="00CB679F">
            <w:pPr>
              <w:jc w:val="center"/>
              <w:rPr>
                <w:lang w:val="en-US"/>
              </w:rPr>
            </w:pPr>
          </w:p>
        </w:tc>
        <w:tc>
          <w:tcPr>
            <w:tcW w:w="1362" w:type="pct"/>
          </w:tcPr>
          <w:p w14:paraId="052DEC11" w14:textId="0AD49C52" w:rsidR="00DA4D3B" w:rsidRPr="00DA4D3B" w:rsidRDefault="00DA4D3B" w:rsidP="00312460">
            <w:pPr>
              <w:jc w:val="left"/>
            </w:pPr>
            <w:r w:rsidRPr="00DA4D3B">
              <w:t>Obtener las listas del u</w:t>
            </w:r>
            <w:r>
              <w:t>suario</w:t>
            </w:r>
          </w:p>
        </w:tc>
      </w:tr>
      <w:tr w:rsidR="00DA4D3B" w:rsidRPr="00763A20" w14:paraId="653C46E4" w14:textId="4DC5E938" w:rsidTr="00DA4D3B">
        <w:tc>
          <w:tcPr>
            <w:tcW w:w="2114" w:type="pct"/>
          </w:tcPr>
          <w:p w14:paraId="6FFE7737" w14:textId="79674527" w:rsidR="00DA4D3B" w:rsidRPr="00763A20" w:rsidRDefault="00DA4D3B" w:rsidP="00E93C13">
            <w:pPr>
              <w:rPr>
                <w:lang w:val="en-US"/>
              </w:rPr>
            </w:pPr>
            <w:r w:rsidRPr="00763A20">
              <w:rPr>
                <w:lang w:val="en-US"/>
              </w:rPr>
              <w:t>/api/users/me/</w:t>
            </w:r>
            <w:r>
              <w:rPr>
                <w:lang w:val="en-US"/>
              </w:rPr>
              <w:t>notifications</w:t>
            </w:r>
          </w:p>
        </w:tc>
        <w:tc>
          <w:tcPr>
            <w:tcW w:w="329" w:type="pct"/>
          </w:tcPr>
          <w:p w14:paraId="103063DE" w14:textId="3B69BC89" w:rsidR="00DA4D3B" w:rsidRPr="00CB679F" w:rsidRDefault="00DA4D3B" w:rsidP="00E93C13">
            <w:pPr>
              <w:jc w:val="center"/>
              <w:rPr>
                <w:rFonts w:ascii="Segoe UI Symbol" w:hAnsi="Segoe UI Symbol" w:cs="Segoe UI Symbol"/>
              </w:rPr>
            </w:pPr>
            <w:r w:rsidRPr="00CB679F">
              <w:rPr>
                <w:rFonts w:ascii="Segoe UI Symbol" w:hAnsi="Segoe UI Symbol" w:cs="Segoe UI Symbol"/>
              </w:rPr>
              <w:t>✔</w:t>
            </w:r>
          </w:p>
        </w:tc>
        <w:tc>
          <w:tcPr>
            <w:tcW w:w="399" w:type="pct"/>
          </w:tcPr>
          <w:p w14:paraId="2B7406A7" w14:textId="77777777" w:rsidR="00DA4D3B" w:rsidRPr="00763A20" w:rsidRDefault="00DA4D3B" w:rsidP="00E93C13">
            <w:pPr>
              <w:jc w:val="center"/>
              <w:rPr>
                <w:lang w:val="en-US"/>
              </w:rPr>
            </w:pPr>
          </w:p>
        </w:tc>
        <w:tc>
          <w:tcPr>
            <w:tcW w:w="336" w:type="pct"/>
          </w:tcPr>
          <w:p w14:paraId="1D3007B1" w14:textId="77777777" w:rsidR="00DA4D3B" w:rsidRPr="00763A20" w:rsidRDefault="00DA4D3B" w:rsidP="00E93C13">
            <w:pPr>
              <w:jc w:val="center"/>
              <w:rPr>
                <w:lang w:val="en-US"/>
              </w:rPr>
            </w:pPr>
          </w:p>
        </w:tc>
        <w:tc>
          <w:tcPr>
            <w:tcW w:w="462" w:type="pct"/>
          </w:tcPr>
          <w:p w14:paraId="56A3CEAA" w14:textId="77777777" w:rsidR="00DA4D3B" w:rsidRPr="00763A20" w:rsidRDefault="00DA4D3B" w:rsidP="00E93C13">
            <w:pPr>
              <w:jc w:val="center"/>
              <w:rPr>
                <w:lang w:val="en-US"/>
              </w:rPr>
            </w:pPr>
          </w:p>
        </w:tc>
        <w:tc>
          <w:tcPr>
            <w:tcW w:w="1362" w:type="pct"/>
          </w:tcPr>
          <w:p w14:paraId="3C90E728" w14:textId="01F00BFB" w:rsidR="00DA4D3B" w:rsidRPr="00DA4D3B" w:rsidRDefault="00DA4D3B" w:rsidP="00312460">
            <w:pPr>
              <w:jc w:val="left"/>
            </w:pPr>
            <w:r w:rsidRPr="00DA4D3B">
              <w:t xml:space="preserve"> Obtener las notificaciones del u</w:t>
            </w:r>
            <w:r>
              <w:t>suario</w:t>
            </w:r>
          </w:p>
        </w:tc>
      </w:tr>
      <w:tr w:rsidR="00DA4D3B" w:rsidRPr="00763A20" w14:paraId="11DFF604" w14:textId="1E00ACE5" w:rsidTr="00DA4D3B">
        <w:tc>
          <w:tcPr>
            <w:tcW w:w="2114" w:type="pct"/>
          </w:tcPr>
          <w:p w14:paraId="19859AB1" w14:textId="3339B2C6" w:rsidR="00DA4D3B" w:rsidRPr="00763A20" w:rsidRDefault="00DA4D3B" w:rsidP="00E93C13">
            <w:pPr>
              <w:rPr>
                <w:lang w:val="en-US"/>
              </w:rPr>
            </w:pPr>
            <w:r w:rsidRPr="00763A20">
              <w:rPr>
                <w:lang w:val="en-US"/>
              </w:rPr>
              <w:t>/api/users/me/</w:t>
            </w:r>
            <w:r>
              <w:rPr>
                <w:lang w:val="en-US"/>
              </w:rPr>
              <w:t>follow-requests</w:t>
            </w:r>
          </w:p>
        </w:tc>
        <w:tc>
          <w:tcPr>
            <w:tcW w:w="329" w:type="pct"/>
          </w:tcPr>
          <w:p w14:paraId="358C482D" w14:textId="38C00342" w:rsidR="00DA4D3B" w:rsidRPr="00CB679F" w:rsidRDefault="00DA4D3B" w:rsidP="00E93C13">
            <w:pPr>
              <w:jc w:val="center"/>
              <w:rPr>
                <w:rFonts w:ascii="Segoe UI Symbol" w:hAnsi="Segoe UI Symbol" w:cs="Segoe UI Symbol"/>
              </w:rPr>
            </w:pPr>
            <w:r w:rsidRPr="00CB679F">
              <w:rPr>
                <w:rFonts w:ascii="Segoe UI Symbol" w:hAnsi="Segoe UI Symbol" w:cs="Segoe UI Symbol"/>
              </w:rPr>
              <w:t>✔</w:t>
            </w:r>
          </w:p>
        </w:tc>
        <w:tc>
          <w:tcPr>
            <w:tcW w:w="399" w:type="pct"/>
          </w:tcPr>
          <w:p w14:paraId="61B9B1F3" w14:textId="77777777" w:rsidR="00DA4D3B" w:rsidRPr="00763A20" w:rsidRDefault="00DA4D3B" w:rsidP="00E93C13">
            <w:pPr>
              <w:jc w:val="center"/>
              <w:rPr>
                <w:lang w:val="en-US"/>
              </w:rPr>
            </w:pPr>
          </w:p>
        </w:tc>
        <w:tc>
          <w:tcPr>
            <w:tcW w:w="336" w:type="pct"/>
          </w:tcPr>
          <w:p w14:paraId="2BEC9BAF" w14:textId="77777777" w:rsidR="00DA4D3B" w:rsidRPr="00763A20" w:rsidRDefault="00DA4D3B" w:rsidP="00E93C13">
            <w:pPr>
              <w:jc w:val="center"/>
              <w:rPr>
                <w:lang w:val="en-US"/>
              </w:rPr>
            </w:pPr>
          </w:p>
        </w:tc>
        <w:tc>
          <w:tcPr>
            <w:tcW w:w="462" w:type="pct"/>
          </w:tcPr>
          <w:p w14:paraId="2F1D4B56" w14:textId="77777777" w:rsidR="00DA4D3B" w:rsidRPr="00763A20" w:rsidRDefault="00DA4D3B" w:rsidP="00E93C13">
            <w:pPr>
              <w:jc w:val="center"/>
              <w:rPr>
                <w:lang w:val="en-US"/>
              </w:rPr>
            </w:pPr>
          </w:p>
        </w:tc>
        <w:tc>
          <w:tcPr>
            <w:tcW w:w="1362" w:type="pct"/>
          </w:tcPr>
          <w:p w14:paraId="1AF58BFC" w14:textId="59B04F33" w:rsidR="00DA4D3B" w:rsidRPr="00DA4D3B" w:rsidRDefault="00DA4D3B" w:rsidP="00312460">
            <w:pPr>
              <w:jc w:val="left"/>
              <w:rPr>
                <w:rFonts w:cstheme="minorHAnsi"/>
              </w:rPr>
            </w:pPr>
            <w:r w:rsidRPr="00DA4D3B">
              <w:rPr>
                <w:rFonts w:cstheme="minorHAnsi"/>
              </w:rPr>
              <w:t>Obtener las solicitudes de seguimiento enviadas al usuario</w:t>
            </w:r>
          </w:p>
        </w:tc>
      </w:tr>
      <w:tr w:rsidR="00DA4D3B" w:rsidRPr="00DA4D3B" w14:paraId="608A6D7C" w14:textId="5907FE43" w:rsidTr="00DA4D3B">
        <w:tc>
          <w:tcPr>
            <w:tcW w:w="2114" w:type="pct"/>
          </w:tcPr>
          <w:p w14:paraId="4B86246D" w14:textId="25610439" w:rsidR="00DA4D3B" w:rsidRPr="00763A20" w:rsidRDefault="00DA4D3B" w:rsidP="00604232">
            <w:pPr>
              <w:rPr>
                <w:lang w:val="en-US"/>
              </w:rPr>
            </w:pPr>
            <w:r w:rsidRPr="00763A20">
              <w:rPr>
                <w:lang w:val="en-US"/>
              </w:rPr>
              <w:t>/api/</w:t>
            </w:r>
            <w:r>
              <w:rPr>
                <w:lang w:val="en-US"/>
              </w:rPr>
              <w:t>users/{</w:t>
            </w:r>
            <w:r w:rsidRPr="00763A20">
              <w:rPr>
                <w:lang w:val="en-US"/>
              </w:rPr>
              <w:t>user</w:t>
            </w:r>
            <w:r>
              <w:rPr>
                <w:lang w:val="en-US"/>
              </w:rPr>
              <w:t>Id}</w:t>
            </w:r>
            <w:r w:rsidRPr="00763A20">
              <w:rPr>
                <w:lang w:val="en-US"/>
              </w:rPr>
              <w:t>/</w:t>
            </w:r>
            <w:r>
              <w:rPr>
                <w:lang w:val="en-US"/>
              </w:rPr>
              <w:t>follow-requests</w:t>
            </w:r>
          </w:p>
        </w:tc>
        <w:tc>
          <w:tcPr>
            <w:tcW w:w="329" w:type="pct"/>
          </w:tcPr>
          <w:p w14:paraId="7430417C" w14:textId="77777777" w:rsidR="00DA4D3B" w:rsidRPr="00604232" w:rsidRDefault="00DA4D3B" w:rsidP="00604232">
            <w:pPr>
              <w:jc w:val="center"/>
              <w:rPr>
                <w:rFonts w:ascii="Segoe UI Symbol" w:hAnsi="Segoe UI Symbol" w:cs="Segoe UI Symbol"/>
                <w:lang w:val="en-US"/>
              </w:rPr>
            </w:pPr>
          </w:p>
        </w:tc>
        <w:tc>
          <w:tcPr>
            <w:tcW w:w="399" w:type="pct"/>
          </w:tcPr>
          <w:p w14:paraId="7A4D34B8" w14:textId="1BE508D3" w:rsidR="00DA4D3B" w:rsidRPr="00763A20" w:rsidRDefault="00DA4D3B" w:rsidP="00604232">
            <w:pPr>
              <w:jc w:val="center"/>
              <w:rPr>
                <w:lang w:val="en-US"/>
              </w:rPr>
            </w:pPr>
            <w:r w:rsidRPr="00CB679F">
              <w:rPr>
                <w:rFonts w:ascii="Segoe UI Symbol" w:hAnsi="Segoe UI Symbol" w:cs="Segoe UI Symbol"/>
              </w:rPr>
              <w:t>✔</w:t>
            </w:r>
          </w:p>
        </w:tc>
        <w:tc>
          <w:tcPr>
            <w:tcW w:w="336" w:type="pct"/>
          </w:tcPr>
          <w:p w14:paraId="7EEC6EA7" w14:textId="77777777" w:rsidR="00DA4D3B" w:rsidRPr="00763A20" w:rsidRDefault="00DA4D3B" w:rsidP="00604232">
            <w:pPr>
              <w:jc w:val="center"/>
              <w:rPr>
                <w:lang w:val="en-US"/>
              </w:rPr>
            </w:pPr>
          </w:p>
        </w:tc>
        <w:tc>
          <w:tcPr>
            <w:tcW w:w="462" w:type="pct"/>
          </w:tcPr>
          <w:p w14:paraId="4F5DE797" w14:textId="77777777" w:rsidR="00DA4D3B" w:rsidRPr="00763A20" w:rsidRDefault="00DA4D3B" w:rsidP="00604232">
            <w:pPr>
              <w:jc w:val="center"/>
              <w:rPr>
                <w:lang w:val="en-US"/>
              </w:rPr>
            </w:pPr>
          </w:p>
        </w:tc>
        <w:tc>
          <w:tcPr>
            <w:tcW w:w="1362" w:type="pct"/>
          </w:tcPr>
          <w:p w14:paraId="22B247A1" w14:textId="70119859" w:rsidR="00DA4D3B" w:rsidRPr="00DA4D3B" w:rsidRDefault="00DA4D3B" w:rsidP="00312460">
            <w:pPr>
              <w:jc w:val="left"/>
              <w:rPr>
                <w:rFonts w:cstheme="minorHAnsi"/>
              </w:rPr>
            </w:pPr>
            <w:r w:rsidRPr="00DA4D3B">
              <w:rPr>
                <w:rFonts w:cstheme="minorHAnsi"/>
              </w:rPr>
              <w:t>Mandar solicitud de seguimiento a un usuario</w:t>
            </w:r>
          </w:p>
        </w:tc>
      </w:tr>
      <w:tr w:rsidR="00DA4D3B" w:rsidRPr="00DA4D3B" w14:paraId="4C277547" w14:textId="2C72A58F" w:rsidTr="00DA4D3B">
        <w:tc>
          <w:tcPr>
            <w:tcW w:w="2114" w:type="pct"/>
          </w:tcPr>
          <w:p w14:paraId="7E4C48F1" w14:textId="15613EFC" w:rsidR="00DA4D3B" w:rsidRPr="00763A20" w:rsidRDefault="00DA4D3B" w:rsidP="00604232">
            <w:pPr>
              <w:rPr>
                <w:lang w:val="en-US"/>
              </w:rPr>
            </w:pPr>
            <w:r w:rsidRPr="00763A20">
              <w:rPr>
                <w:lang w:val="en-US"/>
              </w:rPr>
              <w:t>/api/</w:t>
            </w:r>
            <w:r>
              <w:rPr>
                <w:lang w:val="en-US"/>
              </w:rPr>
              <w:t>users/follow-requests/{requestId}</w:t>
            </w:r>
          </w:p>
        </w:tc>
        <w:tc>
          <w:tcPr>
            <w:tcW w:w="329" w:type="pct"/>
          </w:tcPr>
          <w:p w14:paraId="4F9748F9" w14:textId="77777777" w:rsidR="00DA4D3B" w:rsidRPr="00604232" w:rsidRDefault="00DA4D3B" w:rsidP="00604232">
            <w:pPr>
              <w:jc w:val="center"/>
              <w:rPr>
                <w:rFonts w:ascii="Segoe UI Symbol" w:hAnsi="Segoe UI Symbol" w:cs="Segoe UI Symbol"/>
                <w:lang w:val="en-US"/>
              </w:rPr>
            </w:pPr>
          </w:p>
        </w:tc>
        <w:tc>
          <w:tcPr>
            <w:tcW w:w="399" w:type="pct"/>
          </w:tcPr>
          <w:p w14:paraId="79D7695F" w14:textId="15532179" w:rsidR="00DA4D3B" w:rsidRPr="00604232" w:rsidRDefault="00DA4D3B" w:rsidP="00604232">
            <w:pPr>
              <w:jc w:val="center"/>
              <w:rPr>
                <w:rFonts w:ascii="Segoe UI Symbol" w:hAnsi="Segoe UI Symbol" w:cs="Segoe UI Symbol"/>
                <w:lang w:val="en-US"/>
              </w:rPr>
            </w:pPr>
            <w:r w:rsidRPr="00CB679F">
              <w:rPr>
                <w:rFonts w:ascii="Segoe UI Symbol" w:hAnsi="Segoe UI Symbol" w:cs="Segoe UI Symbol"/>
              </w:rPr>
              <w:t>✔</w:t>
            </w:r>
          </w:p>
        </w:tc>
        <w:tc>
          <w:tcPr>
            <w:tcW w:w="336" w:type="pct"/>
          </w:tcPr>
          <w:p w14:paraId="57F25773" w14:textId="77777777" w:rsidR="00DA4D3B" w:rsidRPr="00763A20" w:rsidRDefault="00DA4D3B" w:rsidP="00604232">
            <w:pPr>
              <w:jc w:val="center"/>
              <w:rPr>
                <w:lang w:val="en-US"/>
              </w:rPr>
            </w:pPr>
          </w:p>
        </w:tc>
        <w:tc>
          <w:tcPr>
            <w:tcW w:w="462" w:type="pct"/>
          </w:tcPr>
          <w:p w14:paraId="0711AD06" w14:textId="51F611BE" w:rsidR="00DA4D3B" w:rsidRPr="00763A20" w:rsidRDefault="00DA4D3B" w:rsidP="00604232">
            <w:pPr>
              <w:jc w:val="center"/>
              <w:rPr>
                <w:lang w:val="en-US"/>
              </w:rPr>
            </w:pPr>
            <w:r w:rsidRPr="00CB679F">
              <w:rPr>
                <w:rFonts w:ascii="Segoe UI Symbol" w:hAnsi="Segoe UI Symbol" w:cs="Segoe UI Symbol"/>
              </w:rPr>
              <w:t>✔</w:t>
            </w:r>
          </w:p>
        </w:tc>
        <w:tc>
          <w:tcPr>
            <w:tcW w:w="1362" w:type="pct"/>
          </w:tcPr>
          <w:p w14:paraId="45463006" w14:textId="150B74BB" w:rsidR="00DA4D3B" w:rsidRPr="00DA4D3B" w:rsidRDefault="00DA4D3B" w:rsidP="00312460">
            <w:pPr>
              <w:jc w:val="left"/>
              <w:rPr>
                <w:rFonts w:cstheme="minorHAnsi"/>
              </w:rPr>
            </w:pPr>
            <w:r w:rsidRPr="00DA4D3B">
              <w:rPr>
                <w:rFonts w:cstheme="minorHAnsi"/>
              </w:rPr>
              <w:t>Aceptar/rechazar solicitud</w:t>
            </w:r>
            <w:r>
              <w:rPr>
                <w:rFonts w:cstheme="minorHAnsi"/>
              </w:rPr>
              <w:t xml:space="preserve"> de seguimiento</w:t>
            </w:r>
          </w:p>
        </w:tc>
      </w:tr>
      <w:tr w:rsidR="00DA4D3B" w:rsidRPr="007B1868" w14:paraId="7A3A3998" w14:textId="30AD1E30" w:rsidTr="00DA4D3B">
        <w:tc>
          <w:tcPr>
            <w:tcW w:w="2114" w:type="pct"/>
          </w:tcPr>
          <w:p w14:paraId="0E9A3A19" w14:textId="2AB87D93" w:rsidR="00DA4D3B" w:rsidRDefault="00DA4D3B" w:rsidP="00604232">
            <w:pPr>
              <w:tabs>
                <w:tab w:val="center" w:pos="1658"/>
              </w:tabs>
            </w:pPr>
            <w:r>
              <w:t>/api/users/{userId}/following</w:t>
            </w:r>
          </w:p>
        </w:tc>
        <w:tc>
          <w:tcPr>
            <w:tcW w:w="329" w:type="pct"/>
          </w:tcPr>
          <w:p w14:paraId="4DB38741" w14:textId="57C116A3" w:rsidR="00DA4D3B" w:rsidRPr="007B1868" w:rsidRDefault="00DA4D3B" w:rsidP="00604232">
            <w:pPr>
              <w:jc w:val="center"/>
            </w:pPr>
            <w:r w:rsidRPr="00CB679F">
              <w:rPr>
                <w:rFonts w:ascii="Segoe UI Symbol" w:hAnsi="Segoe UI Symbol" w:cs="Segoe UI Symbol"/>
              </w:rPr>
              <w:t>✔</w:t>
            </w:r>
          </w:p>
        </w:tc>
        <w:tc>
          <w:tcPr>
            <w:tcW w:w="399" w:type="pct"/>
          </w:tcPr>
          <w:p w14:paraId="7B58AEF6" w14:textId="77777777" w:rsidR="00DA4D3B" w:rsidRPr="007B1868" w:rsidRDefault="00DA4D3B" w:rsidP="00604232">
            <w:pPr>
              <w:jc w:val="center"/>
            </w:pPr>
          </w:p>
        </w:tc>
        <w:tc>
          <w:tcPr>
            <w:tcW w:w="336" w:type="pct"/>
          </w:tcPr>
          <w:p w14:paraId="143D1838" w14:textId="77777777" w:rsidR="00DA4D3B" w:rsidRPr="007B1868" w:rsidRDefault="00DA4D3B" w:rsidP="00604232">
            <w:pPr>
              <w:jc w:val="center"/>
            </w:pPr>
          </w:p>
        </w:tc>
        <w:tc>
          <w:tcPr>
            <w:tcW w:w="462" w:type="pct"/>
          </w:tcPr>
          <w:p w14:paraId="06D6D1C5" w14:textId="77777777" w:rsidR="00DA4D3B" w:rsidRPr="007B1868" w:rsidRDefault="00DA4D3B" w:rsidP="00604232">
            <w:pPr>
              <w:jc w:val="center"/>
            </w:pPr>
          </w:p>
        </w:tc>
        <w:tc>
          <w:tcPr>
            <w:tcW w:w="1362" w:type="pct"/>
          </w:tcPr>
          <w:p w14:paraId="7C6BE044" w14:textId="0582F2D0" w:rsidR="00DA4D3B" w:rsidRPr="00DA4D3B" w:rsidRDefault="00DA4D3B" w:rsidP="00312460">
            <w:pPr>
              <w:jc w:val="left"/>
              <w:rPr>
                <w:rFonts w:cstheme="minorHAnsi"/>
              </w:rPr>
            </w:pPr>
            <w:r>
              <w:rPr>
                <w:rFonts w:cstheme="minorHAnsi"/>
              </w:rPr>
              <w:t>Obtener usuarios seguidos por el usuario</w:t>
            </w:r>
          </w:p>
        </w:tc>
      </w:tr>
      <w:tr w:rsidR="00DA4D3B" w:rsidRPr="002D7CD7" w14:paraId="7FBB6838" w14:textId="51877FD2" w:rsidTr="00DA4D3B">
        <w:tc>
          <w:tcPr>
            <w:tcW w:w="2114" w:type="pct"/>
          </w:tcPr>
          <w:p w14:paraId="64E96F00" w14:textId="1726476C" w:rsidR="00DA4D3B" w:rsidRPr="000846F5" w:rsidRDefault="00DA4D3B" w:rsidP="00604232">
            <w:pPr>
              <w:tabs>
                <w:tab w:val="center" w:pos="1658"/>
              </w:tabs>
              <w:rPr>
                <w:lang w:val="en-US"/>
              </w:rPr>
            </w:pPr>
            <w:r w:rsidRPr="000846F5">
              <w:rPr>
                <w:lang w:val="en-US"/>
              </w:rPr>
              <w:t>/api/users/{userId}/following-s</w:t>
            </w:r>
            <w:r>
              <w:rPr>
                <w:lang w:val="en-US"/>
              </w:rPr>
              <w:t>tatus</w:t>
            </w:r>
          </w:p>
        </w:tc>
        <w:tc>
          <w:tcPr>
            <w:tcW w:w="329" w:type="pct"/>
          </w:tcPr>
          <w:p w14:paraId="6A544124" w14:textId="534DC85A" w:rsidR="00DA4D3B" w:rsidRPr="000846F5" w:rsidRDefault="00DA4D3B" w:rsidP="00604232">
            <w:pPr>
              <w:jc w:val="center"/>
              <w:rPr>
                <w:lang w:val="en-US"/>
              </w:rPr>
            </w:pPr>
            <w:r w:rsidRPr="00CB679F">
              <w:rPr>
                <w:rFonts w:ascii="Segoe UI Symbol" w:hAnsi="Segoe UI Symbol" w:cs="Segoe UI Symbol"/>
              </w:rPr>
              <w:t>✔</w:t>
            </w:r>
          </w:p>
        </w:tc>
        <w:tc>
          <w:tcPr>
            <w:tcW w:w="399" w:type="pct"/>
          </w:tcPr>
          <w:p w14:paraId="3D5402BB" w14:textId="77777777" w:rsidR="00DA4D3B" w:rsidRPr="000846F5" w:rsidRDefault="00DA4D3B" w:rsidP="00604232">
            <w:pPr>
              <w:jc w:val="center"/>
              <w:rPr>
                <w:lang w:val="en-US"/>
              </w:rPr>
            </w:pPr>
          </w:p>
        </w:tc>
        <w:tc>
          <w:tcPr>
            <w:tcW w:w="336" w:type="pct"/>
          </w:tcPr>
          <w:p w14:paraId="5AF9950D" w14:textId="77777777" w:rsidR="00DA4D3B" w:rsidRPr="000846F5" w:rsidRDefault="00DA4D3B" w:rsidP="00604232">
            <w:pPr>
              <w:jc w:val="center"/>
              <w:rPr>
                <w:lang w:val="en-US"/>
              </w:rPr>
            </w:pPr>
          </w:p>
        </w:tc>
        <w:tc>
          <w:tcPr>
            <w:tcW w:w="462" w:type="pct"/>
          </w:tcPr>
          <w:p w14:paraId="33D7FAC0" w14:textId="77777777" w:rsidR="00DA4D3B" w:rsidRPr="000846F5" w:rsidRDefault="00DA4D3B" w:rsidP="00604232">
            <w:pPr>
              <w:jc w:val="center"/>
              <w:rPr>
                <w:lang w:val="en-US"/>
              </w:rPr>
            </w:pPr>
          </w:p>
        </w:tc>
        <w:tc>
          <w:tcPr>
            <w:tcW w:w="1362" w:type="pct"/>
          </w:tcPr>
          <w:p w14:paraId="563F8383" w14:textId="5ABF8A6E" w:rsidR="00DA4D3B" w:rsidRPr="00525E26" w:rsidRDefault="00525E26" w:rsidP="00312460">
            <w:pPr>
              <w:jc w:val="left"/>
              <w:rPr>
                <w:rFonts w:cstheme="minorHAnsi"/>
              </w:rPr>
            </w:pPr>
            <w:r w:rsidRPr="00525E26">
              <w:rPr>
                <w:rFonts w:cstheme="minorHAnsi"/>
              </w:rPr>
              <w:t>Comprobar si sigo a u</w:t>
            </w:r>
            <w:r>
              <w:rPr>
                <w:rFonts w:cstheme="minorHAnsi"/>
              </w:rPr>
              <w:t>n usuario</w:t>
            </w:r>
          </w:p>
        </w:tc>
      </w:tr>
      <w:tr w:rsidR="00DA4D3B" w:rsidRPr="007B1868" w14:paraId="0F561020" w14:textId="5DA52BD4" w:rsidTr="00DA4D3B">
        <w:tc>
          <w:tcPr>
            <w:tcW w:w="2114" w:type="pct"/>
          </w:tcPr>
          <w:p w14:paraId="76546AA0" w14:textId="27086FA0" w:rsidR="00DA4D3B" w:rsidRDefault="00DA4D3B" w:rsidP="00604232">
            <w:pPr>
              <w:tabs>
                <w:tab w:val="center" w:pos="1658"/>
              </w:tabs>
            </w:pPr>
            <w:r>
              <w:t>/api/users/{userId}/followers</w:t>
            </w:r>
          </w:p>
        </w:tc>
        <w:tc>
          <w:tcPr>
            <w:tcW w:w="329" w:type="pct"/>
          </w:tcPr>
          <w:p w14:paraId="1F8B7DAE" w14:textId="00260D82" w:rsidR="00DA4D3B" w:rsidRPr="007B1868" w:rsidRDefault="00DA4D3B" w:rsidP="00604232">
            <w:pPr>
              <w:jc w:val="center"/>
            </w:pPr>
            <w:r w:rsidRPr="00CB679F">
              <w:rPr>
                <w:rFonts w:ascii="Segoe UI Symbol" w:hAnsi="Segoe UI Symbol" w:cs="Segoe UI Symbol"/>
              </w:rPr>
              <w:t>✔</w:t>
            </w:r>
          </w:p>
        </w:tc>
        <w:tc>
          <w:tcPr>
            <w:tcW w:w="399" w:type="pct"/>
          </w:tcPr>
          <w:p w14:paraId="456131EF" w14:textId="3A9FB3F4" w:rsidR="00DA4D3B" w:rsidRPr="007B1868" w:rsidRDefault="00DA4D3B" w:rsidP="00604232">
            <w:pPr>
              <w:jc w:val="center"/>
            </w:pPr>
          </w:p>
        </w:tc>
        <w:tc>
          <w:tcPr>
            <w:tcW w:w="336" w:type="pct"/>
          </w:tcPr>
          <w:p w14:paraId="3CC580BB" w14:textId="77777777" w:rsidR="00DA4D3B" w:rsidRPr="007B1868" w:rsidRDefault="00DA4D3B" w:rsidP="00604232">
            <w:pPr>
              <w:jc w:val="center"/>
            </w:pPr>
          </w:p>
        </w:tc>
        <w:tc>
          <w:tcPr>
            <w:tcW w:w="462" w:type="pct"/>
          </w:tcPr>
          <w:p w14:paraId="7FE856C7" w14:textId="6ADF76A6" w:rsidR="00DA4D3B" w:rsidRPr="007B1868" w:rsidRDefault="00DA4D3B" w:rsidP="00604232">
            <w:pPr>
              <w:jc w:val="center"/>
            </w:pPr>
            <w:r w:rsidRPr="00CB679F">
              <w:rPr>
                <w:rFonts w:ascii="Segoe UI Symbol" w:hAnsi="Segoe UI Symbol" w:cs="Segoe UI Symbol"/>
              </w:rPr>
              <w:t>✔</w:t>
            </w:r>
          </w:p>
        </w:tc>
        <w:tc>
          <w:tcPr>
            <w:tcW w:w="1362" w:type="pct"/>
          </w:tcPr>
          <w:p w14:paraId="248F4BCB" w14:textId="62BE1EE6" w:rsidR="00DA4D3B" w:rsidRPr="00DA4D3B" w:rsidRDefault="00525E26" w:rsidP="00312460">
            <w:pPr>
              <w:jc w:val="left"/>
              <w:rPr>
                <w:rFonts w:cstheme="minorHAnsi"/>
              </w:rPr>
            </w:pPr>
            <w:r>
              <w:rPr>
                <w:rFonts w:cstheme="minorHAnsi"/>
              </w:rPr>
              <w:t>Obtener seguidores del usuario</w:t>
            </w:r>
          </w:p>
        </w:tc>
      </w:tr>
      <w:tr w:rsidR="00DA4D3B" w:rsidRPr="007B1868" w14:paraId="3923540F" w14:textId="285B742D" w:rsidTr="00DA4D3B">
        <w:tc>
          <w:tcPr>
            <w:tcW w:w="2114" w:type="pct"/>
          </w:tcPr>
          <w:p w14:paraId="59928782" w14:textId="00606399" w:rsidR="00DA4D3B" w:rsidRDefault="00DA4D3B" w:rsidP="00604232">
            <w:pPr>
              <w:tabs>
                <w:tab w:val="center" w:pos="1658"/>
              </w:tabs>
            </w:pPr>
            <w:r>
              <w:t>/api/lists</w:t>
            </w:r>
            <w:r>
              <w:tab/>
            </w:r>
          </w:p>
        </w:tc>
        <w:tc>
          <w:tcPr>
            <w:tcW w:w="329" w:type="pct"/>
          </w:tcPr>
          <w:p w14:paraId="65656E3A" w14:textId="77777777" w:rsidR="00DA4D3B" w:rsidRPr="007B1868" w:rsidRDefault="00DA4D3B" w:rsidP="00604232">
            <w:pPr>
              <w:jc w:val="center"/>
            </w:pPr>
          </w:p>
        </w:tc>
        <w:tc>
          <w:tcPr>
            <w:tcW w:w="399" w:type="pct"/>
          </w:tcPr>
          <w:p w14:paraId="7F428567" w14:textId="72D04D48" w:rsidR="00DA4D3B" w:rsidRPr="007B1868" w:rsidRDefault="00DA4D3B" w:rsidP="00604232">
            <w:pPr>
              <w:jc w:val="center"/>
            </w:pPr>
            <w:r w:rsidRPr="00CB679F">
              <w:rPr>
                <w:rFonts w:ascii="Segoe UI Symbol" w:hAnsi="Segoe UI Symbol" w:cs="Segoe UI Symbol"/>
              </w:rPr>
              <w:t>✔</w:t>
            </w:r>
          </w:p>
        </w:tc>
        <w:tc>
          <w:tcPr>
            <w:tcW w:w="336" w:type="pct"/>
          </w:tcPr>
          <w:p w14:paraId="3604B48F" w14:textId="77777777" w:rsidR="00DA4D3B" w:rsidRPr="007B1868" w:rsidRDefault="00DA4D3B" w:rsidP="00604232">
            <w:pPr>
              <w:jc w:val="center"/>
            </w:pPr>
          </w:p>
        </w:tc>
        <w:tc>
          <w:tcPr>
            <w:tcW w:w="462" w:type="pct"/>
          </w:tcPr>
          <w:p w14:paraId="6D8F9A67" w14:textId="77777777" w:rsidR="00DA4D3B" w:rsidRPr="007B1868" w:rsidRDefault="00DA4D3B" w:rsidP="00604232">
            <w:pPr>
              <w:jc w:val="center"/>
            </w:pPr>
          </w:p>
        </w:tc>
        <w:tc>
          <w:tcPr>
            <w:tcW w:w="1362" w:type="pct"/>
          </w:tcPr>
          <w:p w14:paraId="5784BC7C" w14:textId="5D48BCD7" w:rsidR="00DA4D3B" w:rsidRPr="00DA4D3B" w:rsidRDefault="00525E26" w:rsidP="00312460">
            <w:pPr>
              <w:jc w:val="left"/>
              <w:rPr>
                <w:rFonts w:cstheme="minorHAnsi"/>
              </w:rPr>
            </w:pPr>
            <w:r>
              <w:rPr>
                <w:rFonts w:cstheme="minorHAnsi"/>
              </w:rPr>
              <w:t>Crear una lista</w:t>
            </w:r>
          </w:p>
        </w:tc>
      </w:tr>
      <w:tr w:rsidR="00DA4D3B" w:rsidRPr="007B1868" w14:paraId="7380A4F2" w14:textId="1A3FCE98" w:rsidTr="00DA4D3B">
        <w:tc>
          <w:tcPr>
            <w:tcW w:w="2114" w:type="pct"/>
          </w:tcPr>
          <w:p w14:paraId="690E47D1" w14:textId="10A020AA" w:rsidR="00DA4D3B" w:rsidRDefault="00DA4D3B" w:rsidP="00604232">
            <w:pPr>
              <w:tabs>
                <w:tab w:val="center" w:pos="1658"/>
              </w:tabs>
            </w:pPr>
            <w:r>
              <w:t>/api/lists/{listId}/content</w:t>
            </w:r>
          </w:p>
        </w:tc>
        <w:tc>
          <w:tcPr>
            <w:tcW w:w="329" w:type="pct"/>
          </w:tcPr>
          <w:p w14:paraId="63E5FA0F" w14:textId="77777777" w:rsidR="00DA4D3B" w:rsidRPr="007B1868" w:rsidRDefault="00DA4D3B" w:rsidP="00604232">
            <w:pPr>
              <w:jc w:val="center"/>
            </w:pPr>
          </w:p>
        </w:tc>
        <w:tc>
          <w:tcPr>
            <w:tcW w:w="399" w:type="pct"/>
          </w:tcPr>
          <w:p w14:paraId="08B70930" w14:textId="25F36233" w:rsidR="00DA4D3B" w:rsidRPr="007B1868" w:rsidRDefault="00DA4D3B" w:rsidP="00604232">
            <w:pPr>
              <w:jc w:val="center"/>
            </w:pPr>
            <w:r w:rsidRPr="00CB679F">
              <w:rPr>
                <w:rFonts w:ascii="Segoe UI Symbol" w:hAnsi="Segoe UI Symbol" w:cs="Segoe UI Symbol"/>
              </w:rPr>
              <w:t>✔</w:t>
            </w:r>
          </w:p>
        </w:tc>
        <w:tc>
          <w:tcPr>
            <w:tcW w:w="336" w:type="pct"/>
          </w:tcPr>
          <w:p w14:paraId="70E833F3" w14:textId="77777777" w:rsidR="00DA4D3B" w:rsidRPr="007B1868" w:rsidRDefault="00DA4D3B" w:rsidP="00604232">
            <w:pPr>
              <w:jc w:val="center"/>
            </w:pPr>
          </w:p>
        </w:tc>
        <w:tc>
          <w:tcPr>
            <w:tcW w:w="462" w:type="pct"/>
          </w:tcPr>
          <w:p w14:paraId="171DF65A" w14:textId="77777777" w:rsidR="00DA4D3B" w:rsidRPr="007B1868" w:rsidRDefault="00DA4D3B" w:rsidP="00604232">
            <w:pPr>
              <w:jc w:val="center"/>
            </w:pPr>
          </w:p>
        </w:tc>
        <w:tc>
          <w:tcPr>
            <w:tcW w:w="1362" w:type="pct"/>
          </w:tcPr>
          <w:p w14:paraId="1CE56620" w14:textId="56BF7D03" w:rsidR="00DA4D3B" w:rsidRPr="00DA4D3B" w:rsidRDefault="00525E26" w:rsidP="00312460">
            <w:pPr>
              <w:jc w:val="left"/>
              <w:rPr>
                <w:rFonts w:cstheme="minorHAnsi"/>
              </w:rPr>
            </w:pPr>
            <w:r>
              <w:rPr>
                <w:rFonts w:cstheme="minorHAnsi"/>
              </w:rPr>
              <w:t>Añadir contenido a una lista</w:t>
            </w:r>
          </w:p>
        </w:tc>
      </w:tr>
      <w:tr w:rsidR="00DA4D3B" w:rsidRPr="007B1868" w14:paraId="7B9F0F47" w14:textId="278BA95A" w:rsidTr="00DA4D3B">
        <w:tc>
          <w:tcPr>
            <w:tcW w:w="2114" w:type="pct"/>
          </w:tcPr>
          <w:p w14:paraId="238C5F77" w14:textId="477C722F" w:rsidR="00DA4D3B" w:rsidRDefault="00DA4D3B" w:rsidP="00604232">
            <w:r>
              <w:lastRenderedPageBreak/>
              <w:t>/api/lists/public</w:t>
            </w:r>
          </w:p>
        </w:tc>
        <w:tc>
          <w:tcPr>
            <w:tcW w:w="329" w:type="pct"/>
          </w:tcPr>
          <w:p w14:paraId="5B371CF0" w14:textId="3CF3CFAD" w:rsidR="00DA4D3B" w:rsidRPr="007B1868" w:rsidRDefault="00DA4D3B" w:rsidP="00604232">
            <w:pPr>
              <w:jc w:val="center"/>
            </w:pPr>
            <w:r w:rsidRPr="00CB679F">
              <w:rPr>
                <w:rFonts w:ascii="Segoe UI Symbol" w:hAnsi="Segoe UI Symbol" w:cs="Segoe UI Symbol"/>
              </w:rPr>
              <w:t>✔</w:t>
            </w:r>
          </w:p>
        </w:tc>
        <w:tc>
          <w:tcPr>
            <w:tcW w:w="399" w:type="pct"/>
          </w:tcPr>
          <w:p w14:paraId="6C5E12AE" w14:textId="77777777" w:rsidR="00DA4D3B" w:rsidRPr="007B1868" w:rsidRDefault="00DA4D3B" w:rsidP="00604232">
            <w:pPr>
              <w:jc w:val="center"/>
            </w:pPr>
          </w:p>
        </w:tc>
        <w:tc>
          <w:tcPr>
            <w:tcW w:w="336" w:type="pct"/>
          </w:tcPr>
          <w:p w14:paraId="6FFF81D6" w14:textId="77777777" w:rsidR="00DA4D3B" w:rsidRPr="007B1868" w:rsidRDefault="00DA4D3B" w:rsidP="00604232">
            <w:pPr>
              <w:jc w:val="center"/>
            </w:pPr>
          </w:p>
        </w:tc>
        <w:tc>
          <w:tcPr>
            <w:tcW w:w="462" w:type="pct"/>
          </w:tcPr>
          <w:p w14:paraId="3824ECD9" w14:textId="77777777" w:rsidR="00DA4D3B" w:rsidRPr="007B1868" w:rsidRDefault="00DA4D3B" w:rsidP="00604232">
            <w:pPr>
              <w:jc w:val="center"/>
            </w:pPr>
          </w:p>
        </w:tc>
        <w:tc>
          <w:tcPr>
            <w:tcW w:w="1362" w:type="pct"/>
          </w:tcPr>
          <w:p w14:paraId="33EC9F5D" w14:textId="5E48BBA8" w:rsidR="00DA4D3B" w:rsidRPr="00DA4D3B" w:rsidRDefault="00525E26" w:rsidP="00312460">
            <w:pPr>
              <w:jc w:val="left"/>
              <w:rPr>
                <w:rFonts w:cstheme="minorHAnsi"/>
              </w:rPr>
            </w:pPr>
            <w:r>
              <w:rPr>
                <w:rFonts w:cstheme="minorHAnsi"/>
              </w:rPr>
              <w:t>Obtener todas las listas públicas</w:t>
            </w:r>
          </w:p>
        </w:tc>
      </w:tr>
      <w:tr w:rsidR="00DA4D3B" w:rsidRPr="007B1868" w14:paraId="58FE8CB3" w14:textId="17AA7912" w:rsidTr="00DA4D3B">
        <w:tc>
          <w:tcPr>
            <w:tcW w:w="2114" w:type="pct"/>
          </w:tcPr>
          <w:p w14:paraId="4F3E1120" w14:textId="6531007A" w:rsidR="00DA4D3B" w:rsidRDefault="00DA4D3B" w:rsidP="00604232">
            <w:r w:rsidRPr="000846F5">
              <w:rPr>
                <w:lang w:val="en-US"/>
              </w:rPr>
              <w:t>/api/lists/{listId}/content/{c</w:t>
            </w:r>
            <w:r>
              <w:rPr>
                <w:lang w:val="en-US"/>
              </w:rPr>
              <w:t>ontentId}</w:t>
            </w:r>
          </w:p>
        </w:tc>
        <w:tc>
          <w:tcPr>
            <w:tcW w:w="329" w:type="pct"/>
          </w:tcPr>
          <w:p w14:paraId="1B23CC8C" w14:textId="77777777" w:rsidR="00DA4D3B" w:rsidRPr="007B1868" w:rsidRDefault="00DA4D3B" w:rsidP="00604232">
            <w:pPr>
              <w:jc w:val="center"/>
            </w:pPr>
          </w:p>
        </w:tc>
        <w:tc>
          <w:tcPr>
            <w:tcW w:w="399" w:type="pct"/>
          </w:tcPr>
          <w:p w14:paraId="476ADB1E" w14:textId="77777777" w:rsidR="00DA4D3B" w:rsidRPr="007B1868" w:rsidRDefault="00DA4D3B" w:rsidP="00604232">
            <w:pPr>
              <w:jc w:val="center"/>
            </w:pPr>
          </w:p>
        </w:tc>
        <w:tc>
          <w:tcPr>
            <w:tcW w:w="336" w:type="pct"/>
          </w:tcPr>
          <w:p w14:paraId="6964F9F1" w14:textId="77777777" w:rsidR="00DA4D3B" w:rsidRPr="007B1868" w:rsidRDefault="00DA4D3B" w:rsidP="00604232">
            <w:pPr>
              <w:jc w:val="center"/>
            </w:pPr>
          </w:p>
        </w:tc>
        <w:tc>
          <w:tcPr>
            <w:tcW w:w="462" w:type="pct"/>
          </w:tcPr>
          <w:p w14:paraId="61D58FE7" w14:textId="709926CF" w:rsidR="00DA4D3B" w:rsidRPr="007B1868" w:rsidRDefault="00DA4D3B" w:rsidP="00604232">
            <w:pPr>
              <w:jc w:val="center"/>
            </w:pPr>
            <w:r w:rsidRPr="00CB679F">
              <w:rPr>
                <w:rFonts w:ascii="Segoe UI Symbol" w:hAnsi="Segoe UI Symbol" w:cs="Segoe UI Symbol"/>
              </w:rPr>
              <w:t>✔</w:t>
            </w:r>
          </w:p>
        </w:tc>
        <w:tc>
          <w:tcPr>
            <w:tcW w:w="1362" w:type="pct"/>
          </w:tcPr>
          <w:p w14:paraId="01F3698E" w14:textId="00419D4F" w:rsidR="00DA4D3B" w:rsidRPr="00DA4D3B" w:rsidRDefault="00525E26" w:rsidP="00312460">
            <w:pPr>
              <w:jc w:val="left"/>
              <w:rPr>
                <w:rFonts w:cstheme="minorHAnsi"/>
              </w:rPr>
            </w:pPr>
            <w:r>
              <w:rPr>
                <w:rFonts w:cstheme="minorHAnsi"/>
              </w:rPr>
              <w:t>Eliminar contenido de una lista</w:t>
            </w:r>
          </w:p>
        </w:tc>
      </w:tr>
      <w:tr w:rsidR="00DA4D3B" w:rsidRPr="000846F5" w14:paraId="5AB36712" w14:textId="72252108" w:rsidTr="00DA4D3B">
        <w:tc>
          <w:tcPr>
            <w:tcW w:w="2114" w:type="pct"/>
          </w:tcPr>
          <w:p w14:paraId="007205EF" w14:textId="35CA665A" w:rsidR="00DA4D3B" w:rsidRPr="000846F5" w:rsidRDefault="00DA4D3B" w:rsidP="00604232">
            <w:pPr>
              <w:rPr>
                <w:lang w:val="en-US"/>
              </w:rPr>
            </w:pPr>
            <w:r>
              <w:t>/api/ratings</w:t>
            </w:r>
          </w:p>
        </w:tc>
        <w:tc>
          <w:tcPr>
            <w:tcW w:w="329" w:type="pct"/>
          </w:tcPr>
          <w:p w14:paraId="315A6509" w14:textId="77777777" w:rsidR="00DA4D3B" w:rsidRPr="000846F5" w:rsidRDefault="00DA4D3B" w:rsidP="00604232">
            <w:pPr>
              <w:jc w:val="center"/>
              <w:rPr>
                <w:lang w:val="en-US"/>
              </w:rPr>
            </w:pPr>
          </w:p>
        </w:tc>
        <w:tc>
          <w:tcPr>
            <w:tcW w:w="399" w:type="pct"/>
          </w:tcPr>
          <w:p w14:paraId="73E2E17C" w14:textId="5CF9CD33" w:rsidR="00DA4D3B" w:rsidRPr="000846F5" w:rsidRDefault="00DA4D3B" w:rsidP="00604232">
            <w:pPr>
              <w:jc w:val="center"/>
              <w:rPr>
                <w:lang w:val="en-US"/>
              </w:rPr>
            </w:pPr>
            <w:r w:rsidRPr="00CB679F">
              <w:rPr>
                <w:rFonts w:ascii="Segoe UI Symbol" w:hAnsi="Segoe UI Symbol" w:cs="Segoe UI Symbol"/>
              </w:rPr>
              <w:t>✔</w:t>
            </w:r>
          </w:p>
        </w:tc>
        <w:tc>
          <w:tcPr>
            <w:tcW w:w="336" w:type="pct"/>
          </w:tcPr>
          <w:p w14:paraId="61F147DF" w14:textId="77777777" w:rsidR="00DA4D3B" w:rsidRPr="000846F5" w:rsidRDefault="00DA4D3B" w:rsidP="00604232">
            <w:pPr>
              <w:jc w:val="center"/>
              <w:rPr>
                <w:lang w:val="en-US"/>
              </w:rPr>
            </w:pPr>
          </w:p>
        </w:tc>
        <w:tc>
          <w:tcPr>
            <w:tcW w:w="462" w:type="pct"/>
          </w:tcPr>
          <w:p w14:paraId="005F14F3" w14:textId="77777777" w:rsidR="00DA4D3B" w:rsidRPr="000846F5" w:rsidRDefault="00DA4D3B" w:rsidP="00604232">
            <w:pPr>
              <w:jc w:val="center"/>
              <w:rPr>
                <w:lang w:val="en-US"/>
              </w:rPr>
            </w:pPr>
          </w:p>
        </w:tc>
        <w:tc>
          <w:tcPr>
            <w:tcW w:w="1362" w:type="pct"/>
          </w:tcPr>
          <w:p w14:paraId="157135CF" w14:textId="2076E195" w:rsidR="00DA4D3B" w:rsidRPr="00DA4D3B" w:rsidRDefault="00525E26" w:rsidP="00312460">
            <w:pPr>
              <w:jc w:val="left"/>
              <w:rPr>
                <w:rFonts w:cstheme="minorHAnsi"/>
                <w:lang w:val="en-US"/>
              </w:rPr>
            </w:pPr>
            <w:r>
              <w:rPr>
                <w:rFonts w:cstheme="minorHAnsi"/>
                <w:lang w:val="en-US"/>
              </w:rPr>
              <w:t>Crear una valoración</w:t>
            </w:r>
          </w:p>
        </w:tc>
      </w:tr>
      <w:tr w:rsidR="00DA4D3B" w:rsidRPr="000846F5" w14:paraId="14C69E7F" w14:textId="332A0105" w:rsidTr="00DA4D3B">
        <w:tc>
          <w:tcPr>
            <w:tcW w:w="2114" w:type="pct"/>
          </w:tcPr>
          <w:p w14:paraId="219DE6F0" w14:textId="007A5693" w:rsidR="00DA4D3B" w:rsidRDefault="00DA4D3B" w:rsidP="00604232">
            <w:r>
              <w:t>/api/ratings/{ratingId}/likes</w:t>
            </w:r>
          </w:p>
        </w:tc>
        <w:tc>
          <w:tcPr>
            <w:tcW w:w="329" w:type="pct"/>
          </w:tcPr>
          <w:p w14:paraId="41B14062" w14:textId="417F27EF" w:rsidR="00DA4D3B" w:rsidRPr="000846F5" w:rsidRDefault="00DA4D3B" w:rsidP="00604232">
            <w:pPr>
              <w:jc w:val="center"/>
              <w:rPr>
                <w:lang w:val="en-US"/>
              </w:rPr>
            </w:pPr>
            <w:r w:rsidRPr="00CB679F">
              <w:rPr>
                <w:rFonts w:ascii="Segoe UI Symbol" w:hAnsi="Segoe UI Symbol" w:cs="Segoe UI Symbol"/>
              </w:rPr>
              <w:t>✔</w:t>
            </w:r>
          </w:p>
        </w:tc>
        <w:tc>
          <w:tcPr>
            <w:tcW w:w="399" w:type="pct"/>
          </w:tcPr>
          <w:p w14:paraId="47FFB61C" w14:textId="03DACC1A" w:rsidR="00DA4D3B" w:rsidRPr="000846F5" w:rsidRDefault="00DA4D3B" w:rsidP="00604232">
            <w:pPr>
              <w:jc w:val="center"/>
              <w:rPr>
                <w:lang w:val="en-US"/>
              </w:rPr>
            </w:pPr>
            <w:r w:rsidRPr="00CB679F">
              <w:rPr>
                <w:rFonts w:ascii="Segoe UI Symbol" w:hAnsi="Segoe UI Symbol" w:cs="Segoe UI Symbol"/>
              </w:rPr>
              <w:t>✔</w:t>
            </w:r>
          </w:p>
        </w:tc>
        <w:tc>
          <w:tcPr>
            <w:tcW w:w="336" w:type="pct"/>
          </w:tcPr>
          <w:p w14:paraId="37FA2717" w14:textId="77777777" w:rsidR="00DA4D3B" w:rsidRPr="000846F5" w:rsidRDefault="00DA4D3B" w:rsidP="00604232">
            <w:pPr>
              <w:jc w:val="center"/>
              <w:rPr>
                <w:lang w:val="en-US"/>
              </w:rPr>
            </w:pPr>
          </w:p>
        </w:tc>
        <w:tc>
          <w:tcPr>
            <w:tcW w:w="462" w:type="pct"/>
          </w:tcPr>
          <w:p w14:paraId="12BA6BCF" w14:textId="77777777" w:rsidR="00DA4D3B" w:rsidRPr="000846F5" w:rsidRDefault="00DA4D3B" w:rsidP="00604232">
            <w:pPr>
              <w:jc w:val="center"/>
              <w:rPr>
                <w:lang w:val="en-US"/>
              </w:rPr>
            </w:pPr>
          </w:p>
        </w:tc>
        <w:tc>
          <w:tcPr>
            <w:tcW w:w="1362" w:type="pct"/>
          </w:tcPr>
          <w:p w14:paraId="6D75E6D8" w14:textId="0A19E12B" w:rsidR="00DA4D3B" w:rsidRPr="00525E26" w:rsidRDefault="00525E26" w:rsidP="00312460">
            <w:pPr>
              <w:jc w:val="left"/>
              <w:rPr>
                <w:rFonts w:cstheme="minorHAnsi"/>
              </w:rPr>
            </w:pPr>
            <w:r w:rsidRPr="00525E26">
              <w:rPr>
                <w:rFonts w:cstheme="minorHAnsi"/>
              </w:rPr>
              <w:t>Obtener</w:t>
            </w:r>
            <w:r>
              <w:rPr>
                <w:rFonts w:cstheme="minorHAnsi"/>
              </w:rPr>
              <w:t xml:space="preserve"> la </w:t>
            </w:r>
            <w:r w:rsidRPr="00525E26">
              <w:rPr>
                <w:rFonts w:cstheme="minorHAnsi"/>
              </w:rPr>
              <w:t xml:space="preserve">cantidad de </w:t>
            </w:r>
            <w:r>
              <w:rPr>
                <w:rFonts w:cstheme="minorHAnsi"/>
              </w:rPr>
              <w:t>me gustas/Dar me gusta</w:t>
            </w:r>
          </w:p>
        </w:tc>
      </w:tr>
      <w:tr w:rsidR="00DA4D3B" w:rsidRPr="002D7CD7" w14:paraId="35BF9F84" w14:textId="5F25D7FD" w:rsidTr="00DA4D3B">
        <w:tc>
          <w:tcPr>
            <w:tcW w:w="2114" w:type="pct"/>
          </w:tcPr>
          <w:p w14:paraId="49E98B30" w14:textId="7A2FFEB1" w:rsidR="00DA4D3B" w:rsidRPr="000846F5" w:rsidRDefault="00DA4D3B" w:rsidP="00604232">
            <w:pPr>
              <w:rPr>
                <w:lang w:val="en-US"/>
              </w:rPr>
            </w:pPr>
            <w:r w:rsidRPr="000846F5">
              <w:rPr>
                <w:lang w:val="en-US"/>
              </w:rPr>
              <w:t>/api/ratings/{ratingId}/like-s</w:t>
            </w:r>
            <w:r>
              <w:rPr>
                <w:lang w:val="en-US"/>
              </w:rPr>
              <w:t>tatus</w:t>
            </w:r>
          </w:p>
        </w:tc>
        <w:tc>
          <w:tcPr>
            <w:tcW w:w="329" w:type="pct"/>
          </w:tcPr>
          <w:p w14:paraId="1F8D925F" w14:textId="080B14F7" w:rsidR="00DA4D3B" w:rsidRPr="000846F5" w:rsidRDefault="00DA4D3B" w:rsidP="00604232">
            <w:pPr>
              <w:jc w:val="center"/>
              <w:rPr>
                <w:lang w:val="en-US"/>
              </w:rPr>
            </w:pPr>
            <w:r w:rsidRPr="00CB679F">
              <w:rPr>
                <w:rFonts w:ascii="Segoe UI Symbol" w:hAnsi="Segoe UI Symbol" w:cs="Segoe UI Symbol"/>
              </w:rPr>
              <w:t>✔</w:t>
            </w:r>
          </w:p>
        </w:tc>
        <w:tc>
          <w:tcPr>
            <w:tcW w:w="399" w:type="pct"/>
          </w:tcPr>
          <w:p w14:paraId="15350980" w14:textId="77777777" w:rsidR="00DA4D3B" w:rsidRPr="000846F5" w:rsidRDefault="00DA4D3B" w:rsidP="00604232">
            <w:pPr>
              <w:jc w:val="center"/>
              <w:rPr>
                <w:lang w:val="en-US"/>
              </w:rPr>
            </w:pPr>
          </w:p>
        </w:tc>
        <w:tc>
          <w:tcPr>
            <w:tcW w:w="336" w:type="pct"/>
          </w:tcPr>
          <w:p w14:paraId="2EBA35D0" w14:textId="77777777" w:rsidR="00DA4D3B" w:rsidRPr="000846F5" w:rsidRDefault="00DA4D3B" w:rsidP="00604232">
            <w:pPr>
              <w:jc w:val="center"/>
              <w:rPr>
                <w:lang w:val="en-US"/>
              </w:rPr>
            </w:pPr>
          </w:p>
        </w:tc>
        <w:tc>
          <w:tcPr>
            <w:tcW w:w="462" w:type="pct"/>
          </w:tcPr>
          <w:p w14:paraId="38AF3CE3" w14:textId="77777777" w:rsidR="00DA4D3B" w:rsidRPr="000846F5" w:rsidRDefault="00DA4D3B" w:rsidP="00604232">
            <w:pPr>
              <w:jc w:val="center"/>
              <w:rPr>
                <w:lang w:val="en-US"/>
              </w:rPr>
            </w:pPr>
          </w:p>
        </w:tc>
        <w:tc>
          <w:tcPr>
            <w:tcW w:w="1362" w:type="pct"/>
          </w:tcPr>
          <w:p w14:paraId="49DBF7ED" w14:textId="0060DF38" w:rsidR="00DA4D3B" w:rsidRPr="00525E26" w:rsidRDefault="00525E26" w:rsidP="00312460">
            <w:pPr>
              <w:jc w:val="left"/>
              <w:rPr>
                <w:rFonts w:cstheme="minorHAnsi"/>
              </w:rPr>
            </w:pPr>
            <w:r w:rsidRPr="00525E26">
              <w:rPr>
                <w:rFonts w:cstheme="minorHAnsi"/>
              </w:rPr>
              <w:t xml:space="preserve">Comprobar si he dado </w:t>
            </w:r>
            <w:r>
              <w:rPr>
                <w:rFonts w:cstheme="minorHAnsi"/>
              </w:rPr>
              <w:t>me gusta a una valoración</w:t>
            </w:r>
          </w:p>
        </w:tc>
      </w:tr>
      <w:tr w:rsidR="00DA4D3B" w:rsidRPr="000846F5" w14:paraId="2F33DC90" w14:textId="16C311F9" w:rsidTr="00DA4D3B">
        <w:tc>
          <w:tcPr>
            <w:tcW w:w="2114" w:type="pct"/>
          </w:tcPr>
          <w:p w14:paraId="7AA51E49" w14:textId="427C1F5F" w:rsidR="00DA4D3B" w:rsidRPr="00604232" w:rsidRDefault="00DA4D3B" w:rsidP="00604232">
            <w:r>
              <w:rPr>
                <w:lang w:val="en-US"/>
              </w:rPr>
              <w:t>/api/ratings/{contentId}</w:t>
            </w:r>
          </w:p>
        </w:tc>
        <w:tc>
          <w:tcPr>
            <w:tcW w:w="329" w:type="pct"/>
          </w:tcPr>
          <w:p w14:paraId="2B87CEEE" w14:textId="01BFD268" w:rsidR="00DA4D3B" w:rsidRPr="000846F5" w:rsidRDefault="00DA4D3B" w:rsidP="00604232">
            <w:pPr>
              <w:jc w:val="center"/>
              <w:rPr>
                <w:lang w:val="en-US"/>
              </w:rPr>
            </w:pPr>
            <w:r w:rsidRPr="00CB679F">
              <w:rPr>
                <w:rFonts w:ascii="Segoe UI Symbol" w:hAnsi="Segoe UI Symbol" w:cs="Segoe UI Symbol"/>
              </w:rPr>
              <w:t>✔</w:t>
            </w:r>
          </w:p>
        </w:tc>
        <w:tc>
          <w:tcPr>
            <w:tcW w:w="399" w:type="pct"/>
          </w:tcPr>
          <w:p w14:paraId="141A5668" w14:textId="77777777" w:rsidR="00DA4D3B" w:rsidRPr="000846F5" w:rsidRDefault="00DA4D3B" w:rsidP="00604232">
            <w:pPr>
              <w:jc w:val="center"/>
              <w:rPr>
                <w:lang w:val="en-US"/>
              </w:rPr>
            </w:pPr>
          </w:p>
        </w:tc>
        <w:tc>
          <w:tcPr>
            <w:tcW w:w="336" w:type="pct"/>
          </w:tcPr>
          <w:p w14:paraId="5171945E" w14:textId="77777777" w:rsidR="00DA4D3B" w:rsidRPr="000846F5" w:rsidRDefault="00DA4D3B" w:rsidP="00604232">
            <w:pPr>
              <w:jc w:val="center"/>
              <w:rPr>
                <w:lang w:val="en-US"/>
              </w:rPr>
            </w:pPr>
          </w:p>
        </w:tc>
        <w:tc>
          <w:tcPr>
            <w:tcW w:w="462" w:type="pct"/>
          </w:tcPr>
          <w:p w14:paraId="0D55CA05" w14:textId="77777777" w:rsidR="00DA4D3B" w:rsidRPr="00CB679F" w:rsidRDefault="00DA4D3B" w:rsidP="00604232">
            <w:pPr>
              <w:jc w:val="center"/>
              <w:rPr>
                <w:rFonts w:ascii="Segoe UI Symbol" w:hAnsi="Segoe UI Symbol" w:cs="Segoe UI Symbol"/>
              </w:rPr>
            </w:pPr>
          </w:p>
        </w:tc>
        <w:tc>
          <w:tcPr>
            <w:tcW w:w="1362" w:type="pct"/>
          </w:tcPr>
          <w:p w14:paraId="54952CE3" w14:textId="37EF6972" w:rsidR="00DA4D3B" w:rsidRPr="00DA4D3B" w:rsidRDefault="00525E26" w:rsidP="00312460">
            <w:pPr>
              <w:jc w:val="left"/>
              <w:rPr>
                <w:rFonts w:cstheme="minorHAnsi"/>
              </w:rPr>
            </w:pPr>
            <w:r>
              <w:rPr>
                <w:rFonts w:cstheme="minorHAnsi"/>
              </w:rPr>
              <w:t>Obtener las valoraciones de un contenido</w:t>
            </w:r>
          </w:p>
        </w:tc>
      </w:tr>
      <w:tr w:rsidR="00DA4D3B" w:rsidRPr="000846F5" w14:paraId="3926D7B0" w14:textId="79E7D97A" w:rsidTr="00DA4D3B">
        <w:tc>
          <w:tcPr>
            <w:tcW w:w="2114" w:type="pct"/>
          </w:tcPr>
          <w:p w14:paraId="219EFBE0" w14:textId="215F0FAA" w:rsidR="00DA4D3B" w:rsidRPr="000846F5" w:rsidRDefault="00DA4D3B" w:rsidP="00604232">
            <w:pPr>
              <w:rPr>
                <w:lang w:val="en-US"/>
              </w:rPr>
            </w:pPr>
            <w:r>
              <w:t>/api/ratings/{ratingId}</w:t>
            </w:r>
          </w:p>
        </w:tc>
        <w:tc>
          <w:tcPr>
            <w:tcW w:w="329" w:type="pct"/>
          </w:tcPr>
          <w:p w14:paraId="6B318382" w14:textId="77777777" w:rsidR="00DA4D3B" w:rsidRPr="000846F5" w:rsidRDefault="00DA4D3B" w:rsidP="00604232">
            <w:pPr>
              <w:jc w:val="center"/>
              <w:rPr>
                <w:lang w:val="en-US"/>
              </w:rPr>
            </w:pPr>
          </w:p>
        </w:tc>
        <w:tc>
          <w:tcPr>
            <w:tcW w:w="399" w:type="pct"/>
          </w:tcPr>
          <w:p w14:paraId="658F08D6" w14:textId="77777777" w:rsidR="00DA4D3B" w:rsidRPr="000846F5" w:rsidRDefault="00DA4D3B" w:rsidP="00604232">
            <w:pPr>
              <w:jc w:val="center"/>
              <w:rPr>
                <w:lang w:val="en-US"/>
              </w:rPr>
            </w:pPr>
          </w:p>
        </w:tc>
        <w:tc>
          <w:tcPr>
            <w:tcW w:w="336" w:type="pct"/>
          </w:tcPr>
          <w:p w14:paraId="3B52E843" w14:textId="77777777" w:rsidR="00DA4D3B" w:rsidRPr="000846F5" w:rsidRDefault="00DA4D3B" w:rsidP="00604232">
            <w:pPr>
              <w:jc w:val="center"/>
              <w:rPr>
                <w:lang w:val="en-US"/>
              </w:rPr>
            </w:pPr>
          </w:p>
        </w:tc>
        <w:tc>
          <w:tcPr>
            <w:tcW w:w="462" w:type="pct"/>
          </w:tcPr>
          <w:p w14:paraId="76A5291B" w14:textId="40D1CC90" w:rsidR="00DA4D3B" w:rsidRPr="000846F5" w:rsidRDefault="00DA4D3B" w:rsidP="00604232">
            <w:pPr>
              <w:jc w:val="center"/>
              <w:rPr>
                <w:lang w:val="en-US"/>
              </w:rPr>
            </w:pPr>
            <w:r w:rsidRPr="00CB679F">
              <w:rPr>
                <w:rFonts w:ascii="Segoe UI Symbol" w:hAnsi="Segoe UI Symbol" w:cs="Segoe UI Symbol"/>
              </w:rPr>
              <w:t>✔</w:t>
            </w:r>
          </w:p>
        </w:tc>
        <w:tc>
          <w:tcPr>
            <w:tcW w:w="1362" w:type="pct"/>
          </w:tcPr>
          <w:p w14:paraId="4E8F156E" w14:textId="56CB2385" w:rsidR="00DA4D3B" w:rsidRPr="00DA4D3B" w:rsidRDefault="00525E26" w:rsidP="00312460">
            <w:pPr>
              <w:jc w:val="left"/>
              <w:rPr>
                <w:rFonts w:cstheme="minorHAnsi"/>
              </w:rPr>
            </w:pPr>
            <w:r>
              <w:rPr>
                <w:rFonts w:cstheme="minorHAnsi"/>
              </w:rPr>
              <w:t>Eliminar una valoración</w:t>
            </w:r>
          </w:p>
        </w:tc>
      </w:tr>
      <w:tr w:rsidR="00DA4D3B" w:rsidRPr="000846F5" w14:paraId="6C43F413" w14:textId="6235FD64" w:rsidTr="00DA4D3B">
        <w:tc>
          <w:tcPr>
            <w:tcW w:w="2114" w:type="pct"/>
          </w:tcPr>
          <w:p w14:paraId="1D2DFA9E" w14:textId="3549901E" w:rsidR="00DA4D3B" w:rsidRDefault="00DA4D3B" w:rsidP="00604232">
            <w:r>
              <w:t>/api/feed/personal</w:t>
            </w:r>
          </w:p>
        </w:tc>
        <w:tc>
          <w:tcPr>
            <w:tcW w:w="329" w:type="pct"/>
          </w:tcPr>
          <w:p w14:paraId="07F43DBE" w14:textId="45BCAB01" w:rsidR="00DA4D3B" w:rsidRPr="000846F5" w:rsidRDefault="00DA4D3B" w:rsidP="00604232">
            <w:pPr>
              <w:jc w:val="center"/>
              <w:rPr>
                <w:lang w:val="en-US"/>
              </w:rPr>
            </w:pPr>
            <w:r w:rsidRPr="00CB679F">
              <w:rPr>
                <w:rFonts w:ascii="Segoe UI Symbol" w:hAnsi="Segoe UI Symbol" w:cs="Segoe UI Symbol"/>
              </w:rPr>
              <w:t>✔</w:t>
            </w:r>
          </w:p>
        </w:tc>
        <w:tc>
          <w:tcPr>
            <w:tcW w:w="399" w:type="pct"/>
          </w:tcPr>
          <w:p w14:paraId="3FF15A4B" w14:textId="77777777" w:rsidR="00DA4D3B" w:rsidRPr="000846F5" w:rsidRDefault="00DA4D3B" w:rsidP="00604232">
            <w:pPr>
              <w:jc w:val="center"/>
              <w:rPr>
                <w:lang w:val="en-US"/>
              </w:rPr>
            </w:pPr>
          </w:p>
        </w:tc>
        <w:tc>
          <w:tcPr>
            <w:tcW w:w="336" w:type="pct"/>
          </w:tcPr>
          <w:p w14:paraId="2921D8E6" w14:textId="77777777" w:rsidR="00DA4D3B" w:rsidRPr="000846F5" w:rsidRDefault="00DA4D3B" w:rsidP="00604232">
            <w:pPr>
              <w:jc w:val="center"/>
              <w:rPr>
                <w:lang w:val="en-US"/>
              </w:rPr>
            </w:pPr>
          </w:p>
        </w:tc>
        <w:tc>
          <w:tcPr>
            <w:tcW w:w="462" w:type="pct"/>
          </w:tcPr>
          <w:p w14:paraId="128AA761" w14:textId="77777777" w:rsidR="00DA4D3B" w:rsidRPr="000846F5" w:rsidRDefault="00DA4D3B" w:rsidP="00604232">
            <w:pPr>
              <w:jc w:val="center"/>
              <w:rPr>
                <w:lang w:val="en-US"/>
              </w:rPr>
            </w:pPr>
          </w:p>
        </w:tc>
        <w:tc>
          <w:tcPr>
            <w:tcW w:w="1362" w:type="pct"/>
          </w:tcPr>
          <w:p w14:paraId="4C46DCC3" w14:textId="10382C7D" w:rsidR="00DA4D3B" w:rsidRPr="00525E26" w:rsidRDefault="00525E26" w:rsidP="00312460">
            <w:pPr>
              <w:jc w:val="left"/>
              <w:rPr>
                <w:rFonts w:cstheme="minorHAnsi"/>
              </w:rPr>
            </w:pPr>
            <w:r w:rsidRPr="00525E26">
              <w:rPr>
                <w:rFonts w:cstheme="minorHAnsi"/>
              </w:rPr>
              <w:t xml:space="preserve">Obtener el </w:t>
            </w:r>
            <w:r w:rsidRPr="00525E26">
              <w:rPr>
                <w:rFonts w:cstheme="minorHAnsi"/>
                <w:i/>
                <w:iCs/>
              </w:rPr>
              <w:t>feed</w:t>
            </w:r>
            <w:r w:rsidRPr="00525E26">
              <w:rPr>
                <w:rFonts w:cstheme="minorHAnsi"/>
              </w:rPr>
              <w:t xml:space="preserve"> personal d</w:t>
            </w:r>
            <w:r>
              <w:rPr>
                <w:rFonts w:cstheme="minorHAnsi"/>
              </w:rPr>
              <w:t>el usuario</w:t>
            </w:r>
          </w:p>
        </w:tc>
      </w:tr>
      <w:tr w:rsidR="00DA4D3B" w:rsidRPr="000846F5" w14:paraId="5121B1CE" w14:textId="55901335" w:rsidTr="00DA4D3B">
        <w:tc>
          <w:tcPr>
            <w:tcW w:w="2114" w:type="pct"/>
          </w:tcPr>
          <w:p w14:paraId="7117DA78" w14:textId="16DDABC3" w:rsidR="00DA4D3B" w:rsidRDefault="00DA4D3B" w:rsidP="00604232">
            <w:r>
              <w:t>/api/feed/global</w:t>
            </w:r>
          </w:p>
        </w:tc>
        <w:tc>
          <w:tcPr>
            <w:tcW w:w="329" w:type="pct"/>
          </w:tcPr>
          <w:p w14:paraId="3B252B79" w14:textId="57F0D963" w:rsidR="00DA4D3B" w:rsidRPr="000846F5" w:rsidRDefault="00DA4D3B" w:rsidP="00604232">
            <w:pPr>
              <w:jc w:val="center"/>
              <w:rPr>
                <w:lang w:val="en-US"/>
              </w:rPr>
            </w:pPr>
            <w:r w:rsidRPr="00CB679F">
              <w:rPr>
                <w:rFonts w:ascii="Segoe UI Symbol" w:hAnsi="Segoe UI Symbol" w:cs="Segoe UI Symbol"/>
              </w:rPr>
              <w:t>✔</w:t>
            </w:r>
          </w:p>
        </w:tc>
        <w:tc>
          <w:tcPr>
            <w:tcW w:w="399" w:type="pct"/>
          </w:tcPr>
          <w:p w14:paraId="1C01A0CB" w14:textId="77777777" w:rsidR="00DA4D3B" w:rsidRPr="000846F5" w:rsidRDefault="00DA4D3B" w:rsidP="00604232">
            <w:pPr>
              <w:jc w:val="center"/>
              <w:rPr>
                <w:lang w:val="en-US"/>
              </w:rPr>
            </w:pPr>
          </w:p>
        </w:tc>
        <w:tc>
          <w:tcPr>
            <w:tcW w:w="336" w:type="pct"/>
          </w:tcPr>
          <w:p w14:paraId="05824B70" w14:textId="77777777" w:rsidR="00DA4D3B" w:rsidRPr="000846F5" w:rsidRDefault="00DA4D3B" w:rsidP="00604232">
            <w:pPr>
              <w:jc w:val="center"/>
              <w:rPr>
                <w:lang w:val="en-US"/>
              </w:rPr>
            </w:pPr>
          </w:p>
        </w:tc>
        <w:tc>
          <w:tcPr>
            <w:tcW w:w="462" w:type="pct"/>
          </w:tcPr>
          <w:p w14:paraId="7294CA4C" w14:textId="77777777" w:rsidR="00DA4D3B" w:rsidRPr="000846F5" w:rsidRDefault="00DA4D3B" w:rsidP="00604232">
            <w:pPr>
              <w:jc w:val="center"/>
              <w:rPr>
                <w:lang w:val="en-US"/>
              </w:rPr>
            </w:pPr>
          </w:p>
        </w:tc>
        <w:tc>
          <w:tcPr>
            <w:tcW w:w="1362" w:type="pct"/>
          </w:tcPr>
          <w:p w14:paraId="133DC773" w14:textId="09A6D2EC" w:rsidR="00DA4D3B" w:rsidRPr="00DA4D3B" w:rsidRDefault="00525E26" w:rsidP="00312460">
            <w:pPr>
              <w:jc w:val="left"/>
              <w:rPr>
                <w:rFonts w:cstheme="minorHAnsi"/>
                <w:lang w:val="en-US"/>
              </w:rPr>
            </w:pPr>
            <w:r>
              <w:rPr>
                <w:rFonts w:cstheme="minorHAnsi"/>
                <w:lang w:val="en-US"/>
              </w:rPr>
              <w:t xml:space="preserve">Obtener el </w:t>
            </w:r>
            <w:r w:rsidRPr="00525E26">
              <w:rPr>
                <w:rFonts w:cstheme="minorHAnsi"/>
                <w:i/>
                <w:iCs/>
                <w:lang w:val="en-US"/>
              </w:rPr>
              <w:t>feed</w:t>
            </w:r>
            <w:r>
              <w:rPr>
                <w:rFonts w:cstheme="minorHAnsi"/>
                <w:lang w:val="en-US"/>
              </w:rPr>
              <w:t xml:space="preserve"> global</w:t>
            </w:r>
          </w:p>
        </w:tc>
      </w:tr>
      <w:tr w:rsidR="00DA4D3B" w:rsidRPr="000846F5" w14:paraId="0A95710A" w14:textId="44194F88" w:rsidTr="00DA4D3B">
        <w:tc>
          <w:tcPr>
            <w:tcW w:w="2114" w:type="pct"/>
          </w:tcPr>
          <w:p w14:paraId="52719C75" w14:textId="41644724" w:rsidR="00DA4D3B" w:rsidRPr="00A16E45" w:rsidRDefault="00DA4D3B" w:rsidP="00604232">
            <w:pPr>
              <w:rPr>
                <w:lang w:val="en-US"/>
              </w:rPr>
            </w:pPr>
            <w:r>
              <w:rPr>
                <w:lang w:val="en-US"/>
              </w:rPr>
              <w:t>/api/notifications/{notificationId}/read</w:t>
            </w:r>
          </w:p>
        </w:tc>
        <w:tc>
          <w:tcPr>
            <w:tcW w:w="329" w:type="pct"/>
          </w:tcPr>
          <w:p w14:paraId="6B8C04C0" w14:textId="77777777" w:rsidR="00DA4D3B" w:rsidRPr="00CB679F" w:rsidRDefault="00DA4D3B" w:rsidP="00604232">
            <w:pPr>
              <w:jc w:val="center"/>
              <w:rPr>
                <w:rFonts w:ascii="Segoe UI Symbol" w:hAnsi="Segoe UI Symbol" w:cs="Segoe UI Symbol"/>
              </w:rPr>
            </w:pPr>
          </w:p>
        </w:tc>
        <w:tc>
          <w:tcPr>
            <w:tcW w:w="399" w:type="pct"/>
          </w:tcPr>
          <w:p w14:paraId="759F2831" w14:textId="77777777" w:rsidR="00DA4D3B" w:rsidRPr="000846F5" w:rsidRDefault="00DA4D3B" w:rsidP="00604232">
            <w:pPr>
              <w:jc w:val="center"/>
              <w:rPr>
                <w:lang w:val="en-US"/>
              </w:rPr>
            </w:pPr>
          </w:p>
        </w:tc>
        <w:tc>
          <w:tcPr>
            <w:tcW w:w="336" w:type="pct"/>
          </w:tcPr>
          <w:p w14:paraId="75D5D61C" w14:textId="6F56A283" w:rsidR="00DA4D3B" w:rsidRPr="000846F5" w:rsidRDefault="00DA4D3B" w:rsidP="00604232">
            <w:pPr>
              <w:jc w:val="center"/>
              <w:rPr>
                <w:lang w:val="en-US"/>
              </w:rPr>
            </w:pPr>
            <w:r w:rsidRPr="00CB679F">
              <w:rPr>
                <w:rFonts w:ascii="Segoe UI Symbol" w:hAnsi="Segoe UI Symbol" w:cs="Segoe UI Symbol"/>
              </w:rPr>
              <w:t>✔</w:t>
            </w:r>
          </w:p>
        </w:tc>
        <w:tc>
          <w:tcPr>
            <w:tcW w:w="462" w:type="pct"/>
          </w:tcPr>
          <w:p w14:paraId="2783E92F" w14:textId="77777777" w:rsidR="00DA4D3B" w:rsidRPr="000846F5" w:rsidRDefault="00DA4D3B" w:rsidP="00604232">
            <w:pPr>
              <w:jc w:val="center"/>
              <w:rPr>
                <w:lang w:val="en-US"/>
              </w:rPr>
            </w:pPr>
          </w:p>
        </w:tc>
        <w:tc>
          <w:tcPr>
            <w:tcW w:w="1362" w:type="pct"/>
          </w:tcPr>
          <w:p w14:paraId="1A0CFC8F" w14:textId="1B7331B8" w:rsidR="00DA4D3B" w:rsidRPr="00525E26" w:rsidRDefault="00525E26" w:rsidP="00312460">
            <w:pPr>
              <w:jc w:val="left"/>
              <w:rPr>
                <w:rFonts w:cstheme="minorHAnsi"/>
              </w:rPr>
            </w:pPr>
            <w:r w:rsidRPr="00525E26">
              <w:rPr>
                <w:rFonts w:cstheme="minorHAnsi"/>
              </w:rPr>
              <w:t>Marcar una notificación como l</w:t>
            </w:r>
            <w:r>
              <w:rPr>
                <w:rFonts w:cstheme="minorHAnsi"/>
              </w:rPr>
              <w:t>eída</w:t>
            </w:r>
          </w:p>
        </w:tc>
      </w:tr>
      <w:tr w:rsidR="00DA4D3B" w:rsidRPr="00525E26" w14:paraId="592C930B" w14:textId="7F41BFDB" w:rsidTr="00DA4D3B">
        <w:tc>
          <w:tcPr>
            <w:tcW w:w="2114" w:type="pct"/>
          </w:tcPr>
          <w:p w14:paraId="24696B8E" w14:textId="6E401EA9" w:rsidR="00DA4D3B" w:rsidRPr="00A16E45" w:rsidRDefault="00DA4D3B" w:rsidP="00604232">
            <w:pPr>
              <w:rPr>
                <w:lang w:val="en-US"/>
              </w:rPr>
            </w:pPr>
            <w:r>
              <w:rPr>
                <w:lang w:val="en-US"/>
              </w:rPr>
              <w:t>/api/notifications/notifications/read-all</w:t>
            </w:r>
          </w:p>
        </w:tc>
        <w:tc>
          <w:tcPr>
            <w:tcW w:w="329" w:type="pct"/>
          </w:tcPr>
          <w:p w14:paraId="7B4FF93B" w14:textId="77777777" w:rsidR="00DA4D3B" w:rsidRPr="00A16E45" w:rsidRDefault="00DA4D3B" w:rsidP="00604232">
            <w:pPr>
              <w:jc w:val="center"/>
              <w:rPr>
                <w:rFonts w:ascii="Segoe UI Symbol" w:hAnsi="Segoe UI Symbol" w:cs="Segoe UI Symbol"/>
                <w:lang w:val="en-US"/>
              </w:rPr>
            </w:pPr>
          </w:p>
        </w:tc>
        <w:tc>
          <w:tcPr>
            <w:tcW w:w="399" w:type="pct"/>
          </w:tcPr>
          <w:p w14:paraId="461933AF" w14:textId="77777777" w:rsidR="00DA4D3B" w:rsidRPr="000846F5" w:rsidRDefault="00DA4D3B" w:rsidP="00604232">
            <w:pPr>
              <w:jc w:val="center"/>
              <w:rPr>
                <w:lang w:val="en-US"/>
              </w:rPr>
            </w:pPr>
          </w:p>
        </w:tc>
        <w:tc>
          <w:tcPr>
            <w:tcW w:w="336" w:type="pct"/>
          </w:tcPr>
          <w:p w14:paraId="4FE0A61A" w14:textId="05DE2E98" w:rsidR="00DA4D3B" w:rsidRPr="000846F5" w:rsidRDefault="00DA4D3B" w:rsidP="00604232">
            <w:pPr>
              <w:jc w:val="center"/>
              <w:rPr>
                <w:lang w:val="en-US"/>
              </w:rPr>
            </w:pPr>
            <w:r w:rsidRPr="00CB679F">
              <w:rPr>
                <w:rFonts w:ascii="Segoe UI Symbol" w:hAnsi="Segoe UI Symbol" w:cs="Segoe UI Symbol"/>
              </w:rPr>
              <w:t>✔</w:t>
            </w:r>
          </w:p>
        </w:tc>
        <w:tc>
          <w:tcPr>
            <w:tcW w:w="462" w:type="pct"/>
          </w:tcPr>
          <w:p w14:paraId="78511200" w14:textId="77777777" w:rsidR="00DA4D3B" w:rsidRPr="000846F5" w:rsidRDefault="00DA4D3B" w:rsidP="00604232">
            <w:pPr>
              <w:jc w:val="center"/>
              <w:rPr>
                <w:lang w:val="en-US"/>
              </w:rPr>
            </w:pPr>
          </w:p>
        </w:tc>
        <w:tc>
          <w:tcPr>
            <w:tcW w:w="1362" w:type="pct"/>
          </w:tcPr>
          <w:p w14:paraId="186A2075" w14:textId="2915E736" w:rsidR="00DA4D3B" w:rsidRPr="00525E26" w:rsidRDefault="00525E26" w:rsidP="00312460">
            <w:pPr>
              <w:jc w:val="left"/>
              <w:rPr>
                <w:rFonts w:cstheme="minorHAnsi"/>
              </w:rPr>
            </w:pPr>
            <w:r w:rsidRPr="00525E26">
              <w:rPr>
                <w:rFonts w:cstheme="minorHAnsi"/>
              </w:rPr>
              <w:t>Marcar todas las notificaciones c</w:t>
            </w:r>
            <w:r>
              <w:rPr>
                <w:rFonts w:cstheme="minorHAnsi"/>
              </w:rPr>
              <w:t>omo leídas</w:t>
            </w:r>
          </w:p>
        </w:tc>
      </w:tr>
      <w:tr w:rsidR="00DA4D3B" w:rsidRPr="000846F5" w14:paraId="3DD5ACA2" w14:textId="3A6BF18F" w:rsidTr="00DA4D3B">
        <w:tc>
          <w:tcPr>
            <w:tcW w:w="2114" w:type="pct"/>
          </w:tcPr>
          <w:p w14:paraId="2841EE04" w14:textId="3D2E2C34" w:rsidR="00DA4D3B" w:rsidRDefault="00DA4D3B" w:rsidP="00604232">
            <w:r>
              <w:t>/api/content</w:t>
            </w:r>
          </w:p>
        </w:tc>
        <w:tc>
          <w:tcPr>
            <w:tcW w:w="329" w:type="pct"/>
          </w:tcPr>
          <w:p w14:paraId="0454E52D" w14:textId="06C2808E" w:rsidR="00DA4D3B" w:rsidRPr="000846F5" w:rsidRDefault="00DA4D3B" w:rsidP="00604232">
            <w:pPr>
              <w:jc w:val="center"/>
              <w:rPr>
                <w:lang w:val="en-US"/>
              </w:rPr>
            </w:pPr>
            <w:r w:rsidRPr="00CB679F">
              <w:rPr>
                <w:rFonts w:ascii="Segoe UI Symbol" w:hAnsi="Segoe UI Symbol" w:cs="Segoe UI Symbol"/>
              </w:rPr>
              <w:t>✔</w:t>
            </w:r>
          </w:p>
        </w:tc>
        <w:tc>
          <w:tcPr>
            <w:tcW w:w="399" w:type="pct"/>
          </w:tcPr>
          <w:p w14:paraId="47E89B08" w14:textId="77777777" w:rsidR="00DA4D3B" w:rsidRPr="000846F5" w:rsidRDefault="00DA4D3B" w:rsidP="00604232">
            <w:pPr>
              <w:jc w:val="center"/>
              <w:rPr>
                <w:lang w:val="en-US"/>
              </w:rPr>
            </w:pPr>
          </w:p>
        </w:tc>
        <w:tc>
          <w:tcPr>
            <w:tcW w:w="336" w:type="pct"/>
          </w:tcPr>
          <w:p w14:paraId="419057C6" w14:textId="77777777" w:rsidR="00DA4D3B" w:rsidRPr="000846F5" w:rsidRDefault="00DA4D3B" w:rsidP="00604232">
            <w:pPr>
              <w:jc w:val="center"/>
              <w:rPr>
                <w:lang w:val="en-US"/>
              </w:rPr>
            </w:pPr>
          </w:p>
        </w:tc>
        <w:tc>
          <w:tcPr>
            <w:tcW w:w="462" w:type="pct"/>
          </w:tcPr>
          <w:p w14:paraId="598426E9" w14:textId="77777777" w:rsidR="00DA4D3B" w:rsidRPr="000846F5" w:rsidRDefault="00DA4D3B" w:rsidP="00604232">
            <w:pPr>
              <w:jc w:val="center"/>
              <w:rPr>
                <w:lang w:val="en-US"/>
              </w:rPr>
            </w:pPr>
          </w:p>
        </w:tc>
        <w:tc>
          <w:tcPr>
            <w:tcW w:w="1362" w:type="pct"/>
          </w:tcPr>
          <w:p w14:paraId="5A1ED89C" w14:textId="06F84775" w:rsidR="00DA4D3B" w:rsidRPr="00DA4D3B" w:rsidRDefault="00525E26" w:rsidP="00312460">
            <w:pPr>
              <w:jc w:val="left"/>
              <w:rPr>
                <w:rFonts w:cstheme="minorHAnsi"/>
                <w:lang w:val="en-US"/>
              </w:rPr>
            </w:pPr>
            <w:r>
              <w:rPr>
                <w:rFonts w:cstheme="minorHAnsi"/>
                <w:lang w:val="en-US"/>
              </w:rPr>
              <w:t>Obtener todo el contenido</w:t>
            </w:r>
          </w:p>
        </w:tc>
      </w:tr>
      <w:tr w:rsidR="00DA4D3B" w:rsidRPr="000846F5" w14:paraId="0BFA1CDA" w14:textId="6C68B475" w:rsidTr="00DA4D3B">
        <w:tc>
          <w:tcPr>
            <w:tcW w:w="2114" w:type="pct"/>
          </w:tcPr>
          <w:p w14:paraId="4C39F543" w14:textId="22F32000" w:rsidR="00DA4D3B" w:rsidRDefault="00DA4D3B" w:rsidP="00604232">
            <w:r>
              <w:t>/api/content/{contentId}</w:t>
            </w:r>
          </w:p>
        </w:tc>
        <w:tc>
          <w:tcPr>
            <w:tcW w:w="329" w:type="pct"/>
          </w:tcPr>
          <w:p w14:paraId="6682F523" w14:textId="058693CB" w:rsidR="00DA4D3B" w:rsidRPr="000846F5" w:rsidRDefault="00DA4D3B" w:rsidP="00604232">
            <w:pPr>
              <w:jc w:val="center"/>
              <w:rPr>
                <w:lang w:val="en-US"/>
              </w:rPr>
            </w:pPr>
            <w:r w:rsidRPr="00CB679F">
              <w:rPr>
                <w:rFonts w:ascii="Segoe UI Symbol" w:hAnsi="Segoe UI Symbol" w:cs="Segoe UI Symbol"/>
              </w:rPr>
              <w:t>✔</w:t>
            </w:r>
          </w:p>
        </w:tc>
        <w:tc>
          <w:tcPr>
            <w:tcW w:w="399" w:type="pct"/>
          </w:tcPr>
          <w:p w14:paraId="49032BD6" w14:textId="77777777" w:rsidR="00DA4D3B" w:rsidRPr="000846F5" w:rsidRDefault="00DA4D3B" w:rsidP="00604232">
            <w:pPr>
              <w:jc w:val="center"/>
              <w:rPr>
                <w:lang w:val="en-US"/>
              </w:rPr>
            </w:pPr>
          </w:p>
        </w:tc>
        <w:tc>
          <w:tcPr>
            <w:tcW w:w="336" w:type="pct"/>
          </w:tcPr>
          <w:p w14:paraId="19B58EB4" w14:textId="77777777" w:rsidR="00DA4D3B" w:rsidRPr="000846F5" w:rsidRDefault="00DA4D3B" w:rsidP="00604232">
            <w:pPr>
              <w:jc w:val="center"/>
              <w:rPr>
                <w:lang w:val="en-US"/>
              </w:rPr>
            </w:pPr>
          </w:p>
        </w:tc>
        <w:tc>
          <w:tcPr>
            <w:tcW w:w="462" w:type="pct"/>
          </w:tcPr>
          <w:p w14:paraId="653060B0" w14:textId="77777777" w:rsidR="00DA4D3B" w:rsidRPr="000846F5" w:rsidRDefault="00DA4D3B" w:rsidP="00604232">
            <w:pPr>
              <w:jc w:val="center"/>
              <w:rPr>
                <w:lang w:val="en-US"/>
              </w:rPr>
            </w:pPr>
          </w:p>
        </w:tc>
        <w:tc>
          <w:tcPr>
            <w:tcW w:w="1362" w:type="pct"/>
          </w:tcPr>
          <w:p w14:paraId="07DFD9E7" w14:textId="7CA5E23D" w:rsidR="00DA4D3B" w:rsidRPr="00DA4D3B" w:rsidRDefault="00525E26" w:rsidP="00312460">
            <w:pPr>
              <w:jc w:val="left"/>
              <w:rPr>
                <w:rFonts w:cstheme="minorHAnsi"/>
                <w:lang w:val="en-US"/>
              </w:rPr>
            </w:pPr>
            <w:r>
              <w:rPr>
                <w:rFonts w:cstheme="minorHAnsi"/>
                <w:lang w:val="en-US"/>
              </w:rPr>
              <w:t>Obtener contenido por ID</w:t>
            </w:r>
          </w:p>
        </w:tc>
      </w:tr>
      <w:tr w:rsidR="00DA4D3B" w:rsidRPr="002D7CD7" w14:paraId="3ECB07FE" w14:textId="31B72DE3" w:rsidTr="00DA4D3B">
        <w:tc>
          <w:tcPr>
            <w:tcW w:w="2114" w:type="pct"/>
          </w:tcPr>
          <w:p w14:paraId="3AE70303" w14:textId="247BF365" w:rsidR="00DA4D3B" w:rsidRPr="000846F5" w:rsidRDefault="00DA4D3B" w:rsidP="00604232">
            <w:pPr>
              <w:rPr>
                <w:lang w:val="en-US"/>
              </w:rPr>
            </w:pPr>
            <w:commentRangeStart w:id="93"/>
            <w:r w:rsidRPr="000846F5">
              <w:rPr>
                <w:lang w:val="en-US"/>
              </w:rPr>
              <w:t>/api/tmdb/tv/{t</w:t>
            </w:r>
            <w:r>
              <w:rPr>
                <w:lang w:val="en-US"/>
              </w:rPr>
              <w:t>mdbId}</w:t>
            </w:r>
            <w:r w:rsidRPr="000846F5">
              <w:rPr>
                <w:lang w:val="en-US"/>
              </w:rPr>
              <w:t>/sync</w:t>
            </w:r>
          </w:p>
        </w:tc>
        <w:tc>
          <w:tcPr>
            <w:tcW w:w="329" w:type="pct"/>
          </w:tcPr>
          <w:p w14:paraId="4B6B6594" w14:textId="77777777" w:rsidR="00DA4D3B" w:rsidRPr="000846F5" w:rsidRDefault="00DA4D3B" w:rsidP="00604232">
            <w:pPr>
              <w:jc w:val="center"/>
              <w:rPr>
                <w:lang w:val="en-US"/>
              </w:rPr>
            </w:pPr>
          </w:p>
        </w:tc>
        <w:tc>
          <w:tcPr>
            <w:tcW w:w="399" w:type="pct"/>
          </w:tcPr>
          <w:p w14:paraId="7224B049" w14:textId="188FB880" w:rsidR="00DA4D3B" w:rsidRPr="000846F5" w:rsidRDefault="00DA4D3B" w:rsidP="00604232">
            <w:pPr>
              <w:jc w:val="center"/>
              <w:rPr>
                <w:lang w:val="en-US"/>
              </w:rPr>
            </w:pPr>
            <w:r w:rsidRPr="00CB679F">
              <w:rPr>
                <w:rFonts w:ascii="Segoe UI Symbol" w:hAnsi="Segoe UI Symbol" w:cs="Segoe UI Symbol"/>
              </w:rPr>
              <w:t>✔</w:t>
            </w:r>
          </w:p>
        </w:tc>
        <w:tc>
          <w:tcPr>
            <w:tcW w:w="336" w:type="pct"/>
          </w:tcPr>
          <w:p w14:paraId="048BD257" w14:textId="77777777" w:rsidR="00DA4D3B" w:rsidRPr="000846F5" w:rsidRDefault="00DA4D3B" w:rsidP="00604232">
            <w:pPr>
              <w:jc w:val="center"/>
              <w:rPr>
                <w:lang w:val="en-US"/>
              </w:rPr>
            </w:pPr>
          </w:p>
        </w:tc>
        <w:tc>
          <w:tcPr>
            <w:tcW w:w="462" w:type="pct"/>
          </w:tcPr>
          <w:p w14:paraId="031103CA" w14:textId="77777777" w:rsidR="00DA4D3B" w:rsidRPr="000846F5" w:rsidRDefault="00DA4D3B" w:rsidP="00604232">
            <w:pPr>
              <w:jc w:val="center"/>
              <w:rPr>
                <w:lang w:val="en-US"/>
              </w:rPr>
            </w:pPr>
          </w:p>
        </w:tc>
        <w:tc>
          <w:tcPr>
            <w:tcW w:w="1362" w:type="pct"/>
          </w:tcPr>
          <w:p w14:paraId="5B68356E" w14:textId="7D727503" w:rsidR="00DA4D3B" w:rsidRPr="00DA4D3B" w:rsidRDefault="00525E26" w:rsidP="00312460">
            <w:pPr>
              <w:jc w:val="left"/>
              <w:rPr>
                <w:rFonts w:cstheme="minorHAnsi"/>
                <w:lang w:val="en-US"/>
              </w:rPr>
            </w:pPr>
            <w:r>
              <w:rPr>
                <w:rFonts w:cstheme="minorHAnsi"/>
                <w:lang w:val="en-US"/>
              </w:rPr>
              <w:t>Sincronizar serie desde TMDB</w:t>
            </w:r>
            <w:commentRangeEnd w:id="93"/>
            <w:r w:rsidR="00DD7A78" w:rsidRPr="00DA4D3B">
              <w:rPr>
                <w:rStyle w:val="Refdecomentario"/>
                <w:rFonts w:cstheme="minorHAnsi"/>
                <w:sz w:val="22"/>
                <w:szCs w:val="22"/>
                <w:lang w:val="en-US"/>
              </w:rPr>
              <w:commentReference w:id="93"/>
            </w:r>
          </w:p>
        </w:tc>
      </w:tr>
      <w:tr w:rsidR="00DA4D3B" w:rsidRPr="002D7CD7" w14:paraId="3B00F833" w14:textId="47D6A03E" w:rsidTr="00DA4D3B">
        <w:tc>
          <w:tcPr>
            <w:tcW w:w="2114" w:type="pct"/>
          </w:tcPr>
          <w:p w14:paraId="655D2AEF" w14:textId="21FAEEAB" w:rsidR="00DA4D3B" w:rsidRPr="006C3ED6" w:rsidRDefault="00DA4D3B" w:rsidP="00604232">
            <w:pPr>
              <w:rPr>
                <w:lang w:val="en-US"/>
              </w:rPr>
            </w:pPr>
            <w:r w:rsidRPr="000846F5">
              <w:rPr>
                <w:lang w:val="en-US"/>
              </w:rPr>
              <w:t>/api/tmdb/</w:t>
            </w:r>
            <w:r>
              <w:rPr>
                <w:lang w:val="en-US"/>
              </w:rPr>
              <w:t>movies</w:t>
            </w:r>
            <w:r w:rsidRPr="000846F5">
              <w:rPr>
                <w:lang w:val="en-US"/>
              </w:rPr>
              <w:t>/{t</w:t>
            </w:r>
            <w:r>
              <w:rPr>
                <w:lang w:val="en-US"/>
              </w:rPr>
              <w:t>mdbId}</w:t>
            </w:r>
            <w:r w:rsidRPr="000846F5">
              <w:rPr>
                <w:lang w:val="en-US"/>
              </w:rPr>
              <w:t>/sync</w:t>
            </w:r>
          </w:p>
        </w:tc>
        <w:tc>
          <w:tcPr>
            <w:tcW w:w="329" w:type="pct"/>
          </w:tcPr>
          <w:p w14:paraId="4244F68E" w14:textId="77777777" w:rsidR="00DA4D3B" w:rsidRPr="000846F5" w:rsidRDefault="00DA4D3B" w:rsidP="00604232">
            <w:pPr>
              <w:jc w:val="center"/>
              <w:rPr>
                <w:lang w:val="en-US"/>
              </w:rPr>
            </w:pPr>
          </w:p>
        </w:tc>
        <w:tc>
          <w:tcPr>
            <w:tcW w:w="399" w:type="pct"/>
          </w:tcPr>
          <w:p w14:paraId="6AB3765B" w14:textId="476B5058" w:rsidR="00DA4D3B" w:rsidRPr="000846F5" w:rsidRDefault="00DA4D3B" w:rsidP="00604232">
            <w:pPr>
              <w:jc w:val="center"/>
              <w:rPr>
                <w:lang w:val="en-US"/>
              </w:rPr>
            </w:pPr>
            <w:r w:rsidRPr="00CB679F">
              <w:rPr>
                <w:rFonts w:ascii="Segoe UI Symbol" w:hAnsi="Segoe UI Symbol" w:cs="Segoe UI Symbol"/>
              </w:rPr>
              <w:t>✔</w:t>
            </w:r>
          </w:p>
        </w:tc>
        <w:tc>
          <w:tcPr>
            <w:tcW w:w="336" w:type="pct"/>
          </w:tcPr>
          <w:p w14:paraId="01D079EC" w14:textId="77777777" w:rsidR="00DA4D3B" w:rsidRPr="000846F5" w:rsidRDefault="00DA4D3B" w:rsidP="00604232">
            <w:pPr>
              <w:jc w:val="center"/>
              <w:rPr>
                <w:lang w:val="en-US"/>
              </w:rPr>
            </w:pPr>
          </w:p>
        </w:tc>
        <w:tc>
          <w:tcPr>
            <w:tcW w:w="462" w:type="pct"/>
          </w:tcPr>
          <w:p w14:paraId="35E205B0" w14:textId="77777777" w:rsidR="00DA4D3B" w:rsidRPr="000846F5" w:rsidRDefault="00DA4D3B" w:rsidP="00604232">
            <w:pPr>
              <w:jc w:val="center"/>
              <w:rPr>
                <w:lang w:val="en-US"/>
              </w:rPr>
            </w:pPr>
          </w:p>
        </w:tc>
        <w:tc>
          <w:tcPr>
            <w:tcW w:w="1362" w:type="pct"/>
          </w:tcPr>
          <w:p w14:paraId="0FCE37DA" w14:textId="6588542A" w:rsidR="00DA4D3B" w:rsidRPr="00DA4D3B" w:rsidRDefault="00525E26" w:rsidP="00312460">
            <w:pPr>
              <w:jc w:val="left"/>
              <w:rPr>
                <w:rFonts w:cstheme="minorHAnsi"/>
                <w:lang w:val="en-US"/>
              </w:rPr>
            </w:pPr>
            <w:r>
              <w:rPr>
                <w:rFonts w:cstheme="minorHAnsi"/>
                <w:lang w:val="en-US"/>
              </w:rPr>
              <w:t>Sincronizar película desde TMDB</w:t>
            </w:r>
          </w:p>
        </w:tc>
      </w:tr>
      <w:tr w:rsidR="00DA4D3B" w:rsidRPr="000846F5" w14:paraId="7FD08CF9" w14:textId="75416B0D" w:rsidTr="00DA4D3B">
        <w:tc>
          <w:tcPr>
            <w:tcW w:w="2114" w:type="pct"/>
          </w:tcPr>
          <w:p w14:paraId="56310B01" w14:textId="0658C54B" w:rsidR="00DA4D3B" w:rsidRPr="000846F5" w:rsidRDefault="00DA4D3B" w:rsidP="00604232">
            <w:pPr>
              <w:rPr>
                <w:lang w:val="en-US"/>
              </w:rPr>
            </w:pPr>
            <w:r w:rsidRPr="000846F5">
              <w:rPr>
                <w:lang w:val="en-US"/>
              </w:rPr>
              <w:t>/api/tmdb/</w:t>
            </w:r>
            <w:r>
              <w:rPr>
                <w:lang w:val="en-US"/>
              </w:rPr>
              <w:t>tv</w:t>
            </w:r>
          </w:p>
        </w:tc>
        <w:tc>
          <w:tcPr>
            <w:tcW w:w="329" w:type="pct"/>
          </w:tcPr>
          <w:p w14:paraId="328002E0" w14:textId="64C1F26F" w:rsidR="00DA4D3B" w:rsidRPr="000846F5" w:rsidRDefault="00DA4D3B" w:rsidP="00604232">
            <w:pPr>
              <w:jc w:val="center"/>
              <w:rPr>
                <w:lang w:val="en-US"/>
              </w:rPr>
            </w:pPr>
            <w:r w:rsidRPr="00CB679F">
              <w:rPr>
                <w:rFonts w:ascii="Segoe UI Symbol" w:hAnsi="Segoe UI Symbol" w:cs="Segoe UI Symbol"/>
              </w:rPr>
              <w:t>✔</w:t>
            </w:r>
          </w:p>
        </w:tc>
        <w:tc>
          <w:tcPr>
            <w:tcW w:w="399" w:type="pct"/>
          </w:tcPr>
          <w:p w14:paraId="73FB1939" w14:textId="77777777" w:rsidR="00DA4D3B" w:rsidRPr="000846F5" w:rsidRDefault="00DA4D3B" w:rsidP="00604232">
            <w:pPr>
              <w:jc w:val="center"/>
              <w:rPr>
                <w:lang w:val="en-US"/>
              </w:rPr>
            </w:pPr>
          </w:p>
        </w:tc>
        <w:tc>
          <w:tcPr>
            <w:tcW w:w="336" w:type="pct"/>
          </w:tcPr>
          <w:p w14:paraId="03039559" w14:textId="77777777" w:rsidR="00DA4D3B" w:rsidRPr="000846F5" w:rsidRDefault="00DA4D3B" w:rsidP="00604232">
            <w:pPr>
              <w:jc w:val="center"/>
              <w:rPr>
                <w:lang w:val="en-US"/>
              </w:rPr>
            </w:pPr>
          </w:p>
        </w:tc>
        <w:tc>
          <w:tcPr>
            <w:tcW w:w="462" w:type="pct"/>
          </w:tcPr>
          <w:p w14:paraId="3B8531B4" w14:textId="77777777" w:rsidR="00DA4D3B" w:rsidRPr="000846F5" w:rsidRDefault="00DA4D3B" w:rsidP="00604232">
            <w:pPr>
              <w:jc w:val="center"/>
              <w:rPr>
                <w:lang w:val="en-US"/>
              </w:rPr>
            </w:pPr>
          </w:p>
        </w:tc>
        <w:tc>
          <w:tcPr>
            <w:tcW w:w="1362" w:type="pct"/>
          </w:tcPr>
          <w:p w14:paraId="69B4CF27" w14:textId="61ACFC92" w:rsidR="00DA4D3B" w:rsidRPr="00DA4D3B" w:rsidRDefault="00525E26" w:rsidP="00312460">
            <w:pPr>
              <w:jc w:val="left"/>
              <w:rPr>
                <w:rFonts w:cstheme="minorHAnsi"/>
                <w:lang w:val="en-US"/>
              </w:rPr>
            </w:pPr>
            <w:r>
              <w:rPr>
                <w:rFonts w:cstheme="minorHAnsi"/>
                <w:lang w:val="en-US"/>
              </w:rPr>
              <w:t>Buscar series por nombre</w:t>
            </w:r>
          </w:p>
        </w:tc>
      </w:tr>
      <w:tr w:rsidR="00DA4D3B" w:rsidRPr="000846F5" w14:paraId="2EAB5349" w14:textId="587BE7B4" w:rsidTr="00DA4D3B">
        <w:tc>
          <w:tcPr>
            <w:tcW w:w="2114" w:type="pct"/>
          </w:tcPr>
          <w:p w14:paraId="4FE0C595" w14:textId="46C6E5BF" w:rsidR="00DA4D3B" w:rsidRPr="000846F5" w:rsidRDefault="00DA4D3B" w:rsidP="00604232">
            <w:pPr>
              <w:rPr>
                <w:lang w:val="en-US"/>
              </w:rPr>
            </w:pPr>
            <w:r w:rsidRPr="000846F5">
              <w:rPr>
                <w:lang w:val="en-US"/>
              </w:rPr>
              <w:t>/api/tmdb</w:t>
            </w:r>
            <w:r>
              <w:rPr>
                <w:lang w:val="en-US"/>
              </w:rPr>
              <w:t>/tv/popular</w:t>
            </w:r>
          </w:p>
        </w:tc>
        <w:tc>
          <w:tcPr>
            <w:tcW w:w="329" w:type="pct"/>
          </w:tcPr>
          <w:p w14:paraId="7D08CF90" w14:textId="602188B7" w:rsidR="00DA4D3B" w:rsidRPr="000846F5" w:rsidRDefault="00DA4D3B" w:rsidP="00604232">
            <w:pPr>
              <w:jc w:val="center"/>
              <w:rPr>
                <w:lang w:val="en-US"/>
              </w:rPr>
            </w:pPr>
            <w:r w:rsidRPr="00CB679F">
              <w:rPr>
                <w:rFonts w:ascii="Segoe UI Symbol" w:hAnsi="Segoe UI Symbol" w:cs="Segoe UI Symbol"/>
              </w:rPr>
              <w:t>✔</w:t>
            </w:r>
          </w:p>
        </w:tc>
        <w:tc>
          <w:tcPr>
            <w:tcW w:w="399" w:type="pct"/>
          </w:tcPr>
          <w:p w14:paraId="560FB528" w14:textId="77777777" w:rsidR="00DA4D3B" w:rsidRPr="000846F5" w:rsidRDefault="00DA4D3B" w:rsidP="00604232">
            <w:pPr>
              <w:jc w:val="center"/>
              <w:rPr>
                <w:lang w:val="en-US"/>
              </w:rPr>
            </w:pPr>
          </w:p>
        </w:tc>
        <w:tc>
          <w:tcPr>
            <w:tcW w:w="336" w:type="pct"/>
          </w:tcPr>
          <w:p w14:paraId="33A5A476" w14:textId="77777777" w:rsidR="00DA4D3B" w:rsidRPr="000846F5" w:rsidRDefault="00DA4D3B" w:rsidP="00604232">
            <w:pPr>
              <w:jc w:val="center"/>
              <w:rPr>
                <w:lang w:val="en-US"/>
              </w:rPr>
            </w:pPr>
          </w:p>
        </w:tc>
        <w:tc>
          <w:tcPr>
            <w:tcW w:w="462" w:type="pct"/>
          </w:tcPr>
          <w:p w14:paraId="74A3100A" w14:textId="77777777" w:rsidR="00DA4D3B" w:rsidRPr="000846F5" w:rsidRDefault="00DA4D3B" w:rsidP="00604232">
            <w:pPr>
              <w:jc w:val="center"/>
              <w:rPr>
                <w:lang w:val="en-US"/>
              </w:rPr>
            </w:pPr>
          </w:p>
        </w:tc>
        <w:tc>
          <w:tcPr>
            <w:tcW w:w="1362" w:type="pct"/>
          </w:tcPr>
          <w:p w14:paraId="2474CABF" w14:textId="149B61E6" w:rsidR="00DA4D3B" w:rsidRPr="00DA4D3B" w:rsidRDefault="00525E26" w:rsidP="00312460">
            <w:pPr>
              <w:jc w:val="left"/>
              <w:rPr>
                <w:rFonts w:cstheme="minorHAnsi"/>
                <w:lang w:val="en-US"/>
              </w:rPr>
            </w:pPr>
            <w:r>
              <w:rPr>
                <w:rFonts w:cstheme="minorHAnsi"/>
                <w:lang w:val="en-US"/>
              </w:rPr>
              <w:t>Buscar series populares</w:t>
            </w:r>
          </w:p>
        </w:tc>
      </w:tr>
      <w:tr w:rsidR="00DA4D3B" w:rsidRPr="000846F5" w14:paraId="7C922707" w14:textId="2F92B982" w:rsidTr="00DA4D3B">
        <w:tc>
          <w:tcPr>
            <w:tcW w:w="2114" w:type="pct"/>
          </w:tcPr>
          <w:p w14:paraId="3333CCD3" w14:textId="7A9D2852" w:rsidR="00DA4D3B" w:rsidRPr="000846F5" w:rsidRDefault="00DA4D3B" w:rsidP="00604232">
            <w:pPr>
              <w:rPr>
                <w:lang w:val="en-US"/>
              </w:rPr>
            </w:pPr>
            <w:r w:rsidRPr="000846F5">
              <w:rPr>
                <w:lang w:val="en-US"/>
              </w:rPr>
              <w:t>/api/tmdb</w:t>
            </w:r>
            <w:r>
              <w:rPr>
                <w:lang w:val="en-US"/>
              </w:rPr>
              <w:t>/movies</w:t>
            </w:r>
          </w:p>
        </w:tc>
        <w:tc>
          <w:tcPr>
            <w:tcW w:w="329" w:type="pct"/>
          </w:tcPr>
          <w:p w14:paraId="65458D72" w14:textId="31AD3DF8" w:rsidR="00DA4D3B" w:rsidRPr="000846F5" w:rsidRDefault="00DA4D3B" w:rsidP="00604232">
            <w:pPr>
              <w:jc w:val="center"/>
              <w:rPr>
                <w:lang w:val="en-US"/>
              </w:rPr>
            </w:pPr>
            <w:r w:rsidRPr="00CB679F">
              <w:rPr>
                <w:rFonts w:ascii="Segoe UI Symbol" w:hAnsi="Segoe UI Symbol" w:cs="Segoe UI Symbol"/>
              </w:rPr>
              <w:t>✔</w:t>
            </w:r>
          </w:p>
        </w:tc>
        <w:tc>
          <w:tcPr>
            <w:tcW w:w="399" w:type="pct"/>
          </w:tcPr>
          <w:p w14:paraId="3850439A" w14:textId="77777777" w:rsidR="00DA4D3B" w:rsidRPr="000846F5" w:rsidRDefault="00DA4D3B" w:rsidP="00604232">
            <w:pPr>
              <w:jc w:val="center"/>
              <w:rPr>
                <w:lang w:val="en-US"/>
              </w:rPr>
            </w:pPr>
          </w:p>
        </w:tc>
        <w:tc>
          <w:tcPr>
            <w:tcW w:w="336" w:type="pct"/>
          </w:tcPr>
          <w:p w14:paraId="7A3E4814" w14:textId="77777777" w:rsidR="00DA4D3B" w:rsidRPr="000846F5" w:rsidRDefault="00DA4D3B" w:rsidP="00604232">
            <w:pPr>
              <w:jc w:val="center"/>
              <w:rPr>
                <w:lang w:val="en-US"/>
              </w:rPr>
            </w:pPr>
          </w:p>
        </w:tc>
        <w:tc>
          <w:tcPr>
            <w:tcW w:w="462" w:type="pct"/>
          </w:tcPr>
          <w:p w14:paraId="42601F00" w14:textId="77777777" w:rsidR="00DA4D3B" w:rsidRPr="000846F5" w:rsidRDefault="00DA4D3B" w:rsidP="00604232">
            <w:pPr>
              <w:jc w:val="center"/>
              <w:rPr>
                <w:lang w:val="en-US"/>
              </w:rPr>
            </w:pPr>
          </w:p>
        </w:tc>
        <w:tc>
          <w:tcPr>
            <w:tcW w:w="1362" w:type="pct"/>
          </w:tcPr>
          <w:p w14:paraId="2AE38BF1" w14:textId="1C3DB515" w:rsidR="00DA4D3B" w:rsidRPr="00DA4D3B" w:rsidRDefault="00525E26" w:rsidP="00312460">
            <w:pPr>
              <w:jc w:val="left"/>
              <w:rPr>
                <w:rFonts w:cstheme="minorHAnsi"/>
                <w:lang w:val="en-US"/>
              </w:rPr>
            </w:pPr>
            <w:r>
              <w:rPr>
                <w:rFonts w:cstheme="minorHAnsi"/>
                <w:lang w:val="en-US"/>
              </w:rPr>
              <w:t>Buscar películas por nombre</w:t>
            </w:r>
          </w:p>
        </w:tc>
      </w:tr>
      <w:tr w:rsidR="00DA4D3B" w:rsidRPr="000846F5" w14:paraId="5EAC2E46" w14:textId="767C5C9D" w:rsidTr="00DA4D3B">
        <w:tc>
          <w:tcPr>
            <w:tcW w:w="2114" w:type="pct"/>
          </w:tcPr>
          <w:p w14:paraId="0780536B" w14:textId="1C648DC8" w:rsidR="00DA4D3B" w:rsidRPr="000846F5" w:rsidRDefault="00DA4D3B" w:rsidP="00604232">
            <w:pPr>
              <w:rPr>
                <w:lang w:val="en-US"/>
              </w:rPr>
            </w:pPr>
            <w:r w:rsidRPr="000846F5">
              <w:rPr>
                <w:lang w:val="en-US"/>
              </w:rPr>
              <w:t>/api/tmdb</w:t>
            </w:r>
            <w:r>
              <w:rPr>
                <w:lang w:val="en-US"/>
              </w:rPr>
              <w:t>/movies/popular</w:t>
            </w:r>
          </w:p>
        </w:tc>
        <w:tc>
          <w:tcPr>
            <w:tcW w:w="329" w:type="pct"/>
          </w:tcPr>
          <w:p w14:paraId="610CD1A9" w14:textId="087362F0" w:rsidR="00DA4D3B" w:rsidRPr="000846F5" w:rsidRDefault="00DA4D3B" w:rsidP="00604232">
            <w:pPr>
              <w:jc w:val="center"/>
              <w:rPr>
                <w:lang w:val="en-US"/>
              </w:rPr>
            </w:pPr>
            <w:r w:rsidRPr="00CB679F">
              <w:rPr>
                <w:rFonts w:ascii="Segoe UI Symbol" w:hAnsi="Segoe UI Symbol" w:cs="Segoe UI Symbol"/>
              </w:rPr>
              <w:t>✔</w:t>
            </w:r>
          </w:p>
        </w:tc>
        <w:tc>
          <w:tcPr>
            <w:tcW w:w="399" w:type="pct"/>
          </w:tcPr>
          <w:p w14:paraId="43D43D86" w14:textId="77777777" w:rsidR="00DA4D3B" w:rsidRPr="000846F5" w:rsidRDefault="00DA4D3B" w:rsidP="00604232">
            <w:pPr>
              <w:jc w:val="center"/>
              <w:rPr>
                <w:lang w:val="en-US"/>
              </w:rPr>
            </w:pPr>
          </w:p>
        </w:tc>
        <w:tc>
          <w:tcPr>
            <w:tcW w:w="336" w:type="pct"/>
          </w:tcPr>
          <w:p w14:paraId="4049248E" w14:textId="77777777" w:rsidR="00DA4D3B" w:rsidRPr="000846F5" w:rsidRDefault="00DA4D3B" w:rsidP="00604232">
            <w:pPr>
              <w:jc w:val="center"/>
              <w:rPr>
                <w:lang w:val="en-US"/>
              </w:rPr>
            </w:pPr>
          </w:p>
        </w:tc>
        <w:tc>
          <w:tcPr>
            <w:tcW w:w="462" w:type="pct"/>
          </w:tcPr>
          <w:p w14:paraId="510C447C" w14:textId="77777777" w:rsidR="00DA4D3B" w:rsidRPr="000846F5" w:rsidRDefault="00DA4D3B" w:rsidP="00604232">
            <w:pPr>
              <w:jc w:val="center"/>
              <w:rPr>
                <w:lang w:val="en-US"/>
              </w:rPr>
            </w:pPr>
          </w:p>
        </w:tc>
        <w:tc>
          <w:tcPr>
            <w:tcW w:w="1362" w:type="pct"/>
          </w:tcPr>
          <w:p w14:paraId="1BF9D87E" w14:textId="54F11F20" w:rsidR="00DA4D3B" w:rsidRPr="00DA4D3B" w:rsidRDefault="00525E26" w:rsidP="00312460">
            <w:pPr>
              <w:jc w:val="left"/>
              <w:rPr>
                <w:rFonts w:cstheme="minorHAnsi"/>
                <w:lang w:val="en-US"/>
              </w:rPr>
            </w:pPr>
            <w:r>
              <w:rPr>
                <w:rFonts w:cstheme="minorHAnsi"/>
                <w:lang w:val="en-US"/>
              </w:rPr>
              <w:t>Buscar películas populares</w:t>
            </w:r>
          </w:p>
        </w:tc>
      </w:tr>
    </w:tbl>
    <w:p w14:paraId="1EE8DD5E" w14:textId="4D33D897" w:rsidR="00F31E6E" w:rsidRPr="007B1868" w:rsidRDefault="00985199" w:rsidP="00985199">
      <w:pPr>
        <w:pStyle w:val="Ttulo3"/>
      </w:pPr>
      <w:bookmarkStart w:id="94" w:name="_Toc222830799"/>
      <w:r w:rsidRPr="007B1868">
        <w:t>Diseño del front-end</w:t>
      </w:r>
      <w:bookmarkEnd w:id="94"/>
    </w:p>
    <w:p w14:paraId="48D82EA9" w14:textId="16B72B7B" w:rsidR="00985199" w:rsidRPr="00977E80" w:rsidRDefault="00985199" w:rsidP="00985199">
      <w:pPr>
        <w:rPr>
          <w:highlight w:val="yellow"/>
          <w:rPrChange w:id="95" w:author="FRANCISCO GARCIA SANCHEZ" w:date="2026-03-02T07:02:00Z" w16du:dateUtc="2026-03-02T06:02:00Z">
            <w:rPr/>
          </w:rPrChange>
        </w:rPr>
      </w:pPr>
      <w:r w:rsidRPr="00977E80">
        <w:rPr>
          <w:highlight w:val="yellow"/>
          <w:rPrChange w:id="96" w:author="FRANCISCO GARCIA SANCHEZ" w:date="2026-03-02T07:02:00Z" w16du:dateUtc="2026-03-02T06:02:00Z">
            <w:rPr/>
          </w:rPrChange>
        </w:rPr>
        <w:t>Mock-ups</w:t>
      </w:r>
    </w:p>
    <w:p w14:paraId="3C317A38" w14:textId="5A4D673B" w:rsidR="00985199" w:rsidRPr="007B1868" w:rsidRDefault="005206AB" w:rsidP="00985199">
      <w:r w:rsidRPr="00977E80">
        <w:rPr>
          <w:highlight w:val="yellow"/>
          <w:rPrChange w:id="97" w:author="FRANCISCO GARCIA SANCHEZ" w:date="2026-03-02T07:02:00Z" w16du:dateUtc="2026-03-02T06:02:00Z">
            <w:rPr/>
          </w:rPrChange>
        </w:rPr>
        <w:t>Diagrama de navegación</w:t>
      </w:r>
    </w:p>
    <w:p w14:paraId="780A22C7" w14:textId="6C27A154" w:rsidR="008343D4" w:rsidRDefault="009C6345" w:rsidP="008343D4">
      <w:pPr>
        <w:pStyle w:val="Ttulo2"/>
      </w:pPr>
      <w:bookmarkStart w:id="98" w:name="_Toc222830800"/>
      <w:r w:rsidRPr="007B1868">
        <w:t>Implementación</w:t>
      </w:r>
      <w:bookmarkEnd w:id="98"/>
    </w:p>
    <w:p w14:paraId="083453BD" w14:textId="77777777" w:rsidR="008343D4" w:rsidRPr="008343D4" w:rsidRDefault="008343D4" w:rsidP="008343D4"/>
    <w:p w14:paraId="22CF3810" w14:textId="77777777" w:rsidR="00B82F94" w:rsidRDefault="00B82F94" w:rsidP="00B82F94">
      <w:pPr>
        <w:keepNext/>
        <w:jc w:val="center"/>
      </w:pPr>
      <w:r>
        <w:rPr>
          <w:noProof/>
        </w:rPr>
        <w:lastRenderedPageBreak/>
        <w:drawing>
          <wp:inline distT="0" distB="0" distL="0" distR="0" wp14:anchorId="30E59D95" wp14:editId="73DB38B0">
            <wp:extent cx="4131303" cy="2735580"/>
            <wp:effectExtent l="0" t="0" r="3175" b="7620"/>
            <wp:docPr id="331392576" name="Imagen 9"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392576" name="Imagen 9" descr="Diagrama&#10;&#10;El contenido generado por IA puede ser incorrecto."/>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142573" cy="2743042"/>
                    </a:xfrm>
                    <a:prstGeom prst="rect">
                      <a:avLst/>
                    </a:prstGeom>
                    <a:noFill/>
                    <a:ln>
                      <a:noFill/>
                    </a:ln>
                  </pic:spPr>
                </pic:pic>
              </a:graphicData>
            </a:graphic>
          </wp:inline>
        </w:drawing>
      </w:r>
    </w:p>
    <w:p w14:paraId="21121DC3" w14:textId="646F2F79" w:rsidR="00B82F94" w:rsidRPr="00B82F94" w:rsidRDefault="00B82F94" w:rsidP="00B82F94">
      <w:pPr>
        <w:pStyle w:val="Descripcin"/>
        <w:jc w:val="center"/>
      </w:pPr>
      <w:bookmarkStart w:id="99" w:name="_Ref222826938"/>
      <w:bookmarkStart w:id="100" w:name="_Toc222660528"/>
      <w:r>
        <w:t xml:space="preserve">Figura </w:t>
      </w:r>
      <w:fldSimple w:instr=" SEQ Figura \* ARABIC ">
        <w:r>
          <w:rPr>
            <w:noProof/>
          </w:rPr>
          <w:t>9</w:t>
        </w:r>
      </w:fldSimple>
      <w:bookmarkEnd w:id="99"/>
      <w:r>
        <w:t>. Arquitectura de MovieMate</w:t>
      </w:r>
      <w:bookmarkEnd w:id="100"/>
    </w:p>
    <w:p w14:paraId="0C98FF72" w14:textId="6F4E4EC6" w:rsidR="00533827" w:rsidRDefault="00533827" w:rsidP="00533827">
      <w:r>
        <w:t>La arquitectura del sistema constituye uno de los pilares fundamentales en el desarrollo de la aplicación MovieMate, ya que define la forma en la que los distintos componentes del sistema se organizan, interactúan entre sí y evolucionan a lo largo del tiempo. En este proyecto, la arquitectura se ha diseñado con el objetivo de garantizar un sistema robusto, modular, escalable y fácilmente mantenible, alineado con las necesidades funcionales de una aplicación web moderna orientada al consumo intensivo de datos.</w:t>
      </w:r>
    </w:p>
    <w:p w14:paraId="7B52ED24" w14:textId="7C4C10BC" w:rsidR="00533827" w:rsidRDefault="00533827" w:rsidP="00533827">
      <w:r>
        <w:t xml:space="preserve">MovieMate se concibe como una aplicación web basada en un </w:t>
      </w:r>
      <w:r w:rsidRPr="00750DD5">
        <w:rPr>
          <w:b/>
          <w:bCs/>
          <w:rPrChange w:id="101" w:author="FRANCISCO GARCIA SANCHEZ" w:date="2026-03-02T06:40:00Z" w16du:dateUtc="2026-03-02T05:40:00Z">
            <w:rPr/>
          </w:rPrChange>
        </w:rPr>
        <w:t>modelo cliente</w:t>
      </w:r>
      <w:r w:rsidR="00555982" w:rsidRPr="00750DD5">
        <w:rPr>
          <w:b/>
          <w:bCs/>
          <w:rPrChange w:id="102" w:author="FRANCISCO GARCIA SANCHEZ" w:date="2026-03-02T06:40:00Z" w16du:dateUtc="2026-03-02T05:40:00Z">
            <w:rPr/>
          </w:rPrChange>
        </w:rPr>
        <w:t>-</w:t>
      </w:r>
      <w:r w:rsidRPr="00750DD5">
        <w:rPr>
          <w:b/>
          <w:bCs/>
          <w:rPrChange w:id="103" w:author="FRANCISCO GARCIA SANCHEZ" w:date="2026-03-02T06:40:00Z" w16du:dateUtc="2026-03-02T05:40:00Z">
            <w:rPr/>
          </w:rPrChange>
        </w:rPr>
        <w:t>servidor</w:t>
      </w:r>
      <w:r w:rsidR="00555982">
        <w:t>. En este enfoque,</w:t>
      </w:r>
      <w:r>
        <w:t xml:space="preserve"> el </w:t>
      </w:r>
      <w:r w:rsidR="00555982">
        <w:t xml:space="preserve">servidor </w:t>
      </w:r>
      <w:r>
        <w:t>actúa como proveedor de servicios</w:t>
      </w:r>
      <w:r w:rsidR="00555982">
        <w:t xml:space="preserve"> y concentra la lógica de negocio,</w:t>
      </w:r>
      <w:r w:rsidR="0005299C">
        <w:t xml:space="preserve"> la gestión de datos y los mecanismos de seguridad,</w:t>
      </w:r>
      <w:r>
        <w:t xml:space="preserve"> </w:t>
      </w:r>
      <w:r w:rsidR="0005299C">
        <w:t>mientras el cliente se encarga de la interacción con el usuario</w:t>
      </w:r>
      <w:r>
        <w:t>.</w:t>
      </w:r>
      <w:r w:rsidR="0005299C">
        <w:t xml:space="preserve"> Esta separación permite desacoplar responsabilidades, facilitando tanto la evolución independiente de cada componente como la integración con distintos tipos de clientes.</w:t>
      </w:r>
    </w:p>
    <w:p w14:paraId="50D1F32E" w14:textId="742832AB" w:rsidR="009110A8" w:rsidDel="009110A8" w:rsidRDefault="009110A8" w:rsidP="009110A8">
      <w:pPr>
        <w:rPr>
          <w:del w:id="104" w:author="FRANCISCO GARCIA SANCHEZ" w:date="2026-03-02T06:38:00Z" w16du:dateUtc="2026-03-02T05:38:00Z"/>
          <w:moveTo w:id="105" w:author="FRANCISCO GARCIA SANCHEZ" w:date="2026-03-02T06:38:00Z" w16du:dateUtc="2026-03-02T05:38:00Z"/>
        </w:rPr>
      </w:pPr>
      <w:moveToRangeStart w:id="106" w:author="FRANCISCO GARCIA SANCHEZ" w:date="2026-03-02T06:38:00Z" w:name="move223325919"/>
      <w:moveTo w:id="107" w:author="FRANCISCO GARCIA SANCHEZ" w:date="2026-03-02T06:38:00Z" w16du:dateUtc="2026-03-02T05:38:00Z">
        <w:r w:rsidRPr="00DF0F9A">
          <w:t xml:space="preserve">La </w:t>
        </w:r>
        <w:r>
          <w:fldChar w:fldCharType="begin"/>
        </w:r>
        <w:r>
          <w:instrText xml:space="preserve"> REF _Ref222826938 \h </w:instrText>
        </w:r>
      </w:moveTo>
      <w:moveTo w:id="108" w:author="FRANCISCO GARCIA SANCHEZ" w:date="2026-03-02T06:38:00Z" w16du:dateUtc="2026-03-02T05:38:00Z">
        <w:r>
          <w:fldChar w:fldCharType="separate"/>
        </w:r>
        <w:r>
          <w:t xml:space="preserve">Figura </w:t>
        </w:r>
        <w:r>
          <w:rPr>
            <w:noProof/>
          </w:rPr>
          <w:t>9</w:t>
        </w:r>
        <w:r>
          <w:fldChar w:fldCharType="end"/>
        </w:r>
        <w:r>
          <w:t xml:space="preserve"> </w:t>
        </w:r>
        <w:r w:rsidRPr="00DF0F9A">
          <w:t>muestra la arquitectura general del sistema, incluyendo la interacción entre cliente, servidor, base de datos y servicio externo.</w:t>
        </w:r>
      </w:moveTo>
    </w:p>
    <w:moveToRangeEnd w:id="106"/>
    <w:p w14:paraId="0C383D90" w14:textId="1CB174E3" w:rsidR="00533827" w:rsidRDefault="009110A8" w:rsidP="00533827">
      <w:ins w:id="109" w:author="FRANCISCO GARCIA SANCHEZ" w:date="2026-03-02T06:38:00Z" w16du:dateUtc="2026-03-02T05:38:00Z">
        <w:r>
          <w:t xml:space="preserve"> </w:t>
        </w:r>
      </w:ins>
      <w:del w:id="110" w:author="FRANCISCO GARCIA SANCHEZ" w:date="2026-03-02T06:38:00Z" w16du:dateUtc="2026-03-02T05:38:00Z">
        <w:r w:rsidR="005B1EC4" w:rsidRPr="005B1EC4" w:rsidDel="00582265">
          <w:delText>Desde el punto de vista arquitectónico, e</w:delText>
        </w:r>
      </w:del>
      <w:ins w:id="111" w:author="FRANCISCO GARCIA SANCHEZ" w:date="2026-03-02T06:38:00Z" w16du:dateUtc="2026-03-02T05:38:00Z">
        <w:r w:rsidR="00582265">
          <w:t>E</w:t>
        </w:r>
      </w:ins>
      <w:r w:rsidR="005B1EC4" w:rsidRPr="005B1EC4">
        <w:t xml:space="preserve">l sistema adopta un </w:t>
      </w:r>
      <w:r w:rsidR="005B1EC4" w:rsidRPr="00750DD5">
        <w:rPr>
          <w:b/>
          <w:bCs/>
          <w:rPrChange w:id="112" w:author="FRANCISCO GARCIA SANCHEZ" w:date="2026-03-02T06:40:00Z" w16du:dateUtc="2026-03-02T05:40:00Z">
            <w:rPr/>
          </w:rPrChange>
        </w:rPr>
        <w:t>enfoque monolítico modular</w:t>
      </w:r>
      <w:r w:rsidR="005B1EC4" w:rsidRPr="005B1EC4">
        <w:t>. Esto implica que la aplicación se despliega como una única unidad, pero mantiene una organización interna claramente estructurada en módulos y capas con responsabilidades bien definidas. Este planteamiento favorece la claridad del diseño, simplifica el despliegue y reduce la complejidad operativa, al tiempo que permite escalar y extender el sistema de forma progresiva.</w:t>
      </w:r>
    </w:p>
    <w:p w14:paraId="6F1C3D14" w14:textId="5E67F991" w:rsidR="00161133" w:rsidDel="005F65EE" w:rsidRDefault="00CD554F" w:rsidP="00161133">
      <w:pPr>
        <w:rPr>
          <w:del w:id="113" w:author="FRANCISCO GARCIA SANCHEZ" w:date="2026-03-02T06:39:00Z" w16du:dateUtc="2026-03-02T05:39:00Z"/>
        </w:rPr>
      </w:pPr>
      <w:r w:rsidRPr="00CD554F">
        <w:t>La elección del enfoque arquitectónico adoptado en MovieMate responde a criterios técnicos orientados a la simplicidad, la mantenibilidad y la capacidad de evolución del sistema.</w:t>
      </w:r>
      <w:ins w:id="114" w:author="FRANCISCO GARCIA SANCHEZ" w:date="2026-03-02T06:39:00Z" w16du:dateUtc="2026-03-02T05:39:00Z">
        <w:r w:rsidR="005F65EE">
          <w:t xml:space="preserve"> </w:t>
        </w:r>
      </w:ins>
    </w:p>
    <w:p w14:paraId="296017D6" w14:textId="40DB525D" w:rsidR="00161133" w:rsidDel="005F65EE" w:rsidRDefault="00161133" w:rsidP="00161133">
      <w:pPr>
        <w:rPr>
          <w:del w:id="115" w:author="FRANCISCO GARCIA SANCHEZ" w:date="2026-03-02T06:39:00Z" w16du:dateUtc="2026-03-02T05:39:00Z"/>
        </w:rPr>
      </w:pPr>
      <w:r>
        <w:t xml:space="preserve">En primer lugar, se ha optado por una arquitectura basada en </w:t>
      </w:r>
      <w:r w:rsidRPr="00911512">
        <w:rPr>
          <w:b/>
          <w:bCs/>
          <w:rPrChange w:id="116" w:author="FRANCISCO GARCIA SANCHEZ" w:date="2026-03-02T06:43:00Z" w16du:dateUtc="2026-03-02T05:43:00Z">
            <w:rPr/>
          </w:rPrChange>
        </w:rPr>
        <w:t>API REST</w:t>
      </w:r>
      <w:r w:rsidR="00C01726">
        <w:t xml:space="preserve"> </w:t>
      </w:r>
      <w:r w:rsidR="00C01726" w:rsidRPr="00C01726">
        <w:t>(</w:t>
      </w:r>
      <w:r w:rsidR="00C01726" w:rsidRPr="00977370">
        <w:rPr>
          <w:i/>
          <w:iCs/>
        </w:rPr>
        <w:t>Representational State Transfer</w:t>
      </w:r>
      <w:r w:rsidR="00C01726" w:rsidRPr="00C01726">
        <w:t>)</w:t>
      </w:r>
      <w:r>
        <w:t xml:space="preserve">, ya que este estilo arquitectónico permite desacoplar completamente el cliente del servidor. De este modo, el </w:t>
      </w:r>
      <w:r w:rsidRPr="00F55829">
        <w:rPr>
          <w:i/>
          <w:iCs/>
          <w:rPrChange w:id="117" w:author="FRANCISCO GARCIA SANCHEZ" w:date="2026-02-09T11:47:00Z" w16du:dateUtc="2026-02-09T10:47:00Z">
            <w:rPr/>
          </w:rPrChange>
        </w:rPr>
        <w:t>back-end</w:t>
      </w:r>
      <w:r>
        <w:t xml:space="preserve"> puede ser consumido por distintos tipos de clientes (aplicaciones web, móviles o incluso servicios externos) sin necesidad de modificar su </w:t>
      </w:r>
      <w:r>
        <w:lastRenderedPageBreak/>
        <w:t>implementación interna. Esta decisión resulta especialmente relevante en un proyecto como MovieMate, que aspira a integrar múltiples funcionalidades y a evolucionar con el tiempo.</w:t>
      </w:r>
      <w:ins w:id="118" w:author="FRANCISCO GARCIA SANCHEZ" w:date="2026-03-02T06:39:00Z" w16du:dateUtc="2026-03-02T05:39:00Z">
        <w:r w:rsidR="005F65EE">
          <w:t xml:space="preserve"> </w:t>
        </w:r>
      </w:ins>
    </w:p>
    <w:p w14:paraId="4CF75B1A" w14:textId="2F30782E" w:rsidR="00CD554F" w:rsidDel="002A3F58" w:rsidRDefault="00CD554F" w:rsidP="00161133">
      <w:pPr>
        <w:rPr>
          <w:del w:id="119" w:author="FRANCISCO GARCIA SANCHEZ" w:date="2026-03-02T06:41:00Z" w16du:dateUtc="2026-03-02T05:41:00Z"/>
        </w:rPr>
      </w:pPr>
      <w:r w:rsidRPr="00CD554F">
        <w:t xml:space="preserve">En segundo lugar, la adopción de una </w:t>
      </w:r>
      <w:r w:rsidRPr="00911512">
        <w:rPr>
          <w:b/>
          <w:bCs/>
          <w:rPrChange w:id="120" w:author="FRANCISCO GARCIA SANCHEZ" w:date="2026-03-02T06:43:00Z" w16du:dateUtc="2026-03-02T05:43:00Z">
            <w:rPr/>
          </w:rPrChange>
        </w:rPr>
        <w:t>arquitectura en capas</w:t>
      </w:r>
      <w:r w:rsidRPr="00CD554F">
        <w:t xml:space="preserve"> facilita la separación de responsabilidades dentro del sistema. Cada capa se encarga de un conjunto específico de tareas, como la recepción de peticiones, la aplicación de reglas de negocio o el acceso a datos. Esta organización reduce el acoplamiento entre componentes, mejora la legibilidad del código y favorece la realización de pruebas y tareas de mantenimiento.</w:t>
      </w:r>
      <w:ins w:id="121" w:author="FRANCISCO GARCIA SANCHEZ" w:date="2026-03-02T06:41:00Z" w16du:dateUtc="2026-03-02T05:41:00Z">
        <w:r w:rsidR="002A3F58">
          <w:t xml:space="preserve"> </w:t>
        </w:r>
      </w:ins>
    </w:p>
    <w:p w14:paraId="5D0EC919" w14:textId="5F5B2EE3" w:rsidR="00DF0F9A" w:rsidRDefault="00DF0F9A" w:rsidP="00161133">
      <w:r w:rsidRPr="00DF0F9A">
        <w:t xml:space="preserve">La arquitectura incorpora además una </w:t>
      </w:r>
      <w:r w:rsidRPr="00911512">
        <w:rPr>
          <w:b/>
          <w:bCs/>
          <w:rPrChange w:id="122" w:author="FRANCISCO GARCIA SANCHEZ" w:date="2026-03-02T06:44:00Z" w16du:dateUtc="2026-03-02T05:44:00Z">
            <w:rPr/>
          </w:rPrChange>
        </w:rPr>
        <w:t>integración con un servicio externo</w:t>
      </w:r>
      <w:r w:rsidRPr="00DF0F9A">
        <w:t xml:space="preserve"> de información cinematográfica. Esta integración se realiza desde el servidor, que actúa como intermediario, gestionando la obtención y sincronización de datos sin exponer directamente al cliente las credenciales de acceso ni depender exclusivamente de consultas en tiempo real.</w:t>
      </w:r>
    </w:p>
    <w:p w14:paraId="71A04601" w14:textId="425BA4E6" w:rsidR="00DF0F9A" w:rsidDel="009110A8" w:rsidRDefault="00DF0F9A" w:rsidP="00161133">
      <w:pPr>
        <w:rPr>
          <w:moveFrom w:id="123" w:author="FRANCISCO GARCIA SANCHEZ" w:date="2026-03-02T06:38:00Z" w16du:dateUtc="2026-03-02T05:38:00Z"/>
        </w:rPr>
      </w:pPr>
      <w:moveFromRangeStart w:id="124" w:author="FRANCISCO GARCIA SANCHEZ" w:date="2026-03-02T06:38:00Z" w:name="move223325919"/>
      <w:moveFrom w:id="125" w:author="FRANCISCO GARCIA SANCHEZ" w:date="2026-03-02T06:38:00Z" w16du:dateUtc="2026-03-02T05:38:00Z">
        <w:r w:rsidRPr="00DF0F9A" w:rsidDel="009110A8">
          <w:t xml:space="preserve">La </w:t>
        </w:r>
        <w:r w:rsidDel="009110A8">
          <w:fldChar w:fldCharType="begin"/>
        </w:r>
        <w:r w:rsidDel="009110A8">
          <w:instrText xml:space="preserve"> REF _Ref222826938 \h </w:instrText>
        </w:r>
      </w:moveFrom>
      <w:del w:id="126" w:author="FRANCISCO GARCIA SANCHEZ" w:date="2026-03-02T06:38:00Z" w16du:dateUtc="2026-03-02T05:38:00Z"/>
      <w:moveFrom w:id="127" w:author="FRANCISCO GARCIA SANCHEZ" w:date="2026-03-02T06:38:00Z" w16du:dateUtc="2026-03-02T05:38:00Z">
        <w:r w:rsidDel="009110A8">
          <w:fldChar w:fldCharType="separate"/>
        </w:r>
        <w:r w:rsidDel="009110A8">
          <w:t xml:space="preserve">Figura </w:t>
        </w:r>
        <w:r w:rsidDel="009110A8">
          <w:rPr>
            <w:noProof/>
          </w:rPr>
          <w:t>9</w:t>
        </w:r>
        <w:r w:rsidDel="009110A8">
          <w:fldChar w:fldCharType="end"/>
        </w:r>
        <w:r w:rsidDel="009110A8">
          <w:t xml:space="preserve"> </w:t>
        </w:r>
        <w:r w:rsidRPr="00DF0F9A" w:rsidDel="009110A8">
          <w:t>muestra la arquitectura general del sistema, incluyendo la interacción entre cliente, servidor, base de datos y servicio externo.</w:t>
        </w:r>
      </w:moveFrom>
    </w:p>
    <w:moveFromRangeEnd w:id="124"/>
    <w:p w14:paraId="009C5E3E" w14:textId="726F6CCF" w:rsidR="00161133" w:rsidRDefault="00161133" w:rsidP="00161133">
      <w:del w:id="128" w:author="FRANCISCO GARCIA SANCHEZ" w:date="2026-03-02T06:41:00Z" w16du:dateUtc="2026-03-02T05:41:00Z">
        <w:r w:rsidDel="005A6768">
          <w:delText>Asimismo, s</w:delText>
        </w:r>
      </w:del>
      <w:ins w:id="129" w:author="FRANCISCO GARCIA SANCHEZ" w:date="2026-03-02T06:41:00Z" w16du:dateUtc="2026-03-02T05:41:00Z">
        <w:r w:rsidR="005A6768">
          <w:t>S</w:t>
        </w:r>
      </w:ins>
      <w:r>
        <w:t>e ha descartado la adopción de arquitecturas más complejas, como microservicios, debido a que introducirían una sobrecarga innecesaria en términos de configuración, despliegue y comunicación entre servicios. Para este proyecto, una arquitectura monolítica bien estructurada ofrece un equilibrio adecuado entre simplicidad y escalabilidad.</w:t>
      </w:r>
      <w:r w:rsidR="000E008E">
        <w:t xml:space="preserve"> En la </w:t>
      </w:r>
      <w:r w:rsidR="000E008E">
        <w:fldChar w:fldCharType="begin"/>
      </w:r>
      <w:r w:rsidR="000E008E">
        <w:instrText xml:space="preserve"> REF _Ref220065693 \h </w:instrText>
      </w:r>
      <w:r w:rsidR="000E008E">
        <w:fldChar w:fldCharType="separate"/>
      </w:r>
      <w:r w:rsidR="00C01726">
        <w:t xml:space="preserve">Figura </w:t>
      </w:r>
      <w:r w:rsidR="00C01726">
        <w:rPr>
          <w:noProof/>
        </w:rPr>
        <w:t>10</w:t>
      </w:r>
      <w:r w:rsidR="000E008E">
        <w:fldChar w:fldCharType="end"/>
      </w:r>
      <w:r w:rsidR="000E008E">
        <w:t>, se puede observar de manera visual una comparativa entre la arquitectura monolítica escogida y la arquitectura de microservicios.</w:t>
      </w:r>
    </w:p>
    <w:p w14:paraId="42CD527A" w14:textId="191A773A" w:rsidR="00161133" w:rsidRDefault="00CD554F" w:rsidP="00161133">
      <w:r w:rsidRPr="00CD554F">
        <w:t>En conjunto, estas decisiones arquitectónicas permiten construir un sistema coherente, extensible y alineado con las buenas prácticas del desarrollo de aplicaciones web modernas, garantizando una base sólida para la evolución futura del proyecto.</w:t>
      </w:r>
    </w:p>
    <w:p w14:paraId="2706838A" w14:textId="77777777" w:rsidR="000E008E" w:rsidRDefault="000E008E" w:rsidP="000E008E">
      <w:pPr>
        <w:keepNext/>
        <w:jc w:val="center"/>
      </w:pPr>
      <w:r>
        <w:rPr>
          <w:noProof/>
        </w:rPr>
        <w:drawing>
          <wp:inline distT="0" distB="0" distL="0" distR="0" wp14:anchorId="5D691459" wp14:editId="6FD50D7C">
            <wp:extent cx="4822111" cy="2712720"/>
            <wp:effectExtent l="0" t="0" r="0" b="0"/>
            <wp:docPr id="1388543981" name="Imagen 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543981" name="Imagen 3" descr="Diagrama&#10;&#10;El contenido generado por IA puede ser incorrecto."/>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890802" cy="2751363"/>
                    </a:xfrm>
                    <a:prstGeom prst="rect">
                      <a:avLst/>
                    </a:prstGeom>
                    <a:noFill/>
                    <a:ln>
                      <a:noFill/>
                    </a:ln>
                  </pic:spPr>
                </pic:pic>
              </a:graphicData>
            </a:graphic>
          </wp:inline>
        </w:drawing>
      </w:r>
    </w:p>
    <w:p w14:paraId="5CDA0788" w14:textId="3714C463" w:rsidR="000E008E" w:rsidRDefault="000E008E" w:rsidP="000E008E">
      <w:pPr>
        <w:pStyle w:val="Descripcin"/>
        <w:jc w:val="center"/>
      </w:pPr>
      <w:bookmarkStart w:id="130" w:name="_Ref220065693"/>
      <w:bookmarkStart w:id="131" w:name="_Toc222660529"/>
      <w:r>
        <w:t xml:space="preserve">Figura </w:t>
      </w:r>
      <w:fldSimple w:instr=" SEQ Figura \* ARABIC ">
        <w:r w:rsidR="00B82F94">
          <w:rPr>
            <w:noProof/>
          </w:rPr>
          <w:t>10</w:t>
        </w:r>
      </w:fldSimple>
      <w:bookmarkEnd w:id="130"/>
      <w:r>
        <w:t xml:space="preserve">. </w:t>
      </w:r>
      <w:r w:rsidRPr="00711EF4">
        <w:t>Comparativa</w:t>
      </w:r>
      <w:r>
        <w:t xml:space="preserve"> </w:t>
      </w:r>
      <w:r w:rsidRPr="00711EF4">
        <w:t>entre arquitectura monolítica modular y microservicios</w:t>
      </w:r>
      <w:bookmarkEnd w:id="131"/>
    </w:p>
    <w:p w14:paraId="5D947861" w14:textId="28025B93" w:rsidR="00B10CAA" w:rsidRPr="00B10CAA" w:rsidRDefault="00B10CAA" w:rsidP="00B10CAA">
      <w:commentRangeStart w:id="132"/>
      <w:r>
        <w:t xml:space="preserve">Fuente de la imagen: </w:t>
      </w:r>
      <w:hyperlink r:id="rId25" w:history="1">
        <w:r w:rsidRPr="00B10CAA">
          <w:rPr>
            <w:rStyle w:val="Hipervnculo"/>
          </w:rPr>
          <w:t>https://click-it.es/arquitectura-monolitica-vs-arquitectura-de-microservicios-cual-debo-elegir/</w:t>
        </w:r>
      </w:hyperlink>
      <w:commentRangeEnd w:id="132"/>
      <w:r w:rsidR="00DD7A78" w:rsidRPr="00B10CAA">
        <w:rPr>
          <w:rStyle w:val="Refdecomentario"/>
          <w:sz w:val="22"/>
          <w:szCs w:val="22"/>
        </w:rPr>
        <w:commentReference w:id="132"/>
      </w:r>
    </w:p>
    <w:p w14:paraId="4C166467" w14:textId="68360B74" w:rsidR="00CD46F5" w:rsidRDefault="00CD46F5" w:rsidP="00CD46F5">
      <w:pPr>
        <w:pStyle w:val="Ttulo3"/>
      </w:pPr>
      <w:bookmarkStart w:id="133" w:name="_Toc222830801"/>
      <w:commentRangeStart w:id="134"/>
      <w:commentRangeStart w:id="135"/>
      <w:r>
        <w:lastRenderedPageBreak/>
        <w:t>Arquitectura del back-end</w:t>
      </w:r>
      <w:bookmarkEnd w:id="133"/>
      <w:commentRangeEnd w:id="134"/>
      <w:r w:rsidR="00DD7A78">
        <w:rPr>
          <w:rStyle w:val="Refdecomentario"/>
          <w:sz w:val="22"/>
          <w:szCs w:val="22"/>
        </w:rPr>
        <w:commentReference w:id="134"/>
      </w:r>
      <w:commentRangeEnd w:id="135"/>
      <w:r w:rsidR="00476A44">
        <w:rPr>
          <w:rStyle w:val="Refdecomentario"/>
          <w:sz w:val="22"/>
          <w:szCs w:val="22"/>
        </w:rPr>
        <w:commentReference w:id="135"/>
      </w:r>
    </w:p>
    <w:p w14:paraId="7E9A0527" w14:textId="08E39811" w:rsidR="00C72311" w:rsidDel="00ED1313" w:rsidRDefault="00C72311" w:rsidP="00880DAE">
      <w:pPr>
        <w:rPr>
          <w:del w:id="136" w:author="FRANCISCO GARCIA SANCHEZ" w:date="2026-03-02T06:52:00Z" w16du:dateUtc="2026-03-02T05:52:00Z"/>
        </w:rPr>
      </w:pPr>
      <w:del w:id="137" w:author="FRANCISCO GARCIA SANCHEZ" w:date="2026-03-02T06:52:00Z" w16du:dateUtc="2026-03-02T05:52:00Z">
        <w:r w:rsidRPr="00C72311" w:rsidDel="00ED1313">
          <w:delText xml:space="preserve">La arquitectura del </w:delText>
        </w:r>
        <w:r w:rsidRPr="00977370" w:rsidDel="00ED1313">
          <w:rPr>
            <w:i/>
            <w:iCs/>
          </w:rPr>
          <w:delText>back-end</w:delText>
        </w:r>
        <w:r w:rsidRPr="00C72311" w:rsidDel="00ED1313">
          <w:delText xml:space="preserve"> de MovieMate materializa las decisiones conceptuales descritas en el apartado anterior, implementando una estructura organizada y coherente que garantiza la separación de responsabilidades, la escalabilidad y la mantenibilidad del sistema.</w:delText>
        </w:r>
      </w:del>
    </w:p>
    <w:p w14:paraId="6184927C" w14:textId="3E91E8BA" w:rsidR="00880DAE" w:rsidRDefault="00880DAE" w:rsidP="00880DAE">
      <w:r>
        <w:t xml:space="preserve">El </w:t>
      </w:r>
      <w:r w:rsidRPr="00977370">
        <w:rPr>
          <w:i/>
          <w:iCs/>
        </w:rPr>
        <w:t>back-end</w:t>
      </w:r>
      <w:r>
        <w:t xml:space="preserve"> se ha implementado como una aplicación monolítica modular, donde todos los componentes del sistema residen en una única aplicación Spring Boot, pero organizados internamente de forma modular. Este enfoque permite beneficiarse de la simplicidad de despliegue propia de los sistemas monolíticos, sin renunciar a una estructura interna bien definida.</w:t>
      </w:r>
    </w:p>
    <w:p w14:paraId="4C16AD5E" w14:textId="15E343E3" w:rsidR="00880DAE" w:rsidRPr="00880DAE" w:rsidRDefault="00880DAE" w:rsidP="00880DAE">
      <w:r>
        <w:t>La modularización interna se logra mediante la organización del código en paquetes coherentes, cada uno responsable de un aspecto concreto del sistema, como la gestión de usuarios, el contenido o la seguridad.</w:t>
      </w:r>
    </w:p>
    <w:p w14:paraId="2CBB36BE" w14:textId="77777777" w:rsidR="00880DAE" w:rsidRDefault="00880DAE" w:rsidP="00880DAE">
      <w:pPr>
        <w:keepNext/>
        <w:jc w:val="center"/>
      </w:pPr>
      <w:r w:rsidRPr="0069682D">
        <w:rPr>
          <w:noProof/>
        </w:rPr>
        <w:drawing>
          <wp:inline distT="0" distB="0" distL="0" distR="0" wp14:anchorId="39D0D020" wp14:editId="1ACD1F10">
            <wp:extent cx="2258885" cy="1809749"/>
            <wp:effectExtent l="0" t="0" r="8255" b="635"/>
            <wp:docPr id="1356813160"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193255" name="Imagen 1" descr="Interfaz de usuario gráfica, Texto, Aplicación, Chat o mensaje de texto&#10;&#10;El contenido generado por IA puede ser incorrecto."/>
                    <pic:cNvPicPr/>
                  </pic:nvPicPr>
                  <pic:blipFill>
                    <a:blip r:embed="rId26"/>
                    <a:stretch>
                      <a:fillRect/>
                    </a:stretch>
                  </pic:blipFill>
                  <pic:spPr>
                    <a:xfrm>
                      <a:off x="0" y="0"/>
                      <a:ext cx="2270768" cy="1819269"/>
                    </a:xfrm>
                    <a:prstGeom prst="rect">
                      <a:avLst/>
                    </a:prstGeom>
                  </pic:spPr>
                </pic:pic>
              </a:graphicData>
            </a:graphic>
          </wp:inline>
        </w:drawing>
      </w:r>
    </w:p>
    <w:p w14:paraId="08550E9C" w14:textId="4AB01B01" w:rsidR="00880DAE" w:rsidRPr="00880DAE" w:rsidRDefault="00880DAE" w:rsidP="00880DAE">
      <w:pPr>
        <w:pStyle w:val="Descripcin"/>
        <w:jc w:val="center"/>
      </w:pPr>
      <w:bookmarkStart w:id="138" w:name="_Toc222660530"/>
      <w:r>
        <w:t xml:space="preserve">Figura </w:t>
      </w:r>
      <w:fldSimple w:instr=" SEQ Figura \* ARABIC ">
        <w:r>
          <w:rPr>
            <w:noProof/>
          </w:rPr>
          <w:t>11</w:t>
        </w:r>
      </w:fldSimple>
      <w:r>
        <w:t>. Estructura de carpetas del back-end de MovieMate</w:t>
      </w:r>
      <w:bookmarkEnd w:id="138"/>
    </w:p>
    <w:p w14:paraId="65F3A61F" w14:textId="28F093ED" w:rsidR="00316DF9" w:rsidDel="00C17BB3" w:rsidRDefault="00316DF9" w:rsidP="00316DF9">
      <w:pPr>
        <w:pStyle w:val="Ttulo4"/>
        <w:rPr>
          <w:del w:id="139" w:author="FRANCISCO GARCIA SANCHEZ" w:date="2026-03-02T06:51:00Z" w16du:dateUtc="2026-03-02T05:51:00Z"/>
        </w:rPr>
      </w:pPr>
      <w:commentRangeStart w:id="140"/>
      <w:del w:id="141" w:author="FRANCISCO GARCIA SANCHEZ" w:date="2026-03-02T06:51:00Z" w16du:dateUtc="2026-03-02T05:51:00Z">
        <w:r w:rsidDel="00C17BB3">
          <w:delText>Arquitectura en capas</w:delText>
        </w:r>
      </w:del>
    </w:p>
    <w:p w14:paraId="73D55209" w14:textId="77777777" w:rsidR="00880DAE" w:rsidRDefault="00880DAE" w:rsidP="00880DAE">
      <w:r>
        <w:t xml:space="preserve">La arquitectura en capas constituye el eje central sobre el que se estructura el </w:t>
      </w:r>
      <w:r w:rsidRPr="00A7404C">
        <w:rPr>
          <w:i/>
          <w:iCs/>
          <w:rPrChange w:id="142" w:author="FRANCISCO GARCIA SANCHEZ" w:date="2026-02-09T13:06:00Z" w16du:dateUtc="2026-02-09T12:06:00Z">
            <w:rPr/>
          </w:rPrChange>
        </w:rPr>
        <w:t>back-end</w:t>
      </w:r>
      <w:r>
        <w:t xml:space="preserve"> de MovieMate. Este patrón arquitectónico permite dividir el sistema en distintos niveles funcionales, cada uno con responsabilidades bien definidas, favoreciendo así la modularidad, la mantenibilidad y la reutilización del código.</w:t>
      </w:r>
      <w:commentRangeEnd w:id="140"/>
      <w:r w:rsidR="00DD7A78">
        <w:rPr>
          <w:rStyle w:val="Refdecomentario"/>
          <w:sz w:val="22"/>
          <w:szCs w:val="22"/>
        </w:rPr>
        <w:commentReference w:id="140"/>
      </w:r>
    </w:p>
    <w:p w14:paraId="204C3716" w14:textId="77777777" w:rsidR="00C72311" w:rsidRDefault="00C72311" w:rsidP="00C72311">
      <w:r>
        <w:t>En MovieMate, el sistema se organiza en las siguientes capas:</w:t>
      </w:r>
    </w:p>
    <w:p w14:paraId="5535215F" w14:textId="77777777" w:rsidR="00C72311" w:rsidRDefault="00C72311" w:rsidP="00C72311">
      <w:pPr>
        <w:pStyle w:val="Prrafodelista"/>
        <w:numPr>
          <w:ilvl w:val="0"/>
          <w:numId w:val="34"/>
        </w:numPr>
      </w:pPr>
      <w:r>
        <w:t>Capa de presentación</w:t>
      </w:r>
    </w:p>
    <w:p w14:paraId="641D4A42" w14:textId="77777777" w:rsidR="00C72311" w:rsidRDefault="00C72311" w:rsidP="00C72311">
      <w:pPr>
        <w:pStyle w:val="Prrafodelista"/>
        <w:numPr>
          <w:ilvl w:val="0"/>
          <w:numId w:val="34"/>
        </w:numPr>
      </w:pPr>
      <w:r>
        <w:t>Capa de negocio</w:t>
      </w:r>
    </w:p>
    <w:p w14:paraId="4EACF6E0" w14:textId="77777777" w:rsidR="00C72311" w:rsidRDefault="00C72311" w:rsidP="00C72311">
      <w:pPr>
        <w:pStyle w:val="Prrafodelista"/>
        <w:numPr>
          <w:ilvl w:val="0"/>
          <w:numId w:val="34"/>
        </w:numPr>
      </w:pPr>
      <w:r>
        <w:t>Capa de persistencia</w:t>
      </w:r>
    </w:p>
    <w:p w14:paraId="28C509A2" w14:textId="12A7E947" w:rsidR="00C72311" w:rsidRDefault="00C72311" w:rsidP="00C72311">
      <w:pPr>
        <w:pStyle w:val="Prrafodelista"/>
        <w:numPr>
          <w:ilvl w:val="0"/>
          <w:numId w:val="34"/>
        </w:numPr>
      </w:pPr>
      <w:r>
        <w:t>Capa de seguridad</w:t>
      </w:r>
    </w:p>
    <w:p w14:paraId="59B9220C" w14:textId="3CAAB646" w:rsidR="00880DAE" w:rsidRDefault="00C72311" w:rsidP="00880DAE">
      <w:r>
        <w:t>Estas capas se pueden</w:t>
      </w:r>
      <w:r w:rsidR="00880DAE">
        <w:t xml:space="preserve"> ver en la </w:t>
      </w:r>
      <w:r w:rsidR="00880DAE">
        <w:fldChar w:fldCharType="begin"/>
      </w:r>
      <w:r w:rsidR="00880DAE">
        <w:instrText xml:space="preserve"> REF _Ref220066264 \h </w:instrText>
      </w:r>
      <w:r w:rsidR="00880DAE">
        <w:fldChar w:fldCharType="separate"/>
      </w:r>
      <w:r w:rsidR="00880DAE">
        <w:t xml:space="preserve">Figura </w:t>
      </w:r>
      <w:r w:rsidR="00880DAE">
        <w:rPr>
          <w:noProof/>
        </w:rPr>
        <w:t>11</w:t>
      </w:r>
      <w:r w:rsidR="00880DAE">
        <w:fldChar w:fldCharType="end"/>
      </w:r>
      <w:r>
        <w:t>. Esta estructura está</w:t>
      </w:r>
      <w:r w:rsidR="00880DAE">
        <w:t xml:space="preserve"> ampliamente utilizada en aplicaciones basadas en Spring Boot. Esta decisión se fundamenta en la necesidad de aislar los distintos aspectos del sistema, evitando acoplamientos innecesarios y facilitando la evolución independiente de cada componente.</w:t>
      </w:r>
    </w:p>
    <w:p w14:paraId="6492811C" w14:textId="77777777" w:rsidR="00880DAE" w:rsidRDefault="00880DAE">
      <w:pPr>
        <w:pStyle w:val="Ttulo3"/>
        <w:pPrChange w:id="143" w:author="FRANCISCO GARCIA SANCHEZ" w:date="2026-03-02T06:51:00Z" w16du:dateUtc="2026-03-02T05:51:00Z">
          <w:pPr>
            <w:pStyle w:val="Ttulo5"/>
          </w:pPr>
        </w:pPrChange>
      </w:pPr>
      <w:commentRangeStart w:id="144"/>
      <w:r>
        <w:t>Capa de presentación (Controladores)</w:t>
      </w:r>
      <w:commentRangeEnd w:id="144"/>
      <w:r w:rsidR="00DD7A78">
        <w:rPr>
          <w:rStyle w:val="Refdecomentario"/>
          <w:sz w:val="22"/>
          <w:szCs w:val="22"/>
        </w:rPr>
        <w:commentReference w:id="144"/>
      </w:r>
    </w:p>
    <w:p w14:paraId="636FF778" w14:textId="37C9F2F2" w:rsidR="00880DAE" w:rsidRDefault="00880DAE" w:rsidP="00880DAE">
      <w:r>
        <w:t>La capa de presentación está formada por los controladores REST</w:t>
      </w:r>
      <w:ins w:id="145" w:author="FRANCISCO GARCIA SANCHEZ" w:date="2026-03-02T06:57:00Z" w16du:dateUtc="2026-03-02T05:57:00Z">
        <w:r w:rsidR="005D4C02">
          <w:t xml:space="preserve"> </w:t>
        </w:r>
        <w:commentRangeStart w:id="146"/>
        <w:r w:rsidR="005D4C02">
          <w:t xml:space="preserve">(carpeta </w:t>
        </w:r>
        <w:r w:rsidR="005D4C02" w:rsidRPr="005D4C02">
          <w:rPr>
            <w:rFonts w:ascii="Courier New" w:hAnsi="Courier New" w:cs="Courier New"/>
            <w:rPrChange w:id="147" w:author="FRANCISCO GARCIA SANCHEZ" w:date="2026-03-02T06:58:00Z" w16du:dateUtc="2026-03-02T05:58:00Z">
              <w:rPr/>
            </w:rPrChange>
          </w:rPr>
          <w:t>controller</w:t>
        </w:r>
        <w:r w:rsidR="005D4C02">
          <w:t xml:space="preserve"> en la </w:t>
        </w:r>
      </w:ins>
      <w:ins w:id="148" w:author="FRANCISCO GARCIA SANCHEZ" w:date="2026-03-02T06:58:00Z" w16du:dateUtc="2026-03-02T05:58:00Z">
        <w:r w:rsidR="005D4C02">
          <w:fldChar w:fldCharType="begin"/>
        </w:r>
        <w:r w:rsidR="005D4C02">
          <w:instrText xml:space="preserve"> REF _Ref220066264 \h </w:instrText>
        </w:r>
      </w:ins>
      <w:ins w:id="149" w:author="FRANCISCO GARCIA SANCHEZ" w:date="2026-03-02T06:58:00Z" w16du:dateUtc="2026-03-02T05:58:00Z">
        <w:r w:rsidR="005D4C02">
          <w:fldChar w:fldCharType="separate"/>
        </w:r>
        <w:r w:rsidR="005D4C02">
          <w:t xml:space="preserve">Figura </w:t>
        </w:r>
        <w:r w:rsidR="005D4C02">
          <w:rPr>
            <w:noProof/>
          </w:rPr>
          <w:t>11</w:t>
        </w:r>
        <w:r w:rsidR="005D4C02">
          <w:fldChar w:fldCharType="end"/>
        </w:r>
        <w:r w:rsidR="005D4C02">
          <w:t>)</w:t>
        </w:r>
      </w:ins>
      <w:commentRangeEnd w:id="146"/>
      <w:r w:rsidR="00DD7A78">
        <w:rPr>
          <w:rStyle w:val="Refdecomentario"/>
          <w:sz w:val="22"/>
          <w:szCs w:val="22"/>
        </w:rPr>
        <w:commentReference w:id="146"/>
      </w:r>
      <w:r>
        <w:t xml:space="preserve">, cuya función principal es actuar como punto de entrada de las peticiones HTTP </w:t>
      </w:r>
      <w:r>
        <w:lastRenderedPageBreak/>
        <w:t xml:space="preserve">realizadas por los clientes. Estos controladores reciben las solicitudes, validan los datos de entrada y delegan la lógica de negocio en la capa de servicios correspondiente. En la </w:t>
      </w:r>
      <w:r>
        <w:fldChar w:fldCharType="begin"/>
      </w:r>
      <w:r>
        <w:instrText xml:space="preserve"> REF _Ref220845737 \h </w:instrText>
      </w:r>
      <w:r>
        <w:fldChar w:fldCharType="separate"/>
      </w:r>
      <w:r>
        <w:t xml:space="preserve">Figura </w:t>
      </w:r>
      <w:r>
        <w:rPr>
          <w:noProof/>
        </w:rPr>
        <w:t>12</w:t>
      </w:r>
      <w:r>
        <w:fldChar w:fldCharType="end"/>
      </w:r>
      <w:r>
        <w:t xml:space="preserve"> se puede ver un ejemplo de controlador REST de MovieMate.</w:t>
      </w:r>
    </w:p>
    <w:p w14:paraId="5975B0CD" w14:textId="77777777" w:rsidR="00880DAE" w:rsidRDefault="00880DAE" w:rsidP="00880DAE">
      <w:r>
        <w:t>Una de las decisiones clave en esta capa ha sido mantener los controladores lo más ligeros posible, evitando la inclusión de lógica de negocio compleja. Este enfoque permite:</w:t>
      </w:r>
    </w:p>
    <w:p w14:paraId="130C8C21" w14:textId="77777777" w:rsidR="00880DAE" w:rsidRDefault="00880DAE" w:rsidP="00880DAE">
      <w:pPr>
        <w:pStyle w:val="Prrafodelista"/>
        <w:numPr>
          <w:ilvl w:val="0"/>
          <w:numId w:val="18"/>
        </w:numPr>
      </w:pPr>
      <w:r>
        <w:t>Reducir la complejidad del código.</w:t>
      </w:r>
    </w:p>
    <w:p w14:paraId="636897CA" w14:textId="77777777" w:rsidR="00880DAE" w:rsidRDefault="00880DAE" w:rsidP="00880DAE">
      <w:pPr>
        <w:pStyle w:val="Prrafodelista"/>
        <w:numPr>
          <w:ilvl w:val="0"/>
          <w:numId w:val="18"/>
        </w:numPr>
      </w:pPr>
      <w:r>
        <w:t>Facilitar la lectura y el mantenimiento.</w:t>
      </w:r>
    </w:p>
    <w:p w14:paraId="3E941D5D" w14:textId="77777777" w:rsidR="00880DAE" w:rsidRDefault="00880DAE" w:rsidP="00880DAE">
      <w:pPr>
        <w:pStyle w:val="Prrafodelista"/>
        <w:numPr>
          <w:ilvl w:val="0"/>
          <w:numId w:val="18"/>
        </w:numPr>
      </w:pPr>
      <w:r>
        <w:t>Mejorar la capacidad de prueba de los controladores.</w:t>
      </w:r>
    </w:p>
    <w:p w14:paraId="533751B9" w14:textId="77777777" w:rsidR="00880DAE" w:rsidRDefault="00880DAE" w:rsidP="003911DE">
      <w:pPr>
        <w:keepNext/>
        <w:jc w:val="center"/>
      </w:pPr>
      <w:r>
        <w:rPr>
          <w:noProof/>
        </w:rPr>
        <w:drawing>
          <wp:inline distT="0" distB="0" distL="0" distR="0" wp14:anchorId="3938FCE6" wp14:editId="33348616">
            <wp:extent cx="5397793" cy="4739640"/>
            <wp:effectExtent l="0" t="0" r="0" b="3810"/>
            <wp:docPr id="15970110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011007" name="Imagen 1"/>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bwMode="auto">
                    <a:xfrm>
                      <a:off x="0" y="0"/>
                      <a:ext cx="5446523" cy="4782428"/>
                    </a:xfrm>
                    <a:prstGeom prst="rect">
                      <a:avLst/>
                    </a:prstGeom>
                    <a:noFill/>
                    <a:ln>
                      <a:noFill/>
                    </a:ln>
                  </pic:spPr>
                </pic:pic>
              </a:graphicData>
            </a:graphic>
          </wp:inline>
        </w:drawing>
      </w:r>
    </w:p>
    <w:p w14:paraId="0C47175A" w14:textId="77777777" w:rsidR="00880DAE" w:rsidRDefault="00880DAE" w:rsidP="00880DAE">
      <w:pPr>
        <w:pStyle w:val="Descripcin"/>
        <w:jc w:val="center"/>
      </w:pPr>
      <w:bookmarkStart w:id="150" w:name="_Toc222660531"/>
      <w:commentRangeStart w:id="151"/>
      <w:commentRangeStart w:id="152"/>
      <w:r>
        <w:t xml:space="preserve">Figura </w:t>
      </w:r>
      <w:fldSimple w:instr=" SEQ Figura \* ARABIC ">
        <w:r>
          <w:rPr>
            <w:noProof/>
          </w:rPr>
          <w:t>12</w:t>
        </w:r>
      </w:fldSimple>
      <w:r>
        <w:t>. Ejemplo de controlador REST (FollowerController) en MovieMate</w:t>
      </w:r>
      <w:bookmarkEnd w:id="150"/>
      <w:commentRangeEnd w:id="151"/>
      <w:r w:rsidR="00DD7A78">
        <w:rPr>
          <w:rStyle w:val="Refdecomentario"/>
          <w:sz w:val="18"/>
          <w:szCs w:val="18"/>
        </w:rPr>
        <w:commentReference w:id="151"/>
      </w:r>
      <w:commentRangeEnd w:id="152"/>
      <w:r w:rsidR="00B0493C">
        <w:rPr>
          <w:rStyle w:val="Refdecomentario"/>
          <w:sz w:val="18"/>
          <w:szCs w:val="18"/>
        </w:rPr>
        <w:commentReference w:id="152"/>
      </w:r>
    </w:p>
    <w:p w14:paraId="1E5795D0" w14:textId="77777777" w:rsidR="00880DAE" w:rsidRDefault="00880DAE" w:rsidP="00880DAE">
      <w:pPr>
        <w:pStyle w:val="Ttulo5"/>
      </w:pPr>
      <w:r>
        <w:t>Capa de negocio (Servicios)</w:t>
      </w:r>
    </w:p>
    <w:p w14:paraId="3776FAAF" w14:textId="77777777" w:rsidR="006E7C34" w:rsidRDefault="00880DAE" w:rsidP="00880DAE">
      <w:r>
        <w:t xml:space="preserve">La capa de servicios constituye el núcleo funcional del sistema, ya que encapsula toda la lógica de negocio de la aplicación. </w:t>
      </w:r>
    </w:p>
    <w:p w14:paraId="06773057" w14:textId="4375460E" w:rsidR="006E7C34" w:rsidRDefault="006E7C34" w:rsidP="006E7C34">
      <w:r>
        <w:t>En esta capa se implementan, entre otras, las siguientes responsabilidades:</w:t>
      </w:r>
    </w:p>
    <w:p w14:paraId="04DA59D3" w14:textId="77777777" w:rsidR="006E7C34" w:rsidRDefault="006E7C34" w:rsidP="006E7C34">
      <w:pPr>
        <w:pStyle w:val="Prrafodelista"/>
        <w:numPr>
          <w:ilvl w:val="0"/>
          <w:numId w:val="35"/>
        </w:numPr>
      </w:pPr>
      <w:r>
        <w:t>Gestión de usuarios y autenticación.</w:t>
      </w:r>
    </w:p>
    <w:p w14:paraId="42F2B7A1" w14:textId="77777777" w:rsidR="006E7C34" w:rsidRDefault="006E7C34" w:rsidP="006E7C34">
      <w:pPr>
        <w:pStyle w:val="Prrafodelista"/>
        <w:numPr>
          <w:ilvl w:val="0"/>
          <w:numId w:val="35"/>
        </w:numPr>
      </w:pPr>
      <w:r>
        <w:t>Creación y actualización de valoraciones.</w:t>
      </w:r>
    </w:p>
    <w:p w14:paraId="285C182D" w14:textId="77777777" w:rsidR="006E7C34" w:rsidRDefault="006E7C34" w:rsidP="006E7C34">
      <w:pPr>
        <w:pStyle w:val="Prrafodelista"/>
        <w:numPr>
          <w:ilvl w:val="0"/>
          <w:numId w:val="35"/>
        </w:numPr>
      </w:pPr>
      <w:r>
        <w:t>Organización de contenidos en listas.</w:t>
      </w:r>
    </w:p>
    <w:p w14:paraId="17D2A882" w14:textId="77777777" w:rsidR="006E7C34" w:rsidRDefault="006E7C34" w:rsidP="006E7C34">
      <w:pPr>
        <w:pStyle w:val="Prrafodelista"/>
        <w:numPr>
          <w:ilvl w:val="0"/>
          <w:numId w:val="35"/>
        </w:numPr>
      </w:pPr>
      <w:r>
        <w:lastRenderedPageBreak/>
        <w:t>Gestión de relaciones sociales (seguimientos y solicitudes).</w:t>
      </w:r>
    </w:p>
    <w:p w14:paraId="35BA8B52" w14:textId="77777777" w:rsidR="006E7C34" w:rsidRDefault="006E7C34" w:rsidP="006E7C34">
      <w:pPr>
        <w:pStyle w:val="Prrafodelista"/>
        <w:numPr>
          <w:ilvl w:val="0"/>
          <w:numId w:val="35"/>
        </w:numPr>
      </w:pPr>
      <w:r>
        <w:t>Generación de notificaciones.</w:t>
      </w:r>
    </w:p>
    <w:p w14:paraId="2DD2288B" w14:textId="1F0FA1AF" w:rsidR="006E7C34" w:rsidRDefault="006E7C34" w:rsidP="006E7C34">
      <w:pPr>
        <w:pStyle w:val="Prrafodelista"/>
        <w:numPr>
          <w:ilvl w:val="0"/>
          <w:numId w:val="35"/>
        </w:numPr>
      </w:pPr>
      <w:r>
        <w:t>Integración y sincronización con la API externa.</w:t>
      </w:r>
    </w:p>
    <w:p w14:paraId="27330AE6" w14:textId="6A7BE376" w:rsidR="00880DAE" w:rsidRDefault="00880DAE" w:rsidP="00880DAE">
      <w:r>
        <w:t>Separar la lógica de negocio en esta capa permite desacoplarla tanto de la presentación como del acceso a datos, favoreciendo la reutilización del código y la posibilidad de modificar la lógica interna sin afectar a los consumidores de la API.</w:t>
      </w:r>
    </w:p>
    <w:p w14:paraId="6C35D040" w14:textId="642DE1D5" w:rsidR="00880DAE" w:rsidRDefault="00880DAE" w:rsidP="00880DAE">
      <w:r>
        <w:t xml:space="preserve">Además, esta capa actúa como intermediaria entre los controladores y los repositorios, coordinando las operaciones necesarias y garantizando la coherencia del sistema. A </w:t>
      </w:r>
      <w:r w:rsidR="00326CAC">
        <w:t>continuación,</w:t>
      </w:r>
      <w:r>
        <w:t xml:space="preserve"> en la </w:t>
      </w:r>
      <w:r>
        <w:fldChar w:fldCharType="begin"/>
      </w:r>
      <w:r>
        <w:instrText xml:space="preserve"> REF _Ref220845808 \h </w:instrText>
      </w:r>
      <w:r>
        <w:fldChar w:fldCharType="separate"/>
      </w:r>
      <w:r>
        <w:t xml:space="preserve">Figura </w:t>
      </w:r>
      <w:r>
        <w:rPr>
          <w:noProof/>
        </w:rPr>
        <w:t>13</w:t>
      </w:r>
      <w:r>
        <w:fldChar w:fldCharType="end"/>
      </w:r>
      <w:r>
        <w:t xml:space="preserve"> se puede ver un ejemplo.</w:t>
      </w:r>
    </w:p>
    <w:p w14:paraId="67831804" w14:textId="77777777" w:rsidR="00880DAE" w:rsidRDefault="00880DAE" w:rsidP="00880DAE">
      <w:pPr>
        <w:keepNext/>
        <w:jc w:val="center"/>
      </w:pPr>
      <w:r>
        <w:rPr>
          <w:noProof/>
        </w:rPr>
        <w:drawing>
          <wp:inline distT="0" distB="0" distL="0" distR="0" wp14:anchorId="044D46AE" wp14:editId="79AD9946">
            <wp:extent cx="4476804" cy="5455920"/>
            <wp:effectExtent l="0" t="0" r="0" b="0"/>
            <wp:docPr id="51386115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861159" name="Imagen 2"/>
                    <pic:cNvPicPr>
                      <a:picLocks noChangeAspect="1" noChangeArrowheads="1"/>
                    </pic:cNvPicPr>
                  </pic:nvPicPr>
                  <pic:blipFill>
                    <a:blip r:embed="rId28" cstate="print">
                      <a:extLst>
                        <a:ext uri="{28A0092B-C50C-407E-A947-70E740481C1C}">
                          <a14:useLocalDpi xmlns:a14="http://schemas.microsoft.com/office/drawing/2010/main" val="0"/>
                        </a:ext>
                      </a:extLst>
                    </a:blip>
                    <a:stretch>
                      <a:fillRect/>
                    </a:stretch>
                  </pic:blipFill>
                  <pic:spPr bwMode="auto">
                    <a:xfrm>
                      <a:off x="0" y="0"/>
                      <a:ext cx="4485784" cy="5466864"/>
                    </a:xfrm>
                    <a:prstGeom prst="rect">
                      <a:avLst/>
                    </a:prstGeom>
                    <a:noFill/>
                    <a:ln>
                      <a:noFill/>
                    </a:ln>
                  </pic:spPr>
                </pic:pic>
              </a:graphicData>
            </a:graphic>
          </wp:inline>
        </w:drawing>
      </w:r>
    </w:p>
    <w:p w14:paraId="2B3D3988" w14:textId="77777777" w:rsidR="00880DAE" w:rsidRDefault="00880DAE" w:rsidP="00880DAE">
      <w:pPr>
        <w:pStyle w:val="Descripcin"/>
        <w:jc w:val="center"/>
      </w:pPr>
      <w:bookmarkStart w:id="153" w:name="_Toc222660532"/>
      <w:r>
        <w:t xml:space="preserve">Figura </w:t>
      </w:r>
      <w:fldSimple w:instr=" SEQ Figura \* ARABIC ">
        <w:r>
          <w:rPr>
            <w:noProof/>
          </w:rPr>
          <w:t>13</w:t>
        </w:r>
      </w:fldSimple>
      <w:r>
        <w:t>. Ejemplo de servicio (FollowerService) en MovieMate</w:t>
      </w:r>
      <w:bookmarkEnd w:id="153"/>
    </w:p>
    <w:p w14:paraId="66D4D558" w14:textId="77777777" w:rsidR="00880DAE" w:rsidRDefault="00880DAE" w:rsidP="00880DAE">
      <w:pPr>
        <w:pStyle w:val="Ttulo5"/>
      </w:pPr>
      <w:r>
        <w:t>Capa de persistencia (Repositorios)</w:t>
      </w:r>
    </w:p>
    <w:p w14:paraId="5E149BE9" w14:textId="77777777" w:rsidR="002C396F" w:rsidRDefault="00880DAE" w:rsidP="00880DAE">
      <w:r>
        <w:t xml:space="preserve">La capa de persistencia se encarga del acceso a la base de datos PostgreSQL y se implementa mediante Spring Data JPA como se puede observar en la </w:t>
      </w:r>
      <w:r>
        <w:fldChar w:fldCharType="begin"/>
      </w:r>
      <w:r>
        <w:instrText xml:space="preserve"> REF _Ref220845849 \h </w:instrText>
      </w:r>
      <w:r>
        <w:fldChar w:fldCharType="separate"/>
      </w:r>
      <w:r>
        <w:t xml:space="preserve">Figura </w:t>
      </w:r>
      <w:r>
        <w:rPr>
          <w:noProof/>
        </w:rPr>
        <w:t>14</w:t>
      </w:r>
      <w:r>
        <w:fldChar w:fldCharType="end"/>
      </w:r>
      <w:r>
        <w:t xml:space="preserve">. </w:t>
      </w:r>
      <w:r w:rsidRPr="00685C87">
        <w:t>El uso de JPA</w:t>
      </w:r>
      <w:r w:rsidR="008343D4">
        <w:t xml:space="preserve"> (</w:t>
      </w:r>
      <w:r w:rsidR="008343D4" w:rsidRPr="00977370">
        <w:rPr>
          <w:i/>
          <w:iCs/>
        </w:rPr>
        <w:t>Java Persistence</w:t>
      </w:r>
      <w:r w:rsidR="008343D4" w:rsidRPr="008343D4">
        <w:t xml:space="preserve"> API</w:t>
      </w:r>
      <w:r w:rsidR="008343D4">
        <w:t>)</w:t>
      </w:r>
      <w:r w:rsidRPr="00685C87">
        <w:t xml:space="preserve"> permite mapear las entidades Java al modelo relacional de PostgreSQL, </w:t>
      </w:r>
      <w:r w:rsidRPr="00685C87">
        <w:lastRenderedPageBreak/>
        <w:t>aprovechando características como las relaciones entre tablas, la gestión de transacciones y la paginación nativa en las consultas.</w:t>
      </w:r>
      <w:r>
        <w:t xml:space="preserve"> </w:t>
      </w:r>
    </w:p>
    <w:p w14:paraId="526E1D1E" w14:textId="10F5B07E" w:rsidR="002C396F" w:rsidRDefault="002C396F" w:rsidP="002C396F">
      <w:r>
        <w:t>Los repositorios actúan como interfaces de acceso a datos, proporcionando operaciones CRUD (</w:t>
      </w:r>
      <w:r w:rsidRPr="00977370">
        <w:rPr>
          <w:i/>
          <w:iCs/>
        </w:rPr>
        <w:t>Create, Read, Update, Delete</w:t>
      </w:r>
      <w:r>
        <w:t>) y consultas personalizadas cuando es necesario. Esta abstracción evita la inclusión de consultas SQL explícitas en la lógica de negocio y mejora la portabilidad del sistema frente a posibles cambios del gestor de base de datos.</w:t>
      </w:r>
    </w:p>
    <w:p w14:paraId="4DE33A10" w14:textId="655FDAC4" w:rsidR="002C396F" w:rsidRDefault="002C396F" w:rsidP="002C396F">
      <w:r>
        <w:t>Durante el diseño se ha priorizado el uso de carga diferida (</w:t>
      </w:r>
      <w:r w:rsidRPr="00977370">
        <w:rPr>
          <w:i/>
          <w:iCs/>
        </w:rPr>
        <w:t>lazy loading</w:t>
      </w:r>
      <w:r>
        <w:t>) en las relaciones entre entidades, con el objetivo de evitar recuperaciones innecesarias de información y optimizar el rendimiento.</w:t>
      </w:r>
    </w:p>
    <w:p w14:paraId="1DA63298" w14:textId="57AE1EDF" w:rsidR="00880DAE" w:rsidRDefault="00880DAE" w:rsidP="00880DAE">
      <w:r>
        <w:t>Este enfoque ofrece varias ventajas:</w:t>
      </w:r>
    </w:p>
    <w:p w14:paraId="0BEFAC0A" w14:textId="77777777" w:rsidR="00880DAE" w:rsidRDefault="00880DAE" w:rsidP="00880DAE">
      <w:pPr>
        <w:pStyle w:val="Prrafodelista"/>
        <w:numPr>
          <w:ilvl w:val="0"/>
          <w:numId w:val="19"/>
        </w:numPr>
      </w:pPr>
      <w:r>
        <w:t>Reducción del código repetitivo.</w:t>
      </w:r>
    </w:p>
    <w:p w14:paraId="04A7C5AA" w14:textId="77777777" w:rsidR="00880DAE" w:rsidRDefault="00880DAE" w:rsidP="00880DAE">
      <w:pPr>
        <w:pStyle w:val="Prrafodelista"/>
        <w:numPr>
          <w:ilvl w:val="0"/>
          <w:numId w:val="19"/>
        </w:numPr>
      </w:pPr>
      <w:r>
        <w:t>Mayor legibilidad.</w:t>
      </w:r>
    </w:p>
    <w:p w14:paraId="3356CFEB" w14:textId="77777777" w:rsidR="00880DAE" w:rsidRDefault="00880DAE" w:rsidP="00880DAE">
      <w:pPr>
        <w:pStyle w:val="Prrafodelista"/>
        <w:numPr>
          <w:ilvl w:val="0"/>
          <w:numId w:val="19"/>
        </w:numPr>
      </w:pPr>
      <w:r>
        <w:t>Portabilidad frente a cambios en el sistema gestor de bases de datos.</w:t>
      </w:r>
    </w:p>
    <w:p w14:paraId="247336F3" w14:textId="77777777" w:rsidR="00880DAE" w:rsidRDefault="00880DAE" w:rsidP="00880DAE">
      <w:pPr>
        <w:keepNext/>
        <w:jc w:val="center"/>
      </w:pPr>
      <w:r>
        <w:rPr>
          <w:noProof/>
        </w:rPr>
        <w:drawing>
          <wp:inline distT="0" distB="0" distL="0" distR="0" wp14:anchorId="5F62E7F9" wp14:editId="706A1E96">
            <wp:extent cx="5400040" cy="5095240"/>
            <wp:effectExtent l="0" t="0" r="0" b="0"/>
            <wp:docPr id="956291718" name="Imagen 4"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196355" name="Imagen 4" descr="Texto&#10;&#10;El contenido generado por IA puede ser incorrecto."/>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00040" cy="5095240"/>
                    </a:xfrm>
                    <a:prstGeom prst="rect">
                      <a:avLst/>
                    </a:prstGeom>
                    <a:noFill/>
                    <a:ln>
                      <a:noFill/>
                    </a:ln>
                  </pic:spPr>
                </pic:pic>
              </a:graphicData>
            </a:graphic>
          </wp:inline>
        </w:drawing>
      </w:r>
    </w:p>
    <w:p w14:paraId="730FD42D" w14:textId="77777777" w:rsidR="00880DAE" w:rsidRDefault="00880DAE" w:rsidP="00880DAE">
      <w:pPr>
        <w:pStyle w:val="Descripcin"/>
        <w:jc w:val="center"/>
      </w:pPr>
      <w:bookmarkStart w:id="154" w:name="_Toc222660533"/>
      <w:r>
        <w:t xml:space="preserve">Figura </w:t>
      </w:r>
      <w:fldSimple w:instr=" SEQ Figura \* ARABIC ">
        <w:r>
          <w:rPr>
            <w:noProof/>
          </w:rPr>
          <w:t>14</w:t>
        </w:r>
      </w:fldSimple>
      <w:r>
        <w:t>. Ejemplo de repositorio JPA (FollowerRepository) en MovieMate</w:t>
      </w:r>
      <w:bookmarkEnd w:id="154"/>
    </w:p>
    <w:p w14:paraId="414BC2A0" w14:textId="77777777" w:rsidR="00880DAE" w:rsidRDefault="00880DAE" w:rsidP="00880DAE">
      <w:pPr>
        <w:pStyle w:val="Ttulo5"/>
      </w:pPr>
      <w:r>
        <w:lastRenderedPageBreak/>
        <w:t>Capa de seguridad</w:t>
      </w:r>
    </w:p>
    <w:p w14:paraId="5615C06E" w14:textId="640AF7FA" w:rsidR="006E7C34" w:rsidRDefault="006E7C34" w:rsidP="006E7C34">
      <w:r>
        <w:t>La seguridad se implementa como una capa transversal apoyada en Spring Security. Esta capa intercepta las peticiones entrantes antes de que alcancen los controladores, aplicando mecanismos de autenticación y autorización</w:t>
      </w:r>
      <w:r w:rsidR="00FD056D">
        <w:t xml:space="preserve">, como se puede observar en la </w:t>
      </w:r>
      <w:r w:rsidR="00FD056D">
        <w:fldChar w:fldCharType="begin"/>
      </w:r>
      <w:r w:rsidR="00FD056D">
        <w:instrText xml:space="preserve"> REF _Ref222827325 \h </w:instrText>
      </w:r>
      <w:r w:rsidR="00FD056D">
        <w:fldChar w:fldCharType="separate"/>
      </w:r>
      <w:r w:rsidR="00FD056D">
        <w:t xml:space="preserve">Figura </w:t>
      </w:r>
      <w:r w:rsidR="00FD056D">
        <w:rPr>
          <w:noProof/>
        </w:rPr>
        <w:t>15</w:t>
      </w:r>
      <w:r w:rsidR="00FD056D">
        <w:fldChar w:fldCharType="end"/>
      </w:r>
      <w:r>
        <w:t>.</w:t>
      </w:r>
    </w:p>
    <w:p w14:paraId="3775B1ED" w14:textId="1DBF1763" w:rsidR="006E7C34" w:rsidRDefault="006E7C34" w:rsidP="006E7C34">
      <w:r>
        <w:t>El sistema adopta un enfoque sin estado (</w:t>
      </w:r>
      <w:r w:rsidRPr="00977370">
        <w:rPr>
          <w:i/>
          <w:iCs/>
        </w:rPr>
        <w:t>stateless</w:t>
      </w:r>
      <w:r>
        <w:t>) basado en JSON Web Tokens (JWT). Tras validar las credenciales del usuario, el servidor genera un token firmado digitalmente que el cliente debe incluir en las peticiones posteriores. En cada solicitud, un filtro de seguridad verifica la validez del token y construye un contexto de seguridad asociado al usuario autenticado.</w:t>
      </w:r>
    </w:p>
    <w:p w14:paraId="27E1E825" w14:textId="46F0F23A" w:rsidR="006E7C34" w:rsidRDefault="006E7C34" w:rsidP="006E7C34">
      <w:r>
        <w:t>A partir de dicho contexto, se aplican reglas de autorización que restringen el acceso a determinados endpoints según el estado de autenticación o los roles asignados.</w:t>
      </w:r>
    </w:p>
    <w:p w14:paraId="29177ED7" w14:textId="2093A304" w:rsidR="006E7C34" w:rsidRPr="006E7C34" w:rsidRDefault="006E7C34" w:rsidP="006E7C34">
      <w:r>
        <w:t>Esta separación permite mantener la lógica de seguridad desacoplada de la lógica de negocio, reforzando el principio de responsabilidad única.</w:t>
      </w:r>
    </w:p>
    <w:p w14:paraId="4629808F" w14:textId="77777777" w:rsidR="00880DAE" w:rsidRDefault="00880DAE" w:rsidP="00880DAE">
      <w:pPr>
        <w:keepNext/>
        <w:jc w:val="center"/>
      </w:pPr>
      <w:r>
        <w:rPr>
          <w:noProof/>
        </w:rPr>
        <w:drawing>
          <wp:inline distT="0" distB="0" distL="0" distR="0" wp14:anchorId="3224463F" wp14:editId="5AC22BEA">
            <wp:extent cx="3729269" cy="5326380"/>
            <wp:effectExtent l="0" t="0" r="5080" b="7620"/>
            <wp:docPr id="92633262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332621" name="Imagen 6"/>
                    <pic:cNvPicPr>
                      <a:picLocks noChangeAspect="1" noChangeArrowheads="1"/>
                    </pic:cNvPicPr>
                  </pic:nvPicPr>
                  <pic:blipFill>
                    <a:blip r:embed="rId30" cstate="print">
                      <a:extLst>
                        <a:ext uri="{28A0092B-C50C-407E-A947-70E740481C1C}">
                          <a14:useLocalDpi xmlns:a14="http://schemas.microsoft.com/office/drawing/2010/main" val="0"/>
                        </a:ext>
                      </a:extLst>
                    </a:blip>
                    <a:stretch>
                      <a:fillRect/>
                    </a:stretch>
                  </pic:blipFill>
                  <pic:spPr bwMode="auto">
                    <a:xfrm>
                      <a:off x="0" y="0"/>
                      <a:ext cx="3746858" cy="5351501"/>
                    </a:xfrm>
                    <a:prstGeom prst="rect">
                      <a:avLst/>
                    </a:prstGeom>
                    <a:noFill/>
                    <a:ln>
                      <a:noFill/>
                    </a:ln>
                  </pic:spPr>
                </pic:pic>
              </a:graphicData>
            </a:graphic>
          </wp:inline>
        </w:drawing>
      </w:r>
    </w:p>
    <w:p w14:paraId="4135B62E" w14:textId="77777777" w:rsidR="00880DAE" w:rsidRDefault="00880DAE" w:rsidP="00880DAE">
      <w:pPr>
        <w:pStyle w:val="Descripcin"/>
        <w:jc w:val="center"/>
      </w:pPr>
      <w:bookmarkStart w:id="155" w:name="_Ref222827325"/>
      <w:bookmarkStart w:id="156" w:name="_Toc222660534"/>
      <w:r>
        <w:t xml:space="preserve">Figura </w:t>
      </w:r>
      <w:fldSimple w:instr=" SEQ Figura \* ARABIC ">
        <w:r>
          <w:rPr>
            <w:noProof/>
          </w:rPr>
          <w:t>15</w:t>
        </w:r>
      </w:fldSimple>
      <w:bookmarkEnd w:id="155"/>
      <w:r>
        <w:t>. Configuración de seguridad</w:t>
      </w:r>
      <w:bookmarkEnd w:id="156"/>
    </w:p>
    <w:p w14:paraId="14C5D89C" w14:textId="0300FAAC" w:rsidR="00316DF9" w:rsidRDefault="00316DF9" w:rsidP="00316DF9">
      <w:pPr>
        <w:pStyle w:val="Ttulo4"/>
      </w:pPr>
      <w:r>
        <w:lastRenderedPageBreak/>
        <w:t>Diseño de la API REST</w:t>
      </w:r>
    </w:p>
    <w:p w14:paraId="39313635" w14:textId="77777777" w:rsidR="00C71158" w:rsidRDefault="00C71158" w:rsidP="00C71158">
      <w:r>
        <w:t>La API REST constituye el principal mecanismo de interacción entre el cliente y el back-end. Su diseño sigue los principios del estilo arquitectónico REST (</w:t>
      </w:r>
      <w:r w:rsidRPr="00977370">
        <w:rPr>
          <w:i/>
          <w:iCs/>
        </w:rPr>
        <w:t>Representational State Transfer</w:t>
      </w:r>
      <w:r>
        <w:t>), adoptando un enfoque orientado a recursos.</w:t>
      </w:r>
    </w:p>
    <w:p w14:paraId="09AC7C82" w14:textId="19140DA8" w:rsidR="00C71158" w:rsidRPr="00C71158" w:rsidRDefault="00C71158" w:rsidP="00C71158">
      <w:r>
        <w:t xml:space="preserve">Cada entidad relevante del dominio (usuarios, contenidos, valoraciones, listas, relaciones sociales, notificaciones, etc.) se expone como un recurso accesible mediante una URI específica. Las operaciones sobre dichos recursos se realizan utilizando los métodos HTTP estándar (GET, POST, PUT, DELETE), garantizando una semántica clara y coherente como se puede ver en la </w:t>
      </w:r>
      <w:r>
        <w:fldChar w:fldCharType="begin"/>
      </w:r>
      <w:r>
        <w:instrText xml:space="preserve"> REF _Ref220846180 \h </w:instrText>
      </w:r>
      <w:r>
        <w:fldChar w:fldCharType="separate"/>
      </w:r>
      <w:r>
        <w:t xml:space="preserve">Figura </w:t>
      </w:r>
      <w:r>
        <w:rPr>
          <w:noProof/>
        </w:rPr>
        <w:t>17</w:t>
      </w:r>
      <w:r>
        <w:fldChar w:fldCharType="end"/>
      </w:r>
      <w:r>
        <w:t>.</w:t>
      </w:r>
    </w:p>
    <w:p w14:paraId="5176B012" w14:textId="77777777" w:rsidR="00880DAE" w:rsidRDefault="00880DAE" w:rsidP="00880DAE">
      <w:pPr>
        <w:keepNext/>
        <w:jc w:val="center"/>
      </w:pPr>
      <w:r w:rsidRPr="0087160C">
        <w:rPr>
          <w:noProof/>
        </w:rPr>
        <w:drawing>
          <wp:inline distT="0" distB="0" distL="0" distR="0" wp14:anchorId="2B75A2A2" wp14:editId="12366803">
            <wp:extent cx="4991100" cy="1868728"/>
            <wp:effectExtent l="0" t="0" r="0" b="0"/>
            <wp:docPr id="738720938"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720938" name="Imagen 1" descr="Interfaz de usuario gráfica, Texto, Aplicación, Correo electrónico&#10;&#10;El contenido generado por IA puede ser incorrecto."/>
                    <pic:cNvPicPr/>
                  </pic:nvPicPr>
                  <pic:blipFill>
                    <a:blip r:embed="rId31"/>
                    <a:stretch>
                      <a:fillRect/>
                    </a:stretch>
                  </pic:blipFill>
                  <pic:spPr>
                    <a:xfrm>
                      <a:off x="0" y="0"/>
                      <a:ext cx="5046320" cy="1889403"/>
                    </a:xfrm>
                    <a:prstGeom prst="rect">
                      <a:avLst/>
                    </a:prstGeom>
                  </pic:spPr>
                </pic:pic>
              </a:graphicData>
            </a:graphic>
          </wp:inline>
        </w:drawing>
      </w:r>
    </w:p>
    <w:p w14:paraId="514D7393" w14:textId="77777777" w:rsidR="00880DAE" w:rsidRDefault="00880DAE" w:rsidP="00880DAE">
      <w:pPr>
        <w:pStyle w:val="Descripcin"/>
        <w:jc w:val="center"/>
      </w:pPr>
      <w:bookmarkStart w:id="157" w:name="_Ref220846180"/>
      <w:bookmarkStart w:id="158" w:name="_Toc222660536"/>
      <w:r>
        <w:t xml:space="preserve">Figura </w:t>
      </w:r>
      <w:fldSimple w:instr=" SEQ Figura \* ARABIC ">
        <w:r>
          <w:rPr>
            <w:noProof/>
          </w:rPr>
          <w:t>17</w:t>
        </w:r>
      </w:fldSimple>
      <w:bookmarkEnd w:id="157"/>
      <w:r>
        <w:t>. Endpoints para gestión de seguidores en MovieMate</w:t>
      </w:r>
      <w:bookmarkEnd w:id="158"/>
    </w:p>
    <w:p w14:paraId="2352CCEA" w14:textId="2F3E213C" w:rsidR="00C71158" w:rsidRPr="00C71158" w:rsidRDefault="00C71158" w:rsidP="00C71158">
      <w:r>
        <w:t>Asimismo, la API emplea de forma sistemática códigos de estado HTTP para reflejar el resultado de cada operación, tales como:</w:t>
      </w:r>
    </w:p>
    <w:p w14:paraId="35C8DEEF" w14:textId="59DA35E7" w:rsidR="00880DAE" w:rsidRDefault="00880DAE" w:rsidP="00880DAE">
      <w:pPr>
        <w:pStyle w:val="Prrafodelista"/>
        <w:numPr>
          <w:ilvl w:val="0"/>
          <w:numId w:val="22"/>
        </w:numPr>
      </w:pPr>
      <w:r w:rsidRPr="00D06773">
        <w:rPr>
          <w:b/>
          <w:bCs/>
        </w:rPr>
        <w:t>200 OK</w:t>
      </w:r>
      <w:r>
        <w:t xml:space="preserve"> para operaciones exitosas.</w:t>
      </w:r>
    </w:p>
    <w:p w14:paraId="761D359C" w14:textId="77777777" w:rsidR="00880DAE" w:rsidRDefault="00880DAE" w:rsidP="00880DAE">
      <w:pPr>
        <w:pStyle w:val="Prrafodelista"/>
        <w:numPr>
          <w:ilvl w:val="0"/>
          <w:numId w:val="22"/>
        </w:numPr>
      </w:pPr>
      <w:r w:rsidRPr="00D06773">
        <w:rPr>
          <w:b/>
          <w:bCs/>
        </w:rPr>
        <w:t>201 Created</w:t>
      </w:r>
      <w:r>
        <w:t xml:space="preserve"> para la creación de nuevos recursos.</w:t>
      </w:r>
    </w:p>
    <w:p w14:paraId="599EAA1D" w14:textId="77777777" w:rsidR="00880DAE" w:rsidRDefault="00880DAE" w:rsidP="00880DAE">
      <w:pPr>
        <w:pStyle w:val="Prrafodelista"/>
        <w:numPr>
          <w:ilvl w:val="0"/>
          <w:numId w:val="22"/>
        </w:numPr>
      </w:pPr>
      <w:r w:rsidRPr="00D06773">
        <w:rPr>
          <w:b/>
          <w:bCs/>
        </w:rPr>
        <w:t>400 Bad Request</w:t>
      </w:r>
      <w:r>
        <w:t xml:space="preserve"> para peticiones mal formadas.</w:t>
      </w:r>
    </w:p>
    <w:p w14:paraId="36F111E6" w14:textId="77777777" w:rsidR="00880DAE" w:rsidRDefault="00880DAE" w:rsidP="00880DAE">
      <w:pPr>
        <w:pStyle w:val="Prrafodelista"/>
        <w:numPr>
          <w:ilvl w:val="0"/>
          <w:numId w:val="22"/>
        </w:numPr>
      </w:pPr>
      <w:r w:rsidRPr="00D06773">
        <w:rPr>
          <w:b/>
          <w:bCs/>
        </w:rPr>
        <w:t>401 Unauthorized</w:t>
      </w:r>
      <w:r>
        <w:t xml:space="preserve"> para accesos no autenticados.</w:t>
      </w:r>
    </w:p>
    <w:p w14:paraId="59486597" w14:textId="77777777" w:rsidR="00880DAE" w:rsidRDefault="00880DAE" w:rsidP="00880DAE">
      <w:pPr>
        <w:pStyle w:val="Prrafodelista"/>
        <w:numPr>
          <w:ilvl w:val="0"/>
          <w:numId w:val="22"/>
        </w:numPr>
      </w:pPr>
      <w:r w:rsidRPr="00D06773">
        <w:rPr>
          <w:b/>
          <w:bCs/>
        </w:rPr>
        <w:t>403 Forbidden</w:t>
      </w:r>
      <w:r>
        <w:t xml:space="preserve"> para accesos sin permisos suficientes.</w:t>
      </w:r>
    </w:p>
    <w:p w14:paraId="14E9362F" w14:textId="2BF662DB" w:rsidR="00C71158" w:rsidRDefault="00880DAE" w:rsidP="00C71158">
      <w:pPr>
        <w:pStyle w:val="Prrafodelista"/>
        <w:numPr>
          <w:ilvl w:val="0"/>
          <w:numId w:val="22"/>
        </w:numPr>
      </w:pPr>
      <w:r w:rsidRPr="00D06773">
        <w:rPr>
          <w:b/>
          <w:bCs/>
        </w:rPr>
        <w:t>404 Not Found</w:t>
      </w:r>
      <w:r>
        <w:t xml:space="preserve"> para recursos inexistentes.</w:t>
      </w:r>
    </w:p>
    <w:p w14:paraId="488966C1" w14:textId="628841C0" w:rsidR="00C71158" w:rsidRDefault="00C71158" w:rsidP="00C71158">
      <w:r w:rsidRPr="00C71158">
        <w:t>El uso consistente de estas convenciones facilita la integración con distintos clientes y mejora la interpretabilidad de las respuestas.</w:t>
      </w:r>
    </w:p>
    <w:p w14:paraId="6EEDE94B" w14:textId="38FB1F36" w:rsidR="00C71158" w:rsidRDefault="00C71158" w:rsidP="00C71158">
      <w:pPr>
        <w:pStyle w:val="Ttulo5"/>
      </w:pPr>
      <w:r>
        <w:t>Uso de DTOs en la arquitectura</w:t>
      </w:r>
    </w:p>
    <w:p w14:paraId="13D13628" w14:textId="708A38B5" w:rsidR="004541A2" w:rsidRDefault="004541A2" w:rsidP="004541A2">
      <w:r>
        <w:t xml:space="preserve">La arquitectura de la API se apoya en el uso de </w:t>
      </w:r>
      <w:r w:rsidRPr="00FD7390">
        <w:rPr>
          <w:i/>
          <w:iCs/>
        </w:rPr>
        <w:t>Data Transfer Objects</w:t>
      </w:r>
      <w:r>
        <w:t xml:space="preserve"> (DTOs), que actúan como intermediarios entre el modelo interno del sistema y la interfaz pública.</w:t>
      </w:r>
    </w:p>
    <w:p w14:paraId="7D0E6841" w14:textId="77777777" w:rsidR="004541A2" w:rsidRDefault="004541A2" w:rsidP="004541A2">
      <w:r>
        <w:t>Los DTOs permiten:</w:t>
      </w:r>
    </w:p>
    <w:p w14:paraId="6269834D" w14:textId="77777777" w:rsidR="004541A2" w:rsidRDefault="004541A2" w:rsidP="004541A2">
      <w:pPr>
        <w:pStyle w:val="Prrafodelista"/>
        <w:numPr>
          <w:ilvl w:val="0"/>
          <w:numId w:val="36"/>
        </w:numPr>
      </w:pPr>
      <w:r>
        <w:t>Controlar explícitamente la información expuesta al cliente.</w:t>
      </w:r>
    </w:p>
    <w:p w14:paraId="1EBF1064" w14:textId="77777777" w:rsidR="004541A2" w:rsidRDefault="004541A2" w:rsidP="004541A2">
      <w:pPr>
        <w:pStyle w:val="Prrafodelista"/>
        <w:numPr>
          <w:ilvl w:val="0"/>
          <w:numId w:val="36"/>
        </w:numPr>
      </w:pPr>
      <w:r>
        <w:t>Evitar la exposición directa de entidades JPA.</w:t>
      </w:r>
    </w:p>
    <w:p w14:paraId="501D72F1" w14:textId="77777777" w:rsidR="004541A2" w:rsidRDefault="004541A2" w:rsidP="004541A2">
      <w:pPr>
        <w:pStyle w:val="Prrafodelista"/>
        <w:numPr>
          <w:ilvl w:val="0"/>
          <w:numId w:val="36"/>
        </w:numPr>
      </w:pPr>
      <w:r>
        <w:t>Reducir el acoplamiento entre la capa de persistencia y la API.</w:t>
      </w:r>
    </w:p>
    <w:p w14:paraId="60209DC4" w14:textId="161AE8B7" w:rsidR="004541A2" w:rsidRDefault="004541A2" w:rsidP="004541A2">
      <w:pPr>
        <w:pStyle w:val="Prrafodelista"/>
        <w:numPr>
          <w:ilvl w:val="0"/>
          <w:numId w:val="36"/>
        </w:numPr>
      </w:pPr>
      <w:r>
        <w:t>Facilitar la evolución del modelo interno sin afectar a los consumidores externos.</w:t>
      </w:r>
    </w:p>
    <w:p w14:paraId="6A4E996A" w14:textId="5E515080" w:rsidR="004541A2" w:rsidRDefault="004541A2" w:rsidP="004541A2">
      <w:r>
        <w:lastRenderedPageBreak/>
        <w:t>Esta decisión resulta especialmente relevante en un sistema con múltiples relaciones entre entidades y atributos sensibles asociados a los usuarios.</w:t>
      </w:r>
    </w:p>
    <w:p w14:paraId="4C16F4FB" w14:textId="215E74C5" w:rsidR="00C71158" w:rsidRDefault="00C71158" w:rsidP="004541A2">
      <w:r>
        <w:t xml:space="preserve">En la </w:t>
      </w:r>
      <w:r>
        <w:fldChar w:fldCharType="begin"/>
      </w:r>
      <w:r>
        <w:instrText xml:space="preserve"> REF _Ref220846081 \h </w:instrText>
      </w:r>
      <w:r>
        <w:fldChar w:fldCharType="separate"/>
      </w:r>
      <w:r>
        <w:t xml:space="preserve">Figura </w:t>
      </w:r>
      <w:r>
        <w:rPr>
          <w:noProof/>
        </w:rPr>
        <w:t>16</w:t>
      </w:r>
      <w:r>
        <w:fldChar w:fldCharType="end"/>
      </w:r>
      <w:r>
        <w:t xml:space="preserve"> se puede ver un ejemplo de un DTO de respuesta a una petición de contenido, ya sea serie o película.</w:t>
      </w:r>
    </w:p>
    <w:p w14:paraId="27C11B8D" w14:textId="77777777" w:rsidR="00C71158" w:rsidRDefault="00C71158" w:rsidP="00C71158">
      <w:pPr>
        <w:keepNext/>
        <w:jc w:val="center"/>
      </w:pPr>
      <w:r>
        <w:rPr>
          <w:noProof/>
        </w:rPr>
        <w:drawing>
          <wp:inline distT="0" distB="0" distL="0" distR="0" wp14:anchorId="68CD17D1" wp14:editId="1F17A424">
            <wp:extent cx="2216216" cy="2480733"/>
            <wp:effectExtent l="0" t="0" r="0" b="0"/>
            <wp:docPr id="1268405116" name="Imagen 9"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405116" name="Imagen 9" descr="Texto&#10;&#10;El contenido generado por IA puede ser incorrecto."/>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216216" cy="2480733"/>
                    </a:xfrm>
                    <a:prstGeom prst="rect">
                      <a:avLst/>
                    </a:prstGeom>
                  </pic:spPr>
                </pic:pic>
              </a:graphicData>
            </a:graphic>
          </wp:inline>
        </w:drawing>
      </w:r>
    </w:p>
    <w:p w14:paraId="23F0FB85" w14:textId="6900AC2D" w:rsidR="00C71158" w:rsidRDefault="00C71158" w:rsidP="00C71158">
      <w:pPr>
        <w:pStyle w:val="Descripcin"/>
        <w:jc w:val="center"/>
      </w:pPr>
      <w:bookmarkStart w:id="159" w:name="_Ref220846081"/>
      <w:bookmarkStart w:id="160" w:name="_Toc222660535"/>
      <w:r>
        <w:t xml:space="preserve">Figura </w:t>
      </w:r>
      <w:fldSimple w:instr=" SEQ Figura \* ARABIC ">
        <w:r>
          <w:rPr>
            <w:noProof/>
          </w:rPr>
          <w:t>16</w:t>
        </w:r>
      </w:fldSimple>
      <w:bookmarkEnd w:id="159"/>
      <w:r>
        <w:t>. Ejemplo DTO</w:t>
      </w:r>
      <w:bookmarkEnd w:id="160"/>
    </w:p>
    <w:p w14:paraId="52A3FE20" w14:textId="77777777" w:rsidR="004541A2" w:rsidRDefault="004541A2" w:rsidP="004541A2">
      <w:pPr>
        <w:pStyle w:val="Ttulo4"/>
      </w:pPr>
      <w:r>
        <w:t>Flujo de una petición</w:t>
      </w:r>
    </w:p>
    <w:p w14:paraId="7858F6ED" w14:textId="77777777" w:rsidR="004541A2" w:rsidRDefault="004541A2" w:rsidP="004541A2">
      <w:r>
        <w:t>El procesamiento de una petición en el back-end sigue una secuencia bien definida:</w:t>
      </w:r>
    </w:p>
    <w:p w14:paraId="0805D21F" w14:textId="77777777" w:rsidR="004541A2" w:rsidRDefault="004541A2" w:rsidP="004541A2">
      <w:pPr>
        <w:pStyle w:val="Prrafodelista"/>
        <w:numPr>
          <w:ilvl w:val="0"/>
          <w:numId w:val="20"/>
        </w:numPr>
      </w:pPr>
      <w:r>
        <w:t>El cliente envía una petición HTTP a la API REST.</w:t>
      </w:r>
    </w:p>
    <w:p w14:paraId="625A91A7" w14:textId="77777777" w:rsidR="004541A2" w:rsidRDefault="004541A2" w:rsidP="004541A2">
      <w:pPr>
        <w:pStyle w:val="Prrafodelista"/>
        <w:numPr>
          <w:ilvl w:val="0"/>
          <w:numId w:val="20"/>
        </w:numPr>
      </w:pPr>
      <w:r>
        <w:t>La petición es interceptada por los filtros de seguridad.</w:t>
      </w:r>
    </w:p>
    <w:p w14:paraId="47929BD1" w14:textId="77777777" w:rsidR="004541A2" w:rsidRDefault="004541A2" w:rsidP="004541A2">
      <w:pPr>
        <w:pStyle w:val="Prrafodelista"/>
        <w:numPr>
          <w:ilvl w:val="0"/>
          <w:numId w:val="20"/>
        </w:numPr>
      </w:pPr>
      <w:r>
        <w:t>El controlador correspondiente recibe la petición.</w:t>
      </w:r>
    </w:p>
    <w:p w14:paraId="5E708D32" w14:textId="77777777" w:rsidR="004541A2" w:rsidRDefault="004541A2" w:rsidP="004541A2">
      <w:pPr>
        <w:pStyle w:val="Prrafodelista"/>
        <w:numPr>
          <w:ilvl w:val="0"/>
          <w:numId w:val="20"/>
        </w:numPr>
      </w:pPr>
      <w:r>
        <w:t>El controlador delega la lógica de negocio en el servicio.</w:t>
      </w:r>
    </w:p>
    <w:p w14:paraId="1EE5A310" w14:textId="77777777" w:rsidR="004541A2" w:rsidRDefault="004541A2" w:rsidP="004541A2">
      <w:pPr>
        <w:pStyle w:val="Prrafodelista"/>
        <w:numPr>
          <w:ilvl w:val="0"/>
          <w:numId w:val="20"/>
        </w:numPr>
      </w:pPr>
      <w:r>
        <w:t>El servicio interactúa con los repositorios para acceder a la base de datos.</w:t>
      </w:r>
    </w:p>
    <w:p w14:paraId="6AAD65DE" w14:textId="77777777" w:rsidR="004541A2" w:rsidRDefault="004541A2" w:rsidP="004541A2">
      <w:pPr>
        <w:pStyle w:val="Prrafodelista"/>
        <w:numPr>
          <w:ilvl w:val="0"/>
          <w:numId w:val="20"/>
        </w:numPr>
      </w:pPr>
      <w:r>
        <w:t>El resultado se transforma en un DTO y se devuelve al cliente.</w:t>
      </w:r>
    </w:p>
    <w:p w14:paraId="5BB1CA03" w14:textId="22C26A9E" w:rsidR="004541A2" w:rsidRPr="004541A2" w:rsidRDefault="004541A2" w:rsidP="004541A2">
      <w:r>
        <w:t>Este flujo garantiza una clara separación de responsabilidades</w:t>
      </w:r>
    </w:p>
    <w:p w14:paraId="3EE90A2F" w14:textId="19AE712E" w:rsidR="009C6345" w:rsidRPr="007B1868" w:rsidRDefault="00CD46F5" w:rsidP="009C6345">
      <w:pPr>
        <w:pStyle w:val="Ttulo3"/>
      </w:pPr>
      <w:bookmarkStart w:id="161" w:name="_Toc222830802"/>
      <w:r>
        <w:t>Arquitectura</w:t>
      </w:r>
      <w:r w:rsidR="009C6345" w:rsidRPr="007B1868">
        <w:t xml:space="preserve"> del front-end</w:t>
      </w:r>
      <w:bookmarkEnd w:id="161"/>
    </w:p>
    <w:p w14:paraId="706F14B0" w14:textId="528DA5ED" w:rsidR="00FA5815" w:rsidRPr="007B1868" w:rsidRDefault="00FA5815" w:rsidP="00FA5815">
      <w:r w:rsidRPr="00977E80">
        <w:rPr>
          <w:highlight w:val="yellow"/>
          <w:rPrChange w:id="162" w:author="FRANCISCO GARCIA SANCHEZ" w:date="2026-03-02T07:02:00Z" w16du:dateUtc="2026-03-02T06:02:00Z">
            <w:rPr/>
          </w:rPrChange>
        </w:rPr>
        <w:t>…</w:t>
      </w:r>
    </w:p>
    <w:p w14:paraId="7A1473A2" w14:textId="1799F889" w:rsidR="00D92E59" w:rsidRDefault="00D92E59" w:rsidP="00D92E59">
      <w:pPr>
        <w:pStyle w:val="Ttulo2"/>
      </w:pPr>
      <w:bookmarkStart w:id="163" w:name="_Toc222830803"/>
      <w:r w:rsidRPr="007B1868">
        <w:t>Pruebas</w:t>
      </w:r>
      <w:bookmarkEnd w:id="163"/>
    </w:p>
    <w:p w14:paraId="3EA791FF" w14:textId="34460990" w:rsidR="006F7F3A" w:rsidDel="007F795C" w:rsidRDefault="006F7F3A" w:rsidP="006F7F3A">
      <w:pPr>
        <w:rPr>
          <w:del w:id="164" w:author="FRANCISCO GARCIA SANCHEZ" w:date="2026-03-02T07:05:00Z" w16du:dateUtc="2026-03-02T06:05:00Z"/>
        </w:rPr>
      </w:pPr>
      <w:r>
        <w:t>La calidad del software desarrollado en MovieMate se ha reforzado mediante la incorporación de un conjunto de pruebas automatizadas orientadas principalmente a la validación de la lógica de negocio del sistema.</w:t>
      </w:r>
      <w:ins w:id="165" w:author="FRANCISCO GARCIA SANCHEZ" w:date="2026-03-02T07:03:00Z" w16du:dateUtc="2026-03-02T06:03:00Z">
        <w:r w:rsidR="00F26BDC">
          <w:t xml:space="preserve"> </w:t>
        </w:r>
      </w:ins>
    </w:p>
    <w:p w14:paraId="269E6F05" w14:textId="4168C524" w:rsidR="006F7F3A" w:rsidDel="001B0E17" w:rsidRDefault="006F7F3A" w:rsidP="006F7F3A">
      <w:pPr>
        <w:rPr>
          <w:del w:id="166" w:author="FRANCISCO GARCIA SANCHEZ" w:date="2026-03-02T07:05:00Z" w16du:dateUtc="2026-03-02T06:05:00Z"/>
        </w:rPr>
      </w:pPr>
      <w:r>
        <w:t xml:space="preserve">La estrategia adoptada se centra en pruebas unitarias sobre la capa de servicios, ya que esta constituye el núcleo funcional del </w:t>
      </w:r>
      <w:commentRangeStart w:id="167"/>
      <w:r w:rsidRPr="00840CB6">
        <w:rPr>
          <w:i/>
          <w:iCs/>
          <w:rPrChange w:id="168" w:author="FRANCISCO GARCIA SANCHEZ" w:date="2026-03-02T07:12:00Z" w16du:dateUtc="2026-03-02T06:12:00Z">
            <w:rPr/>
          </w:rPrChange>
        </w:rPr>
        <w:t>back-end</w:t>
      </w:r>
      <w:commentRangeEnd w:id="167"/>
      <w:r w:rsidR="00DD7A78">
        <w:rPr>
          <w:rStyle w:val="Refdecomentario"/>
          <w:sz w:val="22"/>
          <w:szCs w:val="22"/>
        </w:rPr>
        <w:commentReference w:id="167"/>
      </w:r>
      <w:r>
        <w:t>. Probar esta capa de forma aislada permite verificar que las reglas de negocio se aplican correctamente sin depender del acceso real a la base de datos ni de otros componentes externos.</w:t>
      </w:r>
      <w:ins w:id="169" w:author="FRANCISCO GARCIA SANCHEZ" w:date="2026-03-02T07:05:00Z" w16du:dateUtc="2026-03-02T06:05:00Z">
        <w:r w:rsidR="007F795C">
          <w:t xml:space="preserve"> </w:t>
        </w:r>
      </w:ins>
    </w:p>
    <w:p w14:paraId="0F051C21" w14:textId="449480D4" w:rsidR="006F7F3A" w:rsidRDefault="006F7F3A" w:rsidP="006F7F3A">
      <w:r>
        <w:t xml:space="preserve">Para la implementación de las pruebas se ha utilizado </w:t>
      </w:r>
      <w:r w:rsidRPr="00C5611F">
        <w:rPr>
          <w:b/>
          <w:bCs/>
          <w:rPrChange w:id="170" w:author="FRANCISCO GARCIA SANCHEZ" w:date="2026-03-02T07:04:00Z" w16du:dateUtc="2026-03-02T06:04:00Z">
            <w:rPr/>
          </w:rPrChange>
        </w:rPr>
        <w:t>JUnit 5</w:t>
      </w:r>
      <w:r>
        <w:t xml:space="preserve"> como </w:t>
      </w:r>
      <w:r w:rsidRPr="00493AC1">
        <w:rPr>
          <w:i/>
          <w:iCs/>
          <w:rPrChange w:id="171" w:author="FRANCISCO GARCIA SANCHEZ" w:date="2026-03-02T07:12:00Z" w16du:dateUtc="2026-03-02T06:12:00Z">
            <w:rPr/>
          </w:rPrChange>
        </w:rPr>
        <w:t>framework</w:t>
      </w:r>
      <w:r>
        <w:t xml:space="preserve"> de </w:t>
      </w:r>
      <w:r w:rsidRPr="006F7F3A">
        <w:rPr>
          <w:i/>
          <w:iCs/>
        </w:rPr>
        <w:t>testing</w:t>
      </w:r>
      <w:r>
        <w:t xml:space="preserve"> y </w:t>
      </w:r>
      <w:r w:rsidRPr="00C5611F">
        <w:rPr>
          <w:b/>
          <w:bCs/>
          <w:rPrChange w:id="172" w:author="FRANCISCO GARCIA SANCHEZ" w:date="2026-03-02T07:04:00Z" w16du:dateUtc="2026-03-02T06:04:00Z">
            <w:rPr/>
          </w:rPrChange>
        </w:rPr>
        <w:t>Mockito</w:t>
      </w:r>
      <w:r>
        <w:t xml:space="preserve"> como herramienta de simulación (</w:t>
      </w:r>
      <w:r w:rsidRPr="00ED3F6D">
        <w:rPr>
          <w:i/>
          <w:iCs/>
        </w:rPr>
        <w:t>mocking</w:t>
      </w:r>
      <w:r>
        <w:t xml:space="preserve">) de dependencias. Este enfoque permite </w:t>
      </w:r>
      <w:r>
        <w:lastRenderedPageBreak/>
        <w:t>sustituir los repositorios reales por objetos simulados, garantizando que las pruebas evalúan exclusivamente el comportamiento del servicio bajo condiciones controladas.</w:t>
      </w:r>
    </w:p>
    <w:p w14:paraId="04AEA8A8" w14:textId="7226D070" w:rsidR="006F7F3A" w:rsidDel="001B0E17" w:rsidRDefault="006F7F3A" w:rsidP="006F7F3A">
      <w:pPr>
        <w:rPr>
          <w:del w:id="173" w:author="FRANCISCO GARCIA SANCHEZ" w:date="2026-03-02T07:06:00Z" w16du:dateUtc="2026-03-02T06:06:00Z"/>
        </w:rPr>
      </w:pPr>
      <w:r>
        <w:t>Un ejemplo representativo es la clase de pruebas asociada al servicio de gestión de listas. En ella se validan distintos escenarios relacionados con la creación de listas personalizadas, la adición y eliminación de contenido, así como el control de permisos de acceso.</w:t>
      </w:r>
    </w:p>
    <w:p w14:paraId="0C3E8C92" w14:textId="69739085" w:rsidR="006F7F3A" w:rsidRDefault="001B0E17" w:rsidP="006F7F3A">
      <w:ins w:id="174" w:author="FRANCISCO GARCIA SANCHEZ" w:date="2026-03-02T07:06:00Z" w16du:dateUtc="2026-03-02T06:06:00Z">
        <w:r>
          <w:t xml:space="preserve"> </w:t>
        </w:r>
      </w:ins>
      <w:r w:rsidR="006F7F3A">
        <w:t xml:space="preserve">Entre los casos cubiertos </w:t>
      </w:r>
      <w:commentRangeStart w:id="175"/>
      <w:r w:rsidR="006F7F3A">
        <w:t>se incluyen</w:t>
      </w:r>
      <w:commentRangeEnd w:id="175"/>
      <w:r w:rsidR="00DD7A78">
        <w:rPr>
          <w:rStyle w:val="Refdecomentario"/>
          <w:sz w:val="22"/>
          <w:szCs w:val="22"/>
        </w:rPr>
        <w:commentReference w:id="175"/>
      </w:r>
      <w:r w:rsidR="006F7F3A">
        <w:t>:</w:t>
      </w:r>
    </w:p>
    <w:p w14:paraId="7EFC7165" w14:textId="77777777" w:rsidR="006F7F3A" w:rsidRDefault="006F7F3A" w:rsidP="006F7F3A">
      <w:pPr>
        <w:pStyle w:val="Prrafodelista"/>
        <w:numPr>
          <w:ilvl w:val="0"/>
          <w:numId w:val="37"/>
        </w:numPr>
      </w:pPr>
      <w:r>
        <w:t>Creación correcta de una lista cuando el nombre es único.</w:t>
      </w:r>
    </w:p>
    <w:p w14:paraId="06C9913A" w14:textId="77777777" w:rsidR="006F7F3A" w:rsidRDefault="006F7F3A" w:rsidP="006F7F3A">
      <w:pPr>
        <w:pStyle w:val="Prrafodelista"/>
        <w:numPr>
          <w:ilvl w:val="0"/>
          <w:numId w:val="37"/>
        </w:numPr>
      </w:pPr>
      <w:r>
        <w:t>Detección de nombres duplicados.</w:t>
      </w:r>
    </w:p>
    <w:p w14:paraId="1F5AFBF4" w14:textId="77777777" w:rsidR="006F7F3A" w:rsidRDefault="006F7F3A" w:rsidP="006F7F3A">
      <w:pPr>
        <w:pStyle w:val="Prrafodelista"/>
        <w:numPr>
          <w:ilvl w:val="0"/>
          <w:numId w:val="37"/>
        </w:numPr>
      </w:pPr>
      <w:r>
        <w:t>Restricción de listas de tipo único por usuario.</w:t>
      </w:r>
    </w:p>
    <w:p w14:paraId="2258D45A" w14:textId="77777777" w:rsidR="006F7F3A" w:rsidRDefault="006F7F3A" w:rsidP="006F7F3A">
      <w:pPr>
        <w:pStyle w:val="Prrafodelista"/>
        <w:numPr>
          <w:ilvl w:val="0"/>
          <w:numId w:val="37"/>
        </w:numPr>
      </w:pPr>
      <w:r>
        <w:t>Control de acceso cuando un usuario intenta modificar una lista que no le pertenece.</w:t>
      </w:r>
    </w:p>
    <w:p w14:paraId="3A07F027" w14:textId="77777777" w:rsidR="006F7F3A" w:rsidRDefault="006F7F3A" w:rsidP="006F7F3A">
      <w:pPr>
        <w:pStyle w:val="Prrafodelista"/>
        <w:numPr>
          <w:ilvl w:val="0"/>
          <w:numId w:val="37"/>
        </w:numPr>
      </w:pPr>
      <w:r>
        <w:t>Gestión de errores cuando el contenido no existe.</w:t>
      </w:r>
    </w:p>
    <w:p w14:paraId="1A8BE401" w14:textId="1D8CB4FC" w:rsidR="006F7F3A" w:rsidRDefault="006F7F3A" w:rsidP="006F7F3A">
      <w:pPr>
        <w:pStyle w:val="Prrafodelista"/>
        <w:numPr>
          <w:ilvl w:val="0"/>
          <w:numId w:val="37"/>
        </w:numPr>
      </w:pPr>
      <w:r>
        <w:t>Prevención de inserciones duplicadas en una lista.</w:t>
      </w:r>
    </w:p>
    <w:p w14:paraId="16FAABF2" w14:textId="1ACCE901" w:rsidR="006F7F3A" w:rsidRDefault="006F7F3A" w:rsidP="006F7F3A">
      <w:r>
        <w:t>Asimismo, se comprueba el correcto mapeo de entidades a objetos de transferencia (DTOs), garantizando que la información devuelta al cliente cumple con el contrato definido por la API.</w:t>
      </w:r>
    </w:p>
    <w:p w14:paraId="790E25A2" w14:textId="77777777" w:rsidR="006F7F3A" w:rsidRDefault="006F7F3A">
      <w:pPr>
        <w:pPrChange w:id="176" w:author="FRANCISCO GARCIA SANCHEZ" w:date="2026-03-02T07:06:00Z" w16du:dateUtc="2026-03-02T06:06:00Z">
          <w:pPr>
            <w:pStyle w:val="Prrafodelista"/>
            <w:numPr>
              <w:numId w:val="38"/>
            </w:numPr>
            <w:ind w:hanging="360"/>
          </w:pPr>
        </w:pPrChange>
      </w:pPr>
      <w:commentRangeStart w:id="177"/>
      <w:r>
        <w:t>Este enfoque aporta múltiples beneficios:</w:t>
      </w:r>
    </w:p>
    <w:p w14:paraId="2D437E0A" w14:textId="77777777" w:rsidR="006F7F3A" w:rsidRDefault="006F7F3A" w:rsidP="006F7F3A">
      <w:pPr>
        <w:pStyle w:val="Prrafodelista"/>
        <w:numPr>
          <w:ilvl w:val="0"/>
          <w:numId w:val="38"/>
        </w:numPr>
      </w:pPr>
      <w:r>
        <w:t>Permite detectar errores en etapas tempranas del desarrollo.</w:t>
      </w:r>
    </w:p>
    <w:p w14:paraId="3C29C026" w14:textId="77777777" w:rsidR="006F7F3A" w:rsidRDefault="006F7F3A" w:rsidP="006F7F3A">
      <w:pPr>
        <w:pStyle w:val="Prrafodelista"/>
        <w:numPr>
          <w:ilvl w:val="0"/>
          <w:numId w:val="38"/>
        </w:numPr>
      </w:pPr>
      <w:r>
        <w:t>Reduce el riesgo de regresiones al introducir nuevas funcionalidades.</w:t>
      </w:r>
    </w:p>
    <w:p w14:paraId="5C77616F" w14:textId="77777777" w:rsidR="006F7F3A" w:rsidRDefault="006F7F3A" w:rsidP="006F7F3A">
      <w:pPr>
        <w:pStyle w:val="Prrafodelista"/>
        <w:numPr>
          <w:ilvl w:val="0"/>
          <w:numId w:val="38"/>
        </w:numPr>
      </w:pPr>
      <w:r>
        <w:t>Facilita la refactorización del código al disponer de una red de seguridad automatizada.</w:t>
      </w:r>
    </w:p>
    <w:p w14:paraId="4F75CA6A" w14:textId="0FFF9EAF" w:rsidR="006F7F3A" w:rsidRDefault="006F7F3A" w:rsidP="006F7F3A">
      <w:pPr>
        <w:pStyle w:val="Prrafodelista"/>
        <w:numPr>
          <w:ilvl w:val="0"/>
          <w:numId w:val="38"/>
        </w:numPr>
      </w:pPr>
      <w:r>
        <w:t>Mejora la mantenibilidad del sistema.</w:t>
      </w:r>
      <w:commentRangeEnd w:id="177"/>
      <w:r w:rsidR="00DD7A78">
        <w:rPr>
          <w:rStyle w:val="Refdecomentario"/>
          <w:sz w:val="22"/>
          <w:szCs w:val="22"/>
        </w:rPr>
        <w:commentReference w:id="177"/>
      </w:r>
    </w:p>
    <w:p w14:paraId="46AB9E0A" w14:textId="6DF99E8F" w:rsidR="006F7F3A" w:rsidDel="009C13E2" w:rsidRDefault="006F7F3A" w:rsidP="006F7F3A">
      <w:pPr>
        <w:rPr>
          <w:del w:id="178" w:author="FRANCISCO GARCIA SANCHEZ" w:date="2026-03-02T07:07:00Z" w16du:dateUtc="2026-03-02T06:07:00Z"/>
        </w:rPr>
      </w:pPr>
      <w:r>
        <w:t>Las pruebas se ejecutan automáticamente durante el proceso de integración continua, asegurando que cualquier modificación en el código sea validada antes de su incorporación definitiva al repositorio principal.</w:t>
      </w:r>
      <w:ins w:id="179" w:author="FRANCISCO GARCIA SANCHEZ" w:date="2026-03-02T07:07:00Z" w16du:dateUtc="2026-03-02T06:07:00Z">
        <w:r w:rsidR="009C13E2">
          <w:t xml:space="preserve"> </w:t>
        </w:r>
      </w:ins>
    </w:p>
    <w:p w14:paraId="0445F4FC" w14:textId="40DACB76" w:rsidR="006F7F3A" w:rsidRPr="006F7F3A" w:rsidRDefault="006F7F3A" w:rsidP="006F7F3A">
      <w:r>
        <w:t>En conjunto, la adopción de pruebas unitarias automatizadas contribuye significativamente a la robustez y fiabilidad del sistema, alineándose con buenas prácticas de desarrollo profesional.</w:t>
      </w:r>
    </w:p>
    <w:p w14:paraId="59D406F7" w14:textId="452C2385" w:rsidR="00CE31FD" w:rsidRDefault="00CE31FD" w:rsidP="00CE31FD">
      <w:pPr>
        <w:pStyle w:val="Ttulo2"/>
      </w:pPr>
      <w:bookmarkStart w:id="180" w:name="_Toc222830804"/>
      <w:r w:rsidRPr="007B1868">
        <w:t>Despliegue</w:t>
      </w:r>
      <w:bookmarkEnd w:id="180"/>
    </w:p>
    <w:p w14:paraId="176CD181" w14:textId="2FAA41CA" w:rsidR="006F7F3A" w:rsidRDefault="006F7F3A" w:rsidP="006F7F3A">
      <w:r>
        <w:t xml:space="preserve">Con el objetivo de garantizar la portabilidad, reproducibilidad y automatización del entorno de ejecución, el despliegue del </w:t>
      </w:r>
      <w:r w:rsidRPr="006F7F3A">
        <w:rPr>
          <w:i/>
          <w:iCs/>
        </w:rPr>
        <w:t>back-end</w:t>
      </w:r>
      <w:r>
        <w:t xml:space="preserve"> de MovieMate se ha basado en tecnologías de contenerización y en la integración continua mediante </w:t>
      </w:r>
      <w:r w:rsidRPr="00642289">
        <w:rPr>
          <w:i/>
          <w:iCs/>
          <w:rPrChange w:id="181" w:author="FRANCISCO GARCIA SANCHEZ" w:date="2026-03-02T07:12:00Z" w16du:dateUtc="2026-03-02T06:12:00Z">
            <w:rPr/>
          </w:rPrChange>
        </w:rPr>
        <w:t>pipelines</w:t>
      </w:r>
      <w:r>
        <w:t xml:space="preserve"> automatizados.</w:t>
      </w:r>
    </w:p>
    <w:p w14:paraId="60875DD4" w14:textId="2E1E5473" w:rsidR="006F7F3A" w:rsidRDefault="006F7F3A" w:rsidP="006F7F3A">
      <w:commentRangeStart w:id="182"/>
      <w:r>
        <w:t>Esta estrategia permite:</w:t>
      </w:r>
    </w:p>
    <w:p w14:paraId="01812647" w14:textId="77777777" w:rsidR="006F7F3A" w:rsidRDefault="006F7F3A" w:rsidP="006F7F3A">
      <w:pPr>
        <w:pStyle w:val="Prrafodelista"/>
        <w:numPr>
          <w:ilvl w:val="0"/>
          <w:numId w:val="39"/>
        </w:numPr>
      </w:pPr>
      <w:r>
        <w:t>Asegurar coherencia entre entornos de desarrollo y producción.</w:t>
      </w:r>
    </w:p>
    <w:p w14:paraId="623A409F" w14:textId="77777777" w:rsidR="006F7F3A" w:rsidRDefault="006F7F3A" w:rsidP="006F7F3A">
      <w:pPr>
        <w:pStyle w:val="Prrafodelista"/>
        <w:numPr>
          <w:ilvl w:val="0"/>
          <w:numId w:val="39"/>
        </w:numPr>
      </w:pPr>
      <w:r>
        <w:t>Simplificar la configuración de dependencias.</w:t>
      </w:r>
    </w:p>
    <w:p w14:paraId="0B989407" w14:textId="77777777" w:rsidR="006F7F3A" w:rsidRDefault="006F7F3A" w:rsidP="006F7F3A">
      <w:pPr>
        <w:pStyle w:val="Prrafodelista"/>
        <w:numPr>
          <w:ilvl w:val="0"/>
          <w:numId w:val="39"/>
        </w:numPr>
      </w:pPr>
      <w:r>
        <w:t>Automatizar la validación y construcción del proyecto.</w:t>
      </w:r>
    </w:p>
    <w:p w14:paraId="4BB1B613" w14:textId="2E9E57BC" w:rsidR="006F7F3A" w:rsidRPr="006F7F3A" w:rsidRDefault="006F7F3A" w:rsidP="006F7F3A">
      <w:pPr>
        <w:pStyle w:val="Prrafodelista"/>
        <w:numPr>
          <w:ilvl w:val="0"/>
          <w:numId w:val="39"/>
        </w:numPr>
      </w:pPr>
      <w:r>
        <w:t>Facilitar la escalabilidad futura del sistema.</w:t>
      </w:r>
      <w:commentRangeEnd w:id="182"/>
      <w:r w:rsidR="00DD7A78" w:rsidRPr="006F7F3A">
        <w:rPr>
          <w:rStyle w:val="Refdecomentario"/>
          <w:sz w:val="22"/>
          <w:szCs w:val="22"/>
        </w:rPr>
        <w:commentReference w:id="182"/>
      </w:r>
    </w:p>
    <w:p w14:paraId="5837FB89" w14:textId="3BDD804D" w:rsidR="00CE31FD" w:rsidRDefault="006F7F3A" w:rsidP="006F7F3A">
      <w:pPr>
        <w:pStyle w:val="Ttulo3"/>
      </w:pPr>
      <w:bookmarkStart w:id="183" w:name="_Toc222830805"/>
      <w:r>
        <w:lastRenderedPageBreak/>
        <w:t>Contenerización con Docker</w:t>
      </w:r>
      <w:bookmarkEnd w:id="183"/>
    </w:p>
    <w:p w14:paraId="285A49D2" w14:textId="77419390" w:rsidR="006F7F3A" w:rsidRDefault="006F7F3A" w:rsidP="006F7F3A">
      <w:r>
        <w:t xml:space="preserve">Para encapsular la aplicación back-end se ha utilizado Docker. La aplicación se construye mediante un proceso </w:t>
      </w:r>
      <w:r w:rsidRPr="006F7F3A">
        <w:rPr>
          <w:i/>
          <w:iCs/>
        </w:rPr>
        <w:t>multi-stage</w:t>
      </w:r>
      <w:r>
        <w:t xml:space="preserve"> definido en el Dockerfile, lo que permite separar la fase de compilación de la fase de ejecución.</w:t>
      </w:r>
    </w:p>
    <w:p w14:paraId="5876C8D2" w14:textId="4943948F" w:rsidR="006F7F3A" w:rsidRDefault="006F7F3A" w:rsidP="006F7F3A">
      <w:r>
        <w:t>En la primera etapa (</w:t>
      </w:r>
      <w:r w:rsidRPr="006F7F3A">
        <w:rPr>
          <w:i/>
          <w:iCs/>
        </w:rPr>
        <w:t>build stage</w:t>
      </w:r>
      <w:r>
        <w:t>):</w:t>
      </w:r>
    </w:p>
    <w:p w14:paraId="1E618A4B" w14:textId="77777777" w:rsidR="006F7F3A" w:rsidRDefault="006F7F3A" w:rsidP="006F7F3A">
      <w:pPr>
        <w:pStyle w:val="Prrafodelista"/>
        <w:numPr>
          <w:ilvl w:val="0"/>
          <w:numId w:val="40"/>
        </w:numPr>
      </w:pPr>
      <w:r>
        <w:t>Se emplea una imagen basada en Maven con Java 21.</w:t>
      </w:r>
    </w:p>
    <w:p w14:paraId="50B1CA62" w14:textId="77777777" w:rsidR="006F7F3A" w:rsidRDefault="006F7F3A" w:rsidP="006F7F3A">
      <w:pPr>
        <w:pStyle w:val="Prrafodelista"/>
        <w:numPr>
          <w:ilvl w:val="0"/>
          <w:numId w:val="40"/>
        </w:numPr>
      </w:pPr>
      <w:r>
        <w:t xml:space="preserve">Se compila el proyecto mediante el comando </w:t>
      </w:r>
      <w:r w:rsidRPr="006F7F3A">
        <w:rPr>
          <w:rFonts w:ascii="Courier New" w:hAnsi="Courier New" w:cs="Courier New"/>
        </w:rPr>
        <w:t>mvn clean package</w:t>
      </w:r>
      <w:r>
        <w:t>.</w:t>
      </w:r>
    </w:p>
    <w:p w14:paraId="631B3712" w14:textId="4EFCBB7F" w:rsidR="006F7F3A" w:rsidRDefault="006F7F3A" w:rsidP="006F7F3A">
      <w:pPr>
        <w:pStyle w:val="Prrafodelista"/>
        <w:numPr>
          <w:ilvl w:val="0"/>
          <w:numId w:val="40"/>
        </w:numPr>
      </w:pPr>
      <w:r>
        <w:t>Se genera el archivo JAR ejecutable.</w:t>
      </w:r>
    </w:p>
    <w:p w14:paraId="31BE6C2D" w14:textId="4857AAA1" w:rsidR="006F7F3A" w:rsidRDefault="006F7F3A" w:rsidP="006F7F3A">
      <w:r>
        <w:t>En la segunda etapa (</w:t>
      </w:r>
      <w:r w:rsidRPr="006F7F3A">
        <w:rPr>
          <w:i/>
          <w:iCs/>
        </w:rPr>
        <w:t>runtime stage</w:t>
      </w:r>
      <w:r>
        <w:t>):</w:t>
      </w:r>
    </w:p>
    <w:p w14:paraId="084DC26B" w14:textId="77777777" w:rsidR="006F7F3A" w:rsidRDefault="006F7F3A" w:rsidP="006F7F3A">
      <w:pPr>
        <w:pStyle w:val="Prrafodelista"/>
        <w:numPr>
          <w:ilvl w:val="0"/>
          <w:numId w:val="41"/>
        </w:numPr>
      </w:pPr>
      <w:r>
        <w:t xml:space="preserve">Se utiliza una imagen ligera basada en </w:t>
      </w:r>
      <w:r w:rsidRPr="006F7F3A">
        <w:rPr>
          <w:rFonts w:ascii="Courier New" w:hAnsi="Courier New" w:cs="Courier New"/>
        </w:rPr>
        <w:t>Eclipse Temurin JRE 21</w:t>
      </w:r>
      <w:r>
        <w:t>.</w:t>
      </w:r>
    </w:p>
    <w:p w14:paraId="44A96C78" w14:textId="77777777" w:rsidR="006F7F3A" w:rsidRDefault="006F7F3A" w:rsidP="006F7F3A">
      <w:pPr>
        <w:pStyle w:val="Prrafodelista"/>
        <w:numPr>
          <w:ilvl w:val="0"/>
          <w:numId w:val="41"/>
        </w:numPr>
      </w:pPr>
      <w:r>
        <w:t>Se crea un usuario no privilegiado para mejorar la seguridad.</w:t>
      </w:r>
    </w:p>
    <w:p w14:paraId="34FEE50B" w14:textId="77777777" w:rsidR="006F7F3A" w:rsidRDefault="006F7F3A" w:rsidP="006F7F3A">
      <w:pPr>
        <w:pStyle w:val="Prrafodelista"/>
        <w:numPr>
          <w:ilvl w:val="0"/>
          <w:numId w:val="41"/>
        </w:numPr>
      </w:pPr>
      <w:r>
        <w:t>Se copia únicamente el JAR generado en la etapa anterior.</w:t>
      </w:r>
    </w:p>
    <w:p w14:paraId="71767ED9" w14:textId="77777777" w:rsidR="006F7F3A" w:rsidRDefault="006F7F3A" w:rsidP="006F7F3A">
      <w:pPr>
        <w:pStyle w:val="Prrafodelista"/>
        <w:numPr>
          <w:ilvl w:val="0"/>
          <w:numId w:val="41"/>
        </w:numPr>
      </w:pPr>
      <w:r>
        <w:t>Se expone el puerto 8080.</w:t>
      </w:r>
    </w:p>
    <w:p w14:paraId="19EE2A6F" w14:textId="54EF0A99" w:rsidR="006F7F3A" w:rsidRDefault="006F7F3A" w:rsidP="006F7F3A">
      <w:pPr>
        <w:pStyle w:val="Prrafodelista"/>
        <w:numPr>
          <w:ilvl w:val="0"/>
          <w:numId w:val="41"/>
        </w:numPr>
      </w:pPr>
      <w:r>
        <w:t>Se configura la ejecución mediante variables de entorno (</w:t>
      </w:r>
      <w:r w:rsidRPr="006F7F3A">
        <w:rPr>
          <w:rFonts w:ascii="Courier New" w:hAnsi="Courier New" w:cs="Courier New"/>
        </w:rPr>
        <w:t>JAVA_OPTS</w:t>
      </w:r>
      <w:r>
        <w:t>).</w:t>
      </w:r>
    </w:p>
    <w:p w14:paraId="039DFAE9" w14:textId="5EAF70CB" w:rsidR="006F7F3A" w:rsidRDefault="006F7F3A" w:rsidP="006F7F3A">
      <w:r>
        <w:t xml:space="preserve">El uso de </w:t>
      </w:r>
      <w:r w:rsidRPr="006F7F3A">
        <w:rPr>
          <w:i/>
          <w:iCs/>
        </w:rPr>
        <w:t>multi-stage builds</w:t>
      </w:r>
      <w:r>
        <w:t xml:space="preserve"> reduce significativamente el tamaño final de la imagen, ya que elimina dependencias innecesarias del entorno de compilación.</w:t>
      </w:r>
    </w:p>
    <w:p w14:paraId="68469B6A" w14:textId="3AB2E354" w:rsidR="006F7F3A" w:rsidRDefault="006F7F3A" w:rsidP="006F7F3A">
      <w:r>
        <w:t>Esta aproximación aporta:</w:t>
      </w:r>
    </w:p>
    <w:p w14:paraId="7ED6A03F" w14:textId="77777777" w:rsidR="006F7F3A" w:rsidRDefault="006F7F3A" w:rsidP="006F7F3A">
      <w:pPr>
        <w:pStyle w:val="Prrafodelista"/>
        <w:numPr>
          <w:ilvl w:val="0"/>
          <w:numId w:val="42"/>
        </w:numPr>
      </w:pPr>
      <w:r>
        <w:t>Mayor seguridad.</w:t>
      </w:r>
    </w:p>
    <w:p w14:paraId="4D452DC2" w14:textId="77777777" w:rsidR="006F7F3A" w:rsidRDefault="006F7F3A" w:rsidP="006F7F3A">
      <w:pPr>
        <w:pStyle w:val="Prrafodelista"/>
        <w:numPr>
          <w:ilvl w:val="0"/>
          <w:numId w:val="42"/>
        </w:numPr>
      </w:pPr>
      <w:r>
        <w:t>Imágenes más ligeras.</w:t>
      </w:r>
    </w:p>
    <w:p w14:paraId="66D8D8FD" w14:textId="77777777" w:rsidR="006F7F3A" w:rsidRDefault="006F7F3A" w:rsidP="006F7F3A">
      <w:pPr>
        <w:pStyle w:val="Prrafodelista"/>
        <w:numPr>
          <w:ilvl w:val="0"/>
          <w:numId w:val="42"/>
        </w:numPr>
      </w:pPr>
      <w:r>
        <w:t>Entornos reproducibles.</w:t>
      </w:r>
    </w:p>
    <w:p w14:paraId="55F4F6D0" w14:textId="57CCCCC7" w:rsidR="006F7F3A" w:rsidRPr="006F7F3A" w:rsidRDefault="006F7F3A" w:rsidP="006F7F3A">
      <w:pPr>
        <w:pStyle w:val="Prrafodelista"/>
        <w:numPr>
          <w:ilvl w:val="0"/>
          <w:numId w:val="42"/>
        </w:numPr>
      </w:pPr>
      <w:r>
        <w:t>Aislamiento del sistema anfitrión.</w:t>
      </w:r>
    </w:p>
    <w:p w14:paraId="4F5B3B57" w14:textId="45C34A5C" w:rsidR="006F7F3A" w:rsidRDefault="006F7F3A" w:rsidP="006F7F3A">
      <w:pPr>
        <w:pStyle w:val="Ttulo3"/>
      </w:pPr>
      <w:bookmarkStart w:id="184" w:name="_Toc222830806"/>
      <w:r>
        <w:t>Orquestación con Docker Compose</w:t>
      </w:r>
      <w:bookmarkEnd w:id="184"/>
    </w:p>
    <w:p w14:paraId="7913B89A" w14:textId="5040835C" w:rsidR="006F7F3A" w:rsidRDefault="006F7F3A" w:rsidP="006F7F3A">
      <w:r>
        <w:t xml:space="preserve">Para facilitar el despliegue conjunto del </w:t>
      </w:r>
      <w:r w:rsidRPr="006F7F3A">
        <w:rPr>
          <w:i/>
          <w:iCs/>
        </w:rPr>
        <w:t>back-end</w:t>
      </w:r>
      <w:r>
        <w:t xml:space="preserve"> y la base de datos se ha utilizado Docker Compose.</w:t>
      </w:r>
    </w:p>
    <w:p w14:paraId="3A7BF3EA" w14:textId="1ADC39F3" w:rsidR="006F7F3A" w:rsidRDefault="006F7F3A" w:rsidP="006F7F3A">
      <w:r>
        <w:t>Se han definido dos servicios principales:</w:t>
      </w:r>
    </w:p>
    <w:p w14:paraId="691414E3" w14:textId="77777777" w:rsidR="006F7F3A" w:rsidRPr="006F7F3A" w:rsidRDefault="006F7F3A" w:rsidP="006F7F3A">
      <w:pPr>
        <w:rPr>
          <w:b/>
          <w:bCs/>
        </w:rPr>
      </w:pPr>
      <w:r w:rsidRPr="006F7F3A">
        <w:rPr>
          <w:b/>
          <w:bCs/>
        </w:rPr>
        <w:t>Base de datos PostgreSQL</w:t>
      </w:r>
    </w:p>
    <w:p w14:paraId="0CA5CD9E" w14:textId="77777777" w:rsidR="006F7F3A" w:rsidRDefault="006F7F3A" w:rsidP="006F7F3A">
      <w:pPr>
        <w:pStyle w:val="Prrafodelista"/>
        <w:numPr>
          <w:ilvl w:val="0"/>
          <w:numId w:val="43"/>
        </w:numPr>
      </w:pPr>
      <w:r>
        <w:t>Imagen oficial PostgreSQL 16 (versión Alpine).</w:t>
      </w:r>
    </w:p>
    <w:p w14:paraId="7CD23913" w14:textId="77777777" w:rsidR="006F7F3A" w:rsidRDefault="006F7F3A" w:rsidP="006F7F3A">
      <w:pPr>
        <w:pStyle w:val="Prrafodelista"/>
        <w:numPr>
          <w:ilvl w:val="0"/>
          <w:numId w:val="43"/>
        </w:numPr>
      </w:pPr>
      <w:r>
        <w:t>Persistencia mediante volumen Docker.</w:t>
      </w:r>
    </w:p>
    <w:p w14:paraId="0FD2F6DF" w14:textId="77777777" w:rsidR="006F7F3A" w:rsidRDefault="006F7F3A" w:rsidP="006F7F3A">
      <w:pPr>
        <w:pStyle w:val="Prrafodelista"/>
        <w:numPr>
          <w:ilvl w:val="0"/>
          <w:numId w:val="43"/>
        </w:numPr>
      </w:pPr>
      <w:r>
        <w:t>Configuración de credenciales a través de variables de entorno.</w:t>
      </w:r>
    </w:p>
    <w:p w14:paraId="5E438333" w14:textId="55FC4FB0" w:rsidR="006F7F3A" w:rsidRDefault="006F7F3A" w:rsidP="006F7F3A">
      <w:pPr>
        <w:pStyle w:val="Prrafodelista"/>
        <w:numPr>
          <w:ilvl w:val="0"/>
          <w:numId w:val="43"/>
        </w:numPr>
      </w:pPr>
      <w:r w:rsidRPr="006F7F3A">
        <w:rPr>
          <w:i/>
          <w:iCs/>
        </w:rPr>
        <w:t>Healthcheck</w:t>
      </w:r>
      <w:r>
        <w:t xml:space="preserve"> para verificar disponibilidad antes de iniciar el </w:t>
      </w:r>
      <w:r w:rsidRPr="006F7F3A">
        <w:rPr>
          <w:i/>
          <w:iCs/>
        </w:rPr>
        <w:t>back-end</w:t>
      </w:r>
      <w:r>
        <w:t>.</w:t>
      </w:r>
    </w:p>
    <w:p w14:paraId="158636FA" w14:textId="087B24DB" w:rsidR="006F7F3A" w:rsidRPr="006F7F3A" w:rsidRDefault="006F7F3A" w:rsidP="006F7F3A">
      <w:pPr>
        <w:rPr>
          <w:b/>
          <w:bCs/>
        </w:rPr>
      </w:pPr>
      <w:r w:rsidRPr="006F7F3A">
        <w:rPr>
          <w:b/>
          <w:bCs/>
          <w:i/>
          <w:iCs/>
        </w:rPr>
        <w:t>Back-end</w:t>
      </w:r>
      <w:r w:rsidRPr="006F7F3A">
        <w:rPr>
          <w:b/>
          <w:bCs/>
        </w:rPr>
        <w:t xml:space="preserve"> de la aplicación</w:t>
      </w:r>
    </w:p>
    <w:p w14:paraId="03D39A27" w14:textId="77777777" w:rsidR="006F7F3A" w:rsidRDefault="006F7F3A" w:rsidP="006F7F3A">
      <w:pPr>
        <w:pStyle w:val="Prrafodelista"/>
        <w:numPr>
          <w:ilvl w:val="0"/>
          <w:numId w:val="44"/>
        </w:numPr>
      </w:pPr>
      <w:r>
        <w:t>Construido a partir del Dockerfile definido.</w:t>
      </w:r>
    </w:p>
    <w:p w14:paraId="64B3A05D" w14:textId="77777777" w:rsidR="006F7F3A" w:rsidRDefault="006F7F3A" w:rsidP="006F7F3A">
      <w:pPr>
        <w:pStyle w:val="Prrafodelista"/>
        <w:numPr>
          <w:ilvl w:val="0"/>
          <w:numId w:val="44"/>
        </w:numPr>
      </w:pPr>
      <w:r>
        <w:t>Dependencia explícita del servicio de base de datos.</w:t>
      </w:r>
    </w:p>
    <w:p w14:paraId="3837AEC7" w14:textId="77777777" w:rsidR="006F7F3A" w:rsidRDefault="006F7F3A" w:rsidP="006F7F3A">
      <w:pPr>
        <w:pStyle w:val="Prrafodelista"/>
        <w:numPr>
          <w:ilvl w:val="0"/>
          <w:numId w:val="44"/>
        </w:numPr>
      </w:pPr>
      <w:commentRangeStart w:id="185"/>
      <w:r>
        <w:t>Configuración completa mediante variables de entorno:</w:t>
      </w:r>
    </w:p>
    <w:p w14:paraId="1C03C8AC" w14:textId="77777777" w:rsidR="006F7F3A" w:rsidRDefault="006F7F3A" w:rsidP="006F7F3A">
      <w:pPr>
        <w:pStyle w:val="Prrafodelista"/>
        <w:numPr>
          <w:ilvl w:val="1"/>
          <w:numId w:val="44"/>
        </w:numPr>
      </w:pPr>
      <w:r>
        <w:t>Conexión a base de datos.</w:t>
      </w:r>
    </w:p>
    <w:p w14:paraId="10210BB9" w14:textId="77777777" w:rsidR="006F7F3A" w:rsidRDefault="006F7F3A" w:rsidP="006F7F3A">
      <w:pPr>
        <w:pStyle w:val="Prrafodelista"/>
        <w:numPr>
          <w:ilvl w:val="1"/>
          <w:numId w:val="44"/>
        </w:numPr>
      </w:pPr>
      <w:r>
        <w:t>Configuración JWT.</w:t>
      </w:r>
    </w:p>
    <w:p w14:paraId="4A18D037" w14:textId="77777777" w:rsidR="006F7F3A" w:rsidRDefault="006F7F3A" w:rsidP="006F7F3A">
      <w:pPr>
        <w:pStyle w:val="Prrafodelista"/>
        <w:numPr>
          <w:ilvl w:val="1"/>
          <w:numId w:val="44"/>
        </w:numPr>
      </w:pPr>
      <w:r>
        <w:lastRenderedPageBreak/>
        <w:t>Parámetros de integración con TMDB.</w:t>
      </w:r>
    </w:p>
    <w:p w14:paraId="49D8427A" w14:textId="77777777" w:rsidR="006F7F3A" w:rsidRDefault="006F7F3A" w:rsidP="006F7F3A">
      <w:pPr>
        <w:pStyle w:val="Prrafodelista"/>
        <w:numPr>
          <w:ilvl w:val="1"/>
          <w:numId w:val="44"/>
        </w:numPr>
      </w:pPr>
      <w:r>
        <w:t>Orígenes permitidos para CORS.</w:t>
      </w:r>
    </w:p>
    <w:p w14:paraId="183137EE" w14:textId="1A1F9D0A" w:rsidR="006F7F3A" w:rsidRDefault="006F7F3A" w:rsidP="006F7F3A">
      <w:pPr>
        <w:pStyle w:val="Prrafodelista"/>
        <w:numPr>
          <w:ilvl w:val="1"/>
          <w:numId w:val="44"/>
        </w:numPr>
      </w:pPr>
      <w:r>
        <w:t>Perfil activo de Spring (prod).</w:t>
      </w:r>
      <w:commentRangeEnd w:id="185"/>
      <w:r w:rsidR="00DD7A78">
        <w:rPr>
          <w:rStyle w:val="Refdecomentario"/>
          <w:sz w:val="22"/>
          <w:szCs w:val="22"/>
        </w:rPr>
        <w:commentReference w:id="185"/>
      </w:r>
    </w:p>
    <w:p w14:paraId="08E0A911" w14:textId="447F5CD6" w:rsidR="006F7F3A" w:rsidDel="006E5C39" w:rsidRDefault="006F7F3A" w:rsidP="006F7F3A">
      <w:pPr>
        <w:rPr>
          <w:del w:id="186" w:author="FRANCISCO GARCIA SANCHEZ" w:date="2026-03-02T07:20:00Z" w16du:dateUtc="2026-03-02T06:20:00Z"/>
        </w:rPr>
      </w:pPr>
      <w:r>
        <w:t>La utilización de Docker Compose permite levantar todo el entorno con un único comando, simplificando la puesta en marcha del sistema y reduciendo errores de configuración manual.</w:t>
      </w:r>
      <w:ins w:id="187" w:author="FRANCISCO GARCIA SANCHEZ" w:date="2026-03-02T07:20:00Z" w16du:dateUtc="2026-03-02T06:20:00Z">
        <w:r w:rsidR="006E5C39">
          <w:t xml:space="preserve"> </w:t>
        </w:r>
      </w:ins>
    </w:p>
    <w:p w14:paraId="090BDAF9" w14:textId="2DC2AD32" w:rsidR="006F7F3A" w:rsidRPr="006F7F3A" w:rsidRDefault="006F7F3A" w:rsidP="006F7F3A">
      <w:r>
        <w:t>Además, la red interna definida garantiza la comunicación segura entre contenedores sin exponer servicios innecesarios al exterior.</w:t>
      </w:r>
    </w:p>
    <w:p w14:paraId="0F9D07A8" w14:textId="170BE7E8" w:rsidR="006F7F3A" w:rsidRDefault="006F7F3A" w:rsidP="006F7F3A">
      <w:pPr>
        <w:pStyle w:val="Ttulo3"/>
      </w:pPr>
      <w:bookmarkStart w:id="188" w:name="_Toc222830807"/>
      <w:r>
        <w:t>Integración continua y automatización (CI/CD)</w:t>
      </w:r>
      <w:bookmarkEnd w:id="188"/>
    </w:p>
    <w:p w14:paraId="26131043" w14:textId="1627CAF5" w:rsidR="006F7F3A" w:rsidRDefault="006F7F3A" w:rsidP="006F7F3A">
      <w:r>
        <w:t xml:space="preserve">Con el objetivo de asegurar la calidad del código y automatizar el ciclo de construcción del proyecto, se ha implementado un </w:t>
      </w:r>
      <w:r w:rsidRPr="006E5C39">
        <w:rPr>
          <w:i/>
          <w:iCs/>
          <w:rPrChange w:id="189" w:author="FRANCISCO GARCIA SANCHEZ" w:date="2026-03-02T07:20:00Z" w16du:dateUtc="2026-03-02T06:20:00Z">
            <w:rPr/>
          </w:rPrChange>
        </w:rPr>
        <w:t>pipeline</w:t>
      </w:r>
      <w:r>
        <w:t xml:space="preserve"> de integración continua mediante </w:t>
      </w:r>
      <w:r w:rsidRPr="006E5C39">
        <w:rPr>
          <w:b/>
          <w:bCs/>
          <w:rPrChange w:id="190" w:author="FRANCISCO GARCIA SANCHEZ" w:date="2026-03-02T07:20:00Z" w16du:dateUtc="2026-03-02T06:20:00Z">
            <w:rPr/>
          </w:rPrChange>
        </w:rPr>
        <w:t>GitHub Actions</w:t>
      </w:r>
      <w:r>
        <w:t>.</w:t>
      </w:r>
    </w:p>
    <w:p w14:paraId="3BCE2AE1" w14:textId="4C0EE94A" w:rsidR="006F7F3A" w:rsidRDefault="006F7F3A" w:rsidP="006F7F3A">
      <w:r>
        <w:t>El flujo definido se ejecuta automáticamente cuando</w:t>
      </w:r>
    </w:p>
    <w:p w14:paraId="0CA4CBD2" w14:textId="77777777" w:rsidR="006F7F3A" w:rsidRDefault="006F7F3A" w:rsidP="006F7F3A">
      <w:pPr>
        <w:pStyle w:val="Prrafodelista"/>
        <w:numPr>
          <w:ilvl w:val="0"/>
          <w:numId w:val="45"/>
        </w:numPr>
      </w:pPr>
      <w:r>
        <w:t xml:space="preserve">Se realizan </w:t>
      </w:r>
      <w:r w:rsidRPr="006F7F3A">
        <w:rPr>
          <w:i/>
          <w:iCs/>
        </w:rPr>
        <w:t>pushes</w:t>
      </w:r>
      <w:r>
        <w:t xml:space="preserve"> a las ramas </w:t>
      </w:r>
      <w:r w:rsidRPr="006F7F3A">
        <w:rPr>
          <w:i/>
          <w:iCs/>
        </w:rPr>
        <w:t>main</w:t>
      </w:r>
      <w:r>
        <w:t xml:space="preserve"> o </w:t>
      </w:r>
      <w:r w:rsidRPr="006F7F3A">
        <w:rPr>
          <w:i/>
          <w:iCs/>
        </w:rPr>
        <w:t>develop</w:t>
      </w:r>
      <w:r>
        <w:t>.</w:t>
      </w:r>
    </w:p>
    <w:p w14:paraId="7D76698B" w14:textId="3E7AEB61" w:rsidR="006F7F3A" w:rsidRDefault="006F7F3A" w:rsidP="006F7F3A">
      <w:pPr>
        <w:pStyle w:val="Prrafodelista"/>
        <w:numPr>
          <w:ilvl w:val="0"/>
          <w:numId w:val="45"/>
        </w:numPr>
      </w:pPr>
      <w:r>
        <w:t xml:space="preserve">Se abre una </w:t>
      </w:r>
      <w:r w:rsidRPr="006F7F3A">
        <w:rPr>
          <w:i/>
          <w:iCs/>
        </w:rPr>
        <w:t>pull request</w:t>
      </w:r>
      <w:r>
        <w:t xml:space="preserve"> hacia la rama principal.</w:t>
      </w:r>
    </w:p>
    <w:p w14:paraId="3F0E294B" w14:textId="3ABD9B38" w:rsidR="006F7F3A" w:rsidRDefault="006F7F3A" w:rsidP="006F7F3A">
      <w:r>
        <w:t>El pipeline se compone de los siguientes trabajos:</w:t>
      </w:r>
    </w:p>
    <w:p w14:paraId="13F6C5A8" w14:textId="16F8743C" w:rsidR="006F7F3A" w:rsidRPr="006F7F3A" w:rsidRDefault="006F7F3A" w:rsidP="006F7F3A">
      <w:pPr>
        <w:rPr>
          <w:b/>
          <w:bCs/>
        </w:rPr>
      </w:pPr>
      <w:r w:rsidRPr="006F7F3A">
        <w:rPr>
          <w:b/>
          <w:bCs/>
        </w:rPr>
        <w:t>Ejecución de pruebas</w:t>
      </w:r>
    </w:p>
    <w:p w14:paraId="06E0B3CD" w14:textId="77777777" w:rsidR="006F7F3A" w:rsidRDefault="006F7F3A" w:rsidP="006F7F3A">
      <w:pPr>
        <w:pStyle w:val="Prrafodelista"/>
        <w:numPr>
          <w:ilvl w:val="0"/>
          <w:numId w:val="46"/>
        </w:numPr>
      </w:pPr>
      <w:r>
        <w:t>Configuración automática de Java 21.</w:t>
      </w:r>
    </w:p>
    <w:p w14:paraId="6438D4FD" w14:textId="77777777" w:rsidR="006F7F3A" w:rsidRDefault="006F7F3A" w:rsidP="006F7F3A">
      <w:pPr>
        <w:pStyle w:val="Prrafodelista"/>
        <w:numPr>
          <w:ilvl w:val="0"/>
          <w:numId w:val="46"/>
        </w:numPr>
      </w:pPr>
      <w:r>
        <w:t>Ejecución de pruebas unitarias con Maven.</w:t>
      </w:r>
    </w:p>
    <w:p w14:paraId="77024FEB" w14:textId="115E2833" w:rsidR="006F7F3A" w:rsidRDefault="006F7F3A" w:rsidP="006F7F3A">
      <w:pPr>
        <w:pStyle w:val="Prrafodelista"/>
        <w:numPr>
          <w:ilvl w:val="0"/>
          <w:numId w:val="46"/>
        </w:numPr>
      </w:pPr>
      <w:r>
        <w:t>Generación opcional de informe de cobertura (JaCoCo).</w:t>
      </w:r>
    </w:p>
    <w:p w14:paraId="3767586F" w14:textId="68355531" w:rsidR="006F7F3A" w:rsidRDefault="006F7F3A" w:rsidP="006F7F3A">
      <w:r>
        <w:t>Este paso garantiza que cualquier modificación en el código sea validada antes de su integración definitiva.</w:t>
      </w:r>
    </w:p>
    <w:p w14:paraId="45B28A71" w14:textId="611225AB" w:rsidR="006F7F3A" w:rsidRPr="006F7F3A" w:rsidRDefault="006F7F3A" w:rsidP="006F7F3A">
      <w:pPr>
        <w:rPr>
          <w:b/>
          <w:bCs/>
        </w:rPr>
      </w:pPr>
      <w:r w:rsidRPr="006F7F3A">
        <w:rPr>
          <w:b/>
          <w:bCs/>
        </w:rPr>
        <w:t>Construcción del artefacto</w:t>
      </w:r>
    </w:p>
    <w:p w14:paraId="5B1EA25F" w14:textId="77777777" w:rsidR="006F7F3A" w:rsidRDefault="006F7F3A" w:rsidP="006F7F3A">
      <w:pPr>
        <w:pStyle w:val="Prrafodelista"/>
        <w:numPr>
          <w:ilvl w:val="0"/>
          <w:numId w:val="47"/>
        </w:numPr>
      </w:pPr>
      <w:r>
        <w:t>Compilación del proyecto.</w:t>
      </w:r>
    </w:p>
    <w:p w14:paraId="66D9366E" w14:textId="77777777" w:rsidR="006F7F3A" w:rsidRDefault="006F7F3A" w:rsidP="006F7F3A">
      <w:pPr>
        <w:pStyle w:val="Prrafodelista"/>
        <w:numPr>
          <w:ilvl w:val="0"/>
          <w:numId w:val="47"/>
        </w:numPr>
      </w:pPr>
      <w:r>
        <w:t>Generación del archivo JAR.</w:t>
      </w:r>
    </w:p>
    <w:p w14:paraId="028F26D1" w14:textId="07125F28" w:rsidR="006F7F3A" w:rsidRDefault="006F7F3A" w:rsidP="006F7F3A">
      <w:pPr>
        <w:pStyle w:val="Prrafodelista"/>
        <w:numPr>
          <w:ilvl w:val="0"/>
          <w:numId w:val="47"/>
        </w:numPr>
      </w:pPr>
      <w:r>
        <w:t xml:space="preserve">Publicación temporal del artefacto como resultado del </w:t>
      </w:r>
      <w:r w:rsidRPr="006F7F3A">
        <w:rPr>
          <w:i/>
          <w:iCs/>
        </w:rPr>
        <w:t>workflow</w:t>
      </w:r>
      <w:r>
        <w:t>.</w:t>
      </w:r>
    </w:p>
    <w:p w14:paraId="0E874561" w14:textId="3FAB3277" w:rsidR="006F7F3A" w:rsidRPr="006F7F3A" w:rsidRDefault="006F7F3A" w:rsidP="006F7F3A">
      <w:pPr>
        <w:rPr>
          <w:b/>
          <w:bCs/>
        </w:rPr>
      </w:pPr>
      <w:r w:rsidRPr="006F7F3A">
        <w:rPr>
          <w:b/>
          <w:bCs/>
        </w:rPr>
        <w:t>Verificación de calidad de código</w:t>
      </w:r>
    </w:p>
    <w:p w14:paraId="6CB6A5C5" w14:textId="77777777" w:rsidR="006F7F3A" w:rsidRDefault="006F7F3A" w:rsidP="006F7F3A">
      <w:pPr>
        <w:pStyle w:val="Prrafodelista"/>
        <w:numPr>
          <w:ilvl w:val="0"/>
          <w:numId w:val="48"/>
        </w:numPr>
      </w:pPr>
      <w:r>
        <w:t xml:space="preserve">Ejecución de reglas de estilo mediante </w:t>
      </w:r>
      <w:r w:rsidRPr="006F7F3A">
        <w:rPr>
          <w:i/>
          <w:iCs/>
        </w:rPr>
        <w:t>Checkstyle</w:t>
      </w:r>
      <w:r>
        <w:t>.</w:t>
      </w:r>
    </w:p>
    <w:p w14:paraId="5DD8FAA5" w14:textId="4DA92328" w:rsidR="006F7F3A" w:rsidRDefault="006F7F3A" w:rsidP="006F7F3A">
      <w:pPr>
        <w:pStyle w:val="Prrafodelista"/>
        <w:numPr>
          <w:ilvl w:val="0"/>
          <w:numId w:val="48"/>
        </w:numPr>
      </w:pPr>
      <w:r>
        <w:t>Detección temprana de posibles problemas de calidad.</w:t>
      </w:r>
    </w:p>
    <w:p w14:paraId="71B9B984" w14:textId="7A5283BB" w:rsidR="006F7F3A" w:rsidRPr="006F7F3A" w:rsidRDefault="006F7F3A" w:rsidP="006F7F3A">
      <w:pPr>
        <w:rPr>
          <w:b/>
          <w:bCs/>
        </w:rPr>
      </w:pPr>
      <w:r w:rsidRPr="006F7F3A">
        <w:rPr>
          <w:b/>
          <w:bCs/>
        </w:rPr>
        <w:t>Construcción de imagen Docker</w:t>
      </w:r>
    </w:p>
    <w:p w14:paraId="401BDB6C" w14:textId="4A948CF3" w:rsidR="006F7F3A" w:rsidRDefault="006F7F3A" w:rsidP="006F7F3A">
      <w:r>
        <w:t xml:space="preserve">En caso de </w:t>
      </w:r>
      <w:r w:rsidRPr="006F7F3A">
        <w:rPr>
          <w:i/>
          <w:iCs/>
        </w:rPr>
        <w:t>push</w:t>
      </w:r>
      <w:r>
        <w:t xml:space="preserve"> a la rama principal:</w:t>
      </w:r>
    </w:p>
    <w:p w14:paraId="6B1BBCB1" w14:textId="4B8A0906" w:rsidR="006F7F3A" w:rsidRDefault="006F7F3A" w:rsidP="006F7F3A">
      <w:pPr>
        <w:pStyle w:val="Prrafodelista"/>
        <w:numPr>
          <w:ilvl w:val="0"/>
          <w:numId w:val="49"/>
        </w:numPr>
      </w:pPr>
      <w:r>
        <w:t xml:space="preserve">Se construye automáticamente la imagen Docker del </w:t>
      </w:r>
      <w:r w:rsidRPr="006F7F3A">
        <w:rPr>
          <w:i/>
          <w:iCs/>
        </w:rPr>
        <w:t>back-end</w:t>
      </w:r>
      <w:r>
        <w:t>.</w:t>
      </w:r>
    </w:p>
    <w:p w14:paraId="6A754378" w14:textId="77777777" w:rsidR="006F7F3A" w:rsidRDefault="006F7F3A" w:rsidP="006F7F3A">
      <w:pPr>
        <w:pStyle w:val="Prrafodelista"/>
        <w:numPr>
          <w:ilvl w:val="0"/>
          <w:numId w:val="49"/>
        </w:numPr>
      </w:pPr>
      <w:r>
        <w:t>Se optimiza el proceso mediante cacheo de capas.</w:t>
      </w:r>
    </w:p>
    <w:p w14:paraId="4EF427FF" w14:textId="4A2AE3E2" w:rsidR="006F7F3A" w:rsidRPr="006F7F3A" w:rsidRDefault="006F7F3A" w:rsidP="006F7F3A">
      <w:pPr>
        <w:pStyle w:val="Prrafodelista"/>
        <w:numPr>
          <w:ilvl w:val="0"/>
          <w:numId w:val="49"/>
        </w:numPr>
      </w:pPr>
      <w:r>
        <w:t>Se prepara la imagen para un posible despliegue en producción.</w:t>
      </w:r>
    </w:p>
    <w:p w14:paraId="293B37CC" w14:textId="77777777" w:rsidR="003D4D41" w:rsidRPr="007B1868" w:rsidRDefault="003D4D41" w:rsidP="003D4D41">
      <w:pPr>
        <w:pStyle w:val="Ttulo1"/>
      </w:pPr>
      <w:bookmarkStart w:id="191" w:name="_Toc222830808"/>
      <w:r w:rsidRPr="007B1868">
        <w:lastRenderedPageBreak/>
        <w:t>Conclusiones</w:t>
      </w:r>
      <w:r w:rsidR="00723913" w:rsidRPr="007B1868">
        <w:t xml:space="preserve"> y vías futuras</w:t>
      </w:r>
      <w:bookmarkEnd w:id="191"/>
    </w:p>
    <w:p w14:paraId="5FD8460E" w14:textId="77777777" w:rsidR="00723913" w:rsidRPr="007B1868" w:rsidRDefault="00723913" w:rsidP="008E17A8">
      <w:pPr>
        <w:pStyle w:val="Comentario"/>
      </w:pPr>
      <w:r w:rsidRPr="007B1868">
        <w:t>Puede estar subdividido en dos apartados: (1) conclusiones, (2) trabajo futuro. El trabajo futuro se refiere a carencias actuales del trabajo que están sujetas a mejoras en el futuro, posibles extensiones para dotar de mayor funcionalidad, etc.</w:t>
      </w:r>
    </w:p>
    <w:p w14:paraId="070462BA" w14:textId="77777777" w:rsidR="003D4D41" w:rsidRDefault="003D4D41" w:rsidP="003D4D41">
      <w:pPr>
        <w:pStyle w:val="Ttulo1"/>
      </w:pPr>
      <w:bookmarkStart w:id="192" w:name="_Toc222830809"/>
      <w:r w:rsidRPr="007B1868">
        <w:lastRenderedPageBreak/>
        <w:t>Bibliografía</w:t>
      </w:r>
      <w:r w:rsidR="00113388" w:rsidRPr="007B1868">
        <w:rPr>
          <w:rStyle w:val="Refdenotaalpie"/>
        </w:rPr>
        <w:footnoteReference w:id="2"/>
      </w:r>
      <w:bookmarkEnd w:id="192"/>
    </w:p>
    <w:p w14:paraId="2D683A83" w14:textId="7F27789F" w:rsidR="00B85D05" w:rsidRPr="00B85D05" w:rsidRDefault="00B85D05" w:rsidP="00D264DF">
      <w:pPr>
        <w:pStyle w:val="Prrafodelista"/>
        <w:numPr>
          <w:ilvl w:val="0"/>
          <w:numId w:val="2"/>
        </w:numPr>
        <w:rPr>
          <w:lang w:val="en-US"/>
        </w:rPr>
      </w:pPr>
      <w:bookmarkStart w:id="193" w:name="_Ref213707480"/>
      <w:r w:rsidRPr="00B85D05">
        <w:t xml:space="preserve">Nielsen. (2024). </w:t>
      </w:r>
      <w:r w:rsidRPr="00B85D05">
        <w:rPr>
          <w:i/>
          <w:iCs/>
        </w:rPr>
        <w:t>El tiempo dedicado al streaming supera el 40 % en junio, la mayor cuota de uso de la televisión en la historia de The Gauge™ de Nielsen</w:t>
      </w:r>
      <w:r w:rsidRPr="00B85D05">
        <w:t xml:space="preserve">. </w:t>
      </w:r>
      <w:r w:rsidRPr="00B85D05">
        <w:rPr>
          <w:lang w:val="en-US"/>
        </w:rPr>
        <w:t>[Online]. Available: https://www.nielsen.com/es/news-center/2024/time-spent-streaming-surges-to-over-40-percent-in-june-2024/</w:t>
      </w:r>
      <w:bookmarkEnd w:id="193"/>
    </w:p>
    <w:p w14:paraId="68350120" w14:textId="5AC8563B" w:rsidR="00960DA5" w:rsidRPr="00BC053E" w:rsidRDefault="00960DA5" w:rsidP="00D264DF">
      <w:pPr>
        <w:pStyle w:val="Prrafodelista"/>
        <w:numPr>
          <w:ilvl w:val="0"/>
          <w:numId w:val="2"/>
        </w:numPr>
        <w:rPr>
          <w:lang w:val="en-US"/>
        </w:rPr>
      </w:pPr>
      <w:bookmarkStart w:id="194" w:name="_Ref213707581"/>
      <w:r w:rsidRPr="00960DA5">
        <w:t xml:space="preserve">ADSLZone. (2025). </w:t>
      </w:r>
      <w:r w:rsidRPr="00960DA5">
        <w:rPr>
          <w:i/>
          <w:iCs/>
        </w:rPr>
        <w:t>Mejores apps para cinéfilos: listas de películas por ver</w:t>
      </w:r>
      <w:r w:rsidRPr="00960DA5">
        <w:t xml:space="preserve">. </w:t>
      </w:r>
      <w:r w:rsidRPr="00960DA5">
        <w:rPr>
          <w:lang w:val="en-US"/>
        </w:rPr>
        <w:t>[Online]. Available:</w:t>
      </w:r>
      <w:r w:rsidR="00BC053E">
        <w:rPr>
          <w:lang w:val="en-US"/>
        </w:rPr>
        <w:t xml:space="preserve"> </w:t>
      </w:r>
      <w:r w:rsidR="00BC053E" w:rsidRPr="00BC053E">
        <w:rPr>
          <w:lang w:val="en-US"/>
        </w:rPr>
        <w:t>https://www.adslzone.net/noticias/moviles/apps-control-peliculas-vistas-por-ver/</w:t>
      </w:r>
    </w:p>
    <w:p w14:paraId="53DAB28B" w14:textId="3499FEBC" w:rsidR="008B7461" w:rsidRPr="008B7461" w:rsidRDefault="008B7461" w:rsidP="00D264DF">
      <w:pPr>
        <w:pStyle w:val="Prrafodelista"/>
        <w:numPr>
          <w:ilvl w:val="0"/>
          <w:numId w:val="2"/>
        </w:numPr>
        <w:rPr>
          <w:lang w:val="en-US"/>
        </w:rPr>
      </w:pPr>
      <w:bookmarkStart w:id="195" w:name="_Ref213707594"/>
      <w:bookmarkEnd w:id="194"/>
      <w:r w:rsidRPr="008B7461">
        <w:rPr>
          <w:lang w:val="en-US"/>
        </w:rPr>
        <w:t>Robert Steiner. (2025). Why Letterboxd b</w:t>
      </w:r>
      <w:r>
        <w:rPr>
          <w:lang w:val="en-US"/>
        </w:rPr>
        <w:t xml:space="preserve">ecame the go-to platform for online film buffs. Variety. [Online]. Available: </w:t>
      </w:r>
      <w:r w:rsidRPr="008B7461">
        <w:rPr>
          <w:lang w:val="en-US"/>
        </w:rPr>
        <w:t>https://variety.com/vip/letterboxd-year-end-report-growth-1236277320/</w:t>
      </w:r>
    </w:p>
    <w:p w14:paraId="4E680017" w14:textId="0346F2BB" w:rsidR="00D264DF" w:rsidRPr="00DA25F1" w:rsidRDefault="00D264DF" w:rsidP="00D264DF">
      <w:pPr>
        <w:pStyle w:val="Prrafodelista"/>
        <w:numPr>
          <w:ilvl w:val="0"/>
          <w:numId w:val="2"/>
        </w:numPr>
        <w:rPr>
          <w:lang w:val="en-US"/>
        </w:rPr>
      </w:pPr>
      <w:r w:rsidRPr="00DA25F1">
        <w:rPr>
          <w:lang w:val="en-US"/>
        </w:rPr>
        <w:t xml:space="preserve">Letterboxd. (2024). </w:t>
      </w:r>
      <w:r w:rsidRPr="00DA25F1">
        <w:rPr>
          <w:i/>
          <w:iCs/>
          <w:lang w:val="en-US"/>
        </w:rPr>
        <w:t>Letterboxd - Social film discovery</w:t>
      </w:r>
      <w:r w:rsidRPr="00DA25F1">
        <w:rPr>
          <w:lang w:val="en-US"/>
        </w:rPr>
        <w:t xml:space="preserve">. [Online]. Available: </w:t>
      </w:r>
      <w:r>
        <w:fldChar w:fldCharType="begin"/>
      </w:r>
      <w:r w:rsidRPr="005B41DD">
        <w:rPr>
          <w:lang w:val="en-US"/>
          <w:rPrChange w:id="196" w:author="FRANCISCO GARCIA SANCHEZ" w:date="2026-02-09T10:23:00Z" w16du:dateUtc="2026-02-09T09:23:00Z">
            <w:rPr/>
          </w:rPrChange>
        </w:rPr>
        <w:instrText>HYPERLINK "https://letterboxd.com/" \t "_new"</w:instrText>
      </w:r>
      <w:r>
        <w:fldChar w:fldCharType="separate"/>
      </w:r>
      <w:r w:rsidRPr="00DA25F1">
        <w:rPr>
          <w:lang w:val="en-US"/>
        </w:rPr>
        <w:t>https://letterboxd.com/</w:t>
      </w:r>
      <w:r>
        <w:fldChar w:fldCharType="end"/>
      </w:r>
      <w:bookmarkEnd w:id="195"/>
    </w:p>
    <w:p w14:paraId="06D86334" w14:textId="477044FD" w:rsidR="00D264DF" w:rsidRPr="00D264DF" w:rsidRDefault="00D264DF" w:rsidP="00D264DF">
      <w:pPr>
        <w:pStyle w:val="Prrafodelista"/>
        <w:numPr>
          <w:ilvl w:val="0"/>
          <w:numId w:val="2"/>
        </w:numPr>
      </w:pPr>
      <w:bookmarkStart w:id="197" w:name="_Ref213707607"/>
      <w:r w:rsidRPr="00DA25F1">
        <w:rPr>
          <w:lang w:val="en-US"/>
        </w:rPr>
        <w:t xml:space="preserve">IMDb. (2024). </w:t>
      </w:r>
      <w:r w:rsidRPr="00DA25F1">
        <w:rPr>
          <w:i/>
          <w:iCs/>
          <w:lang w:val="en-US"/>
        </w:rPr>
        <w:t>IMDb - Ratings, Reviews, and Where to Watch the Best Movies &amp; TV Shows</w:t>
      </w:r>
      <w:r w:rsidRPr="00DA25F1">
        <w:rPr>
          <w:lang w:val="en-US"/>
        </w:rPr>
        <w:t xml:space="preserve">. </w:t>
      </w:r>
      <w:r w:rsidRPr="00D264DF">
        <w:t xml:space="preserve">[Online]. Available: </w:t>
      </w:r>
      <w:hyperlink r:id="rId33" w:tgtFrame="_new" w:history="1">
        <w:r w:rsidRPr="00D264DF">
          <w:t>https://www.imdb.com/</w:t>
        </w:r>
      </w:hyperlink>
      <w:bookmarkEnd w:id="197"/>
    </w:p>
    <w:p w14:paraId="36626422" w14:textId="7D57B460" w:rsidR="00D264DF" w:rsidRPr="00DA25F1" w:rsidRDefault="00D264DF" w:rsidP="00D264DF">
      <w:pPr>
        <w:pStyle w:val="Prrafodelista"/>
        <w:numPr>
          <w:ilvl w:val="0"/>
          <w:numId w:val="2"/>
        </w:numPr>
        <w:rPr>
          <w:lang w:val="en-US"/>
        </w:rPr>
      </w:pPr>
      <w:bookmarkStart w:id="198" w:name="_Ref213707620"/>
      <w:r w:rsidRPr="00DA25F1">
        <w:rPr>
          <w:lang w:val="en-US"/>
        </w:rPr>
        <w:t xml:space="preserve">Serializd. (2024). </w:t>
      </w:r>
      <w:r w:rsidRPr="00DA25F1">
        <w:rPr>
          <w:i/>
          <w:iCs/>
          <w:lang w:val="en-US"/>
        </w:rPr>
        <w:t>Serializd - The social platform for TV</w:t>
      </w:r>
      <w:r w:rsidRPr="00DA25F1">
        <w:rPr>
          <w:lang w:val="en-US"/>
        </w:rPr>
        <w:t>. [Online]. Available: https://serializd.com/</w:t>
      </w:r>
      <w:bookmarkEnd w:id="198"/>
    </w:p>
    <w:p w14:paraId="77A84690" w14:textId="0DF90BD6" w:rsidR="00D264DF" w:rsidRPr="00DA25F1" w:rsidRDefault="00D264DF" w:rsidP="00D264DF">
      <w:pPr>
        <w:pStyle w:val="Prrafodelista"/>
        <w:numPr>
          <w:ilvl w:val="0"/>
          <w:numId w:val="2"/>
        </w:numPr>
        <w:rPr>
          <w:lang w:val="en-US"/>
        </w:rPr>
      </w:pPr>
      <w:bookmarkStart w:id="199" w:name="_Ref213707633"/>
      <w:r w:rsidRPr="00DA25F1">
        <w:rPr>
          <w:lang w:val="en-US"/>
        </w:rPr>
        <w:t xml:space="preserve">Spring. (2024). </w:t>
      </w:r>
      <w:r w:rsidRPr="00DA25F1">
        <w:rPr>
          <w:i/>
          <w:iCs/>
          <w:lang w:val="en-US"/>
        </w:rPr>
        <w:t>Spring Boot documentation</w:t>
      </w:r>
      <w:r w:rsidRPr="00DA25F1">
        <w:rPr>
          <w:lang w:val="en-US"/>
        </w:rPr>
        <w:t xml:space="preserve">. [Online]. Available: </w:t>
      </w:r>
      <w:r>
        <w:fldChar w:fldCharType="begin"/>
      </w:r>
      <w:r w:rsidRPr="005B41DD">
        <w:rPr>
          <w:lang w:val="en-US"/>
          <w:rPrChange w:id="200" w:author="FRANCISCO GARCIA SANCHEZ" w:date="2026-02-09T10:23:00Z" w16du:dateUtc="2026-02-09T09:23:00Z">
            <w:rPr/>
          </w:rPrChange>
        </w:rPr>
        <w:instrText>HYPERLINK "https://spring.io/projects/spring-boot" \t "_new"</w:instrText>
      </w:r>
      <w:r>
        <w:fldChar w:fldCharType="separate"/>
      </w:r>
      <w:r w:rsidRPr="00DA25F1">
        <w:rPr>
          <w:lang w:val="en-US"/>
        </w:rPr>
        <w:t>https://spring.io/projects/spring-boot</w:t>
      </w:r>
      <w:r>
        <w:fldChar w:fldCharType="end"/>
      </w:r>
      <w:bookmarkEnd w:id="199"/>
    </w:p>
    <w:p w14:paraId="0DA7F6D4" w14:textId="7F9C2836" w:rsidR="00D264DF" w:rsidRPr="00DA25F1" w:rsidRDefault="00D264DF" w:rsidP="00D264DF">
      <w:pPr>
        <w:pStyle w:val="Prrafodelista"/>
        <w:numPr>
          <w:ilvl w:val="0"/>
          <w:numId w:val="2"/>
        </w:numPr>
        <w:rPr>
          <w:lang w:val="en-US"/>
        </w:rPr>
      </w:pPr>
      <w:bookmarkStart w:id="201" w:name="_Ref213707645"/>
      <w:r w:rsidRPr="00DA25F1">
        <w:rPr>
          <w:lang w:val="en-US"/>
        </w:rPr>
        <w:t xml:space="preserve">Oracle. (2024). </w:t>
      </w:r>
      <w:r w:rsidRPr="00DA25F1">
        <w:rPr>
          <w:i/>
          <w:iCs/>
          <w:lang w:val="en-US"/>
        </w:rPr>
        <w:t>Java Platform, Standard Edition</w:t>
      </w:r>
      <w:r w:rsidRPr="00DA25F1">
        <w:rPr>
          <w:lang w:val="en-US"/>
        </w:rPr>
        <w:t xml:space="preserve">. [Online]. Available: </w:t>
      </w:r>
      <w:r>
        <w:fldChar w:fldCharType="begin"/>
      </w:r>
      <w:r w:rsidRPr="005B41DD">
        <w:rPr>
          <w:lang w:val="en-US"/>
          <w:rPrChange w:id="202" w:author="FRANCISCO GARCIA SANCHEZ" w:date="2026-02-09T10:23:00Z" w16du:dateUtc="2026-02-09T09:23:00Z">
            <w:rPr/>
          </w:rPrChange>
        </w:rPr>
        <w:instrText>HYPERLINK "https://www.java.com/" \t "_new"</w:instrText>
      </w:r>
      <w:r>
        <w:fldChar w:fldCharType="separate"/>
      </w:r>
      <w:r w:rsidRPr="00DA25F1">
        <w:rPr>
          <w:lang w:val="en-US"/>
        </w:rPr>
        <w:t>https://www.java.com/</w:t>
      </w:r>
      <w:r>
        <w:fldChar w:fldCharType="end"/>
      </w:r>
      <w:bookmarkEnd w:id="201"/>
    </w:p>
    <w:p w14:paraId="7FB4E7DF" w14:textId="28C152F9" w:rsidR="00D264DF" w:rsidRDefault="00D264DF" w:rsidP="00D264DF">
      <w:pPr>
        <w:pStyle w:val="Prrafodelista"/>
        <w:numPr>
          <w:ilvl w:val="0"/>
          <w:numId w:val="2"/>
        </w:numPr>
      </w:pPr>
      <w:bookmarkStart w:id="203" w:name="_Ref213707657"/>
      <w:r w:rsidRPr="00DA25F1">
        <w:rPr>
          <w:lang w:val="en-US"/>
        </w:rPr>
        <w:t xml:space="preserve">PostgreSQL Global Development Group. (2024). </w:t>
      </w:r>
      <w:r w:rsidRPr="00DA25F1">
        <w:rPr>
          <w:i/>
          <w:iCs/>
          <w:lang w:val="en-US"/>
        </w:rPr>
        <w:t>PostgreSQL Database</w:t>
      </w:r>
      <w:r w:rsidRPr="00DA25F1">
        <w:rPr>
          <w:lang w:val="en-US"/>
        </w:rPr>
        <w:t xml:space="preserve">. </w:t>
      </w:r>
      <w:r w:rsidRPr="00D264DF">
        <w:t xml:space="preserve">[Online]. Available: </w:t>
      </w:r>
      <w:hyperlink r:id="rId34" w:tgtFrame="_new" w:history="1">
        <w:r w:rsidRPr="00D264DF">
          <w:t>https://www.postgresql.org/</w:t>
        </w:r>
      </w:hyperlink>
      <w:bookmarkEnd w:id="203"/>
    </w:p>
    <w:p w14:paraId="5C1253A1" w14:textId="03171F45" w:rsidR="00E06686" w:rsidRPr="00E06686" w:rsidRDefault="00E06686" w:rsidP="00D264DF">
      <w:pPr>
        <w:pStyle w:val="Prrafodelista"/>
        <w:numPr>
          <w:ilvl w:val="0"/>
          <w:numId w:val="2"/>
        </w:numPr>
        <w:rPr>
          <w:lang w:val="en-US"/>
        </w:rPr>
      </w:pPr>
      <w:r>
        <w:t xml:space="preserve"> </w:t>
      </w:r>
      <w:bookmarkStart w:id="204" w:name="_Ref213707666"/>
      <w:r w:rsidRPr="00864D00">
        <w:rPr>
          <w:i/>
          <w:iCs/>
        </w:rPr>
        <w:t>Amazon Web Services</w:t>
      </w:r>
      <w:r>
        <w:t xml:space="preserve">. (2024). </w:t>
      </w:r>
      <w:r w:rsidRPr="00864D00">
        <w:t>¿Qué es una API de RESTful?</w:t>
      </w:r>
      <w:r>
        <w:t>.</w:t>
      </w:r>
      <w:r w:rsidRPr="00D264DF">
        <w:t xml:space="preserve"> </w:t>
      </w:r>
      <w:r w:rsidRPr="00DA25F1">
        <w:rPr>
          <w:lang w:val="en-US"/>
        </w:rPr>
        <w:t xml:space="preserve">[Online]. </w:t>
      </w:r>
      <w:r w:rsidRPr="00293AE6">
        <w:rPr>
          <w:lang w:val="en-US"/>
        </w:rPr>
        <w:t>Available: https://aws.amazon.com/es/what-is/restful-api/</w:t>
      </w:r>
      <w:bookmarkEnd w:id="204"/>
    </w:p>
    <w:p w14:paraId="22E351CC" w14:textId="22033B38" w:rsidR="0093454B" w:rsidRPr="00DA25F1" w:rsidRDefault="0093454B" w:rsidP="0093454B">
      <w:pPr>
        <w:pStyle w:val="Prrafodelista"/>
        <w:numPr>
          <w:ilvl w:val="0"/>
          <w:numId w:val="2"/>
        </w:numPr>
        <w:rPr>
          <w:lang w:val="en-US"/>
        </w:rPr>
      </w:pPr>
      <w:r>
        <w:rPr>
          <w:lang w:val="en-US"/>
        </w:rPr>
        <w:t xml:space="preserve"> </w:t>
      </w:r>
      <w:bookmarkStart w:id="205" w:name="_Ref223385329"/>
      <w:r>
        <w:rPr>
          <w:lang w:val="en-US"/>
        </w:rPr>
        <w:t>OpenAPI Initiative</w:t>
      </w:r>
      <w:r w:rsidRPr="00DA25F1">
        <w:rPr>
          <w:lang w:val="en-US"/>
        </w:rPr>
        <w:t>. (202</w:t>
      </w:r>
      <w:r>
        <w:rPr>
          <w:lang w:val="en-US"/>
        </w:rPr>
        <w:t>5</w:t>
      </w:r>
      <w:r w:rsidRPr="00DA25F1">
        <w:rPr>
          <w:lang w:val="en-US"/>
        </w:rPr>
        <w:t xml:space="preserve">). </w:t>
      </w:r>
      <w:r>
        <w:rPr>
          <w:i/>
          <w:iCs/>
          <w:lang w:val="en-US"/>
        </w:rPr>
        <w:t>OpenAPI Specification – Define standard, language-agnostic RESTful APIs</w:t>
      </w:r>
      <w:r w:rsidRPr="00DA25F1">
        <w:rPr>
          <w:lang w:val="en-US"/>
        </w:rPr>
        <w:t xml:space="preserve">. [Online]. Available: </w:t>
      </w:r>
      <w:hyperlink r:id="rId35" w:history="1">
        <w:r w:rsidRPr="0093454B">
          <w:rPr>
            <w:rStyle w:val="Hipervnculo"/>
            <w:lang w:val="en-US"/>
          </w:rPr>
          <w:t>https://www.openapis.org/</w:t>
        </w:r>
      </w:hyperlink>
      <w:bookmarkEnd w:id="205"/>
    </w:p>
    <w:p w14:paraId="13F14F37" w14:textId="1B0F55AE" w:rsidR="0093454B" w:rsidRPr="00DA25F1" w:rsidRDefault="0093454B" w:rsidP="0093454B">
      <w:pPr>
        <w:pStyle w:val="Prrafodelista"/>
        <w:numPr>
          <w:ilvl w:val="0"/>
          <w:numId w:val="2"/>
        </w:numPr>
        <w:rPr>
          <w:lang w:val="en-US"/>
        </w:rPr>
      </w:pPr>
      <w:r>
        <w:rPr>
          <w:lang w:val="en-US"/>
        </w:rPr>
        <w:t xml:space="preserve"> </w:t>
      </w:r>
      <w:bookmarkStart w:id="206" w:name="_Ref223385334"/>
      <w:r>
        <w:rPr>
          <w:lang w:val="en-US"/>
        </w:rPr>
        <w:t>Swagger</w:t>
      </w:r>
      <w:r w:rsidRPr="00DA25F1">
        <w:rPr>
          <w:lang w:val="en-US"/>
        </w:rPr>
        <w:t>. (202</w:t>
      </w:r>
      <w:r>
        <w:rPr>
          <w:lang w:val="en-US"/>
        </w:rPr>
        <w:t>5</w:t>
      </w:r>
      <w:r w:rsidRPr="00DA25F1">
        <w:rPr>
          <w:lang w:val="en-US"/>
        </w:rPr>
        <w:t xml:space="preserve">). </w:t>
      </w:r>
      <w:r>
        <w:rPr>
          <w:i/>
          <w:iCs/>
          <w:lang w:val="en-US"/>
        </w:rPr>
        <w:t>API Development Tools</w:t>
      </w:r>
      <w:r w:rsidRPr="00DA25F1">
        <w:rPr>
          <w:lang w:val="en-US"/>
        </w:rPr>
        <w:t xml:space="preserve">. [Online]. Available: </w:t>
      </w:r>
      <w:hyperlink r:id="rId36" w:history="1">
        <w:r w:rsidRPr="0093454B">
          <w:rPr>
            <w:rStyle w:val="Hipervnculo"/>
            <w:lang w:val="en-US"/>
          </w:rPr>
          <w:t>https://sw</w:t>
        </w:r>
        <w:r w:rsidRPr="0093454B">
          <w:rPr>
            <w:rStyle w:val="Hipervnculo"/>
            <w:lang w:val="en-US"/>
          </w:rPr>
          <w:t>a</w:t>
        </w:r>
        <w:r w:rsidRPr="0093454B">
          <w:rPr>
            <w:rStyle w:val="Hipervnculo"/>
            <w:lang w:val="en-US"/>
          </w:rPr>
          <w:t>g</w:t>
        </w:r>
        <w:r w:rsidRPr="0093454B">
          <w:rPr>
            <w:rStyle w:val="Hipervnculo"/>
            <w:lang w:val="en-US"/>
          </w:rPr>
          <w:t>g</w:t>
        </w:r>
        <w:r w:rsidRPr="0093454B">
          <w:rPr>
            <w:rStyle w:val="Hipervnculo"/>
            <w:lang w:val="en-US"/>
          </w:rPr>
          <w:t>er.io/</w:t>
        </w:r>
      </w:hyperlink>
      <w:bookmarkEnd w:id="206"/>
    </w:p>
    <w:p w14:paraId="40AC40AF" w14:textId="4F992E62" w:rsidR="0093454B" w:rsidRPr="00DA25F1" w:rsidRDefault="0093454B" w:rsidP="0093454B">
      <w:pPr>
        <w:pStyle w:val="Prrafodelista"/>
        <w:numPr>
          <w:ilvl w:val="0"/>
          <w:numId w:val="2"/>
        </w:numPr>
        <w:rPr>
          <w:lang w:val="en-US"/>
        </w:rPr>
      </w:pPr>
      <w:r>
        <w:rPr>
          <w:lang w:val="en-US"/>
        </w:rPr>
        <w:t xml:space="preserve"> </w:t>
      </w:r>
      <w:bookmarkStart w:id="207" w:name="_Ref223385342"/>
      <w:r>
        <w:rPr>
          <w:lang w:val="en-US"/>
        </w:rPr>
        <w:t>H2 Database Engine</w:t>
      </w:r>
      <w:r w:rsidRPr="00DA25F1">
        <w:rPr>
          <w:lang w:val="en-US"/>
        </w:rPr>
        <w:t>. (202</w:t>
      </w:r>
      <w:r>
        <w:rPr>
          <w:lang w:val="en-US"/>
        </w:rPr>
        <w:t>5</w:t>
      </w:r>
      <w:r w:rsidRPr="00DA25F1">
        <w:rPr>
          <w:lang w:val="en-US"/>
        </w:rPr>
        <w:t xml:space="preserve">). </w:t>
      </w:r>
      <w:r>
        <w:rPr>
          <w:i/>
          <w:iCs/>
          <w:lang w:val="en-US"/>
        </w:rPr>
        <w:t>H2 – Java SQL Database</w:t>
      </w:r>
      <w:r w:rsidRPr="00DA25F1">
        <w:rPr>
          <w:lang w:val="en-US"/>
        </w:rPr>
        <w:t xml:space="preserve">. [Online]. Available: </w:t>
      </w:r>
      <w:hyperlink r:id="rId37" w:history="1">
        <w:r w:rsidR="000B59BB" w:rsidRPr="000B59BB">
          <w:rPr>
            <w:rStyle w:val="Hipervnculo"/>
            <w:lang w:val="en-US"/>
          </w:rPr>
          <w:t>https://www.h2database.com/</w:t>
        </w:r>
      </w:hyperlink>
      <w:bookmarkEnd w:id="207"/>
    </w:p>
    <w:p w14:paraId="5A305371" w14:textId="370ED7C5" w:rsidR="00D264DF" w:rsidRPr="00E06686" w:rsidRDefault="0093454B" w:rsidP="00E06686">
      <w:pPr>
        <w:pStyle w:val="Prrafodelista"/>
        <w:numPr>
          <w:ilvl w:val="0"/>
          <w:numId w:val="2"/>
        </w:numPr>
        <w:rPr>
          <w:lang w:val="en-US"/>
        </w:rPr>
      </w:pPr>
      <w:r>
        <w:rPr>
          <w:lang w:val="en-US"/>
        </w:rPr>
        <w:t xml:space="preserve"> </w:t>
      </w:r>
      <w:bookmarkStart w:id="208" w:name="_Ref223385346"/>
      <w:r w:rsidR="000B59BB">
        <w:rPr>
          <w:lang w:val="en-US"/>
        </w:rPr>
        <w:t>JaCoCo</w:t>
      </w:r>
      <w:r w:rsidRPr="00DA25F1">
        <w:rPr>
          <w:lang w:val="en-US"/>
        </w:rPr>
        <w:t>. (202</w:t>
      </w:r>
      <w:r w:rsidR="000B59BB">
        <w:rPr>
          <w:lang w:val="en-US"/>
        </w:rPr>
        <w:t>5</w:t>
      </w:r>
      <w:r w:rsidRPr="00DA25F1">
        <w:rPr>
          <w:lang w:val="en-US"/>
        </w:rPr>
        <w:t>).</w:t>
      </w:r>
      <w:r w:rsidR="000B59BB">
        <w:rPr>
          <w:lang w:val="en-US"/>
        </w:rPr>
        <w:t xml:space="preserve"> </w:t>
      </w:r>
      <w:r w:rsidR="000B59BB">
        <w:rPr>
          <w:i/>
          <w:iCs/>
          <w:lang w:val="en-US"/>
        </w:rPr>
        <w:t>JaCoCo – Java Code Coverage Library</w:t>
      </w:r>
      <w:r w:rsidRPr="00DA25F1">
        <w:rPr>
          <w:lang w:val="en-US"/>
        </w:rPr>
        <w:t xml:space="preserve">. [Online]. Available: </w:t>
      </w:r>
      <w:hyperlink r:id="rId38" w:history="1">
        <w:r w:rsidR="000B59BB" w:rsidRPr="000B59BB">
          <w:rPr>
            <w:rStyle w:val="Hipervnculo"/>
            <w:lang w:val="en-US"/>
          </w:rPr>
          <w:t>https://www.jacoco.or</w:t>
        </w:r>
        <w:r w:rsidR="000B59BB" w:rsidRPr="000B59BB">
          <w:rPr>
            <w:rStyle w:val="Hipervnculo"/>
            <w:lang w:val="en-US"/>
          </w:rPr>
          <w:t>g</w:t>
        </w:r>
        <w:r w:rsidR="000B59BB" w:rsidRPr="000B59BB">
          <w:rPr>
            <w:rStyle w:val="Hipervnculo"/>
            <w:lang w:val="en-US"/>
          </w:rPr>
          <w:t>/jacoco/</w:t>
        </w:r>
      </w:hyperlink>
      <w:bookmarkEnd w:id="208"/>
    </w:p>
    <w:p w14:paraId="0AFDF297" w14:textId="4CC6BD04" w:rsidR="00D264DF" w:rsidRPr="00D264DF" w:rsidRDefault="00D264DF" w:rsidP="00D264DF">
      <w:pPr>
        <w:pStyle w:val="Prrafodelista"/>
        <w:numPr>
          <w:ilvl w:val="0"/>
          <w:numId w:val="2"/>
        </w:numPr>
      </w:pPr>
      <w:r w:rsidRPr="00293AE6">
        <w:rPr>
          <w:lang w:val="en-US"/>
        </w:rPr>
        <w:t xml:space="preserve"> </w:t>
      </w:r>
      <w:bookmarkStart w:id="209" w:name="_Ref213707676"/>
      <w:r w:rsidRPr="00DA25F1">
        <w:rPr>
          <w:lang w:val="en-US"/>
        </w:rPr>
        <w:t xml:space="preserve">Meta Open Source. (2024). </w:t>
      </w:r>
      <w:r w:rsidRPr="00DA25F1">
        <w:rPr>
          <w:i/>
          <w:iCs/>
          <w:lang w:val="en-US"/>
        </w:rPr>
        <w:t>React – A JavaScript library for building user interfaces</w:t>
      </w:r>
      <w:r w:rsidRPr="00DA25F1">
        <w:rPr>
          <w:lang w:val="en-US"/>
        </w:rPr>
        <w:t xml:space="preserve">. </w:t>
      </w:r>
      <w:r w:rsidRPr="00D264DF">
        <w:t xml:space="preserve">[Online]. Available: </w:t>
      </w:r>
      <w:hyperlink r:id="rId39" w:tgtFrame="_new" w:history="1">
        <w:r w:rsidRPr="00D264DF">
          <w:t>https://react.dev/</w:t>
        </w:r>
      </w:hyperlink>
      <w:bookmarkEnd w:id="209"/>
    </w:p>
    <w:p w14:paraId="4B504AD8" w14:textId="52D4E7A0" w:rsidR="00D264DF" w:rsidRPr="00DA25F1" w:rsidRDefault="00D264DF" w:rsidP="00D264DF">
      <w:pPr>
        <w:pStyle w:val="Prrafodelista"/>
        <w:numPr>
          <w:ilvl w:val="0"/>
          <w:numId w:val="2"/>
        </w:numPr>
        <w:rPr>
          <w:lang w:val="en-US"/>
        </w:rPr>
      </w:pPr>
      <w:r w:rsidRPr="00DA25F1">
        <w:rPr>
          <w:lang w:val="en-US"/>
        </w:rPr>
        <w:t xml:space="preserve"> </w:t>
      </w:r>
      <w:bookmarkStart w:id="210" w:name="_Ref213707686"/>
      <w:r w:rsidRPr="00DA25F1">
        <w:rPr>
          <w:lang w:val="en-US"/>
        </w:rPr>
        <w:t xml:space="preserve">Microsoft. (2024). </w:t>
      </w:r>
      <w:r w:rsidRPr="00DA25F1">
        <w:rPr>
          <w:i/>
          <w:iCs/>
          <w:lang w:val="en-US"/>
        </w:rPr>
        <w:t>TypeScript – Typed JavaScript at Any Scale</w:t>
      </w:r>
      <w:r w:rsidRPr="00DA25F1">
        <w:rPr>
          <w:lang w:val="en-US"/>
        </w:rPr>
        <w:t xml:space="preserve">. [Online]. Available: </w:t>
      </w:r>
      <w:r>
        <w:fldChar w:fldCharType="begin"/>
      </w:r>
      <w:r w:rsidRPr="001F3895">
        <w:rPr>
          <w:lang w:val="en-US"/>
          <w:rPrChange w:id="211" w:author="FRANCISCO GARCIA SANCHEZ" w:date="2026-02-09T10:16:00Z" w16du:dateUtc="2026-02-09T09:16:00Z">
            <w:rPr/>
          </w:rPrChange>
        </w:rPr>
        <w:instrText>HYPERLINK "https://www.typescriptlang.org/" \t "_new"</w:instrText>
      </w:r>
      <w:r>
        <w:fldChar w:fldCharType="separate"/>
      </w:r>
      <w:r w:rsidRPr="00DA25F1">
        <w:rPr>
          <w:lang w:val="en-US"/>
        </w:rPr>
        <w:t>https://www.typescriptlang.org/</w:t>
      </w:r>
      <w:r>
        <w:fldChar w:fldCharType="end"/>
      </w:r>
      <w:bookmarkEnd w:id="210"/>
    </w:p>
    <w:p w14:paraId="62541EF4" w14:textId="459DD3D8" w:rsidR="00D264DF" w:rsidRPr="00DA25F1" w:rsidRDefault="00D264DF" w:rsidP="00D264DF">
      <w:pPr>
        <w:pStyle w:val="Prrafodelista"/>
        <w:numPr>
          <w:ilvl w:val="0"/>
          <w:numId w:val="2"/>
        </w:numPr>
        <w:rPr>
          <w:lang w:val="en-US"/>
        </w:rPr>
      </w:pPr>
      <w:r w:rsidRPr="00DA25F1">
        <w:rPr>
          <w:lang w:val="en-US"/>
        </w:rPr>
        <w:t xml:space="preserve"> </w:t>
      </w:r>
      <w:bookmarkStart w:id="212" w:name="_Ref213707696"/>
      <w:r w:rsidRPr="00DA25F1">
        <w:rPr>
          <w:lang w:val="en-US"/>
        </w:rPr>
        <w:t xml:space="preserve">Tailwind Labs. (2024). </w:t>
      </w:r>
      <w:r w:rsidRPr="00DA25F1">
        <w:rPr>
          <w:i/>
          <w:iCs/>
          <w:lang w:val="en-US"/>
        </w:rPr>
        <w:t>Tailwind CSS Documentation</w:t>
      </w:r>
      <w:r w:rsidRPr="00DA25F1">
        <w:rPr>
          <w:lang w:val="en-US"/>
        </w:rPr>
        <w:t xml:space="preserve">. [Online]. Available: </w:t>
      </w:r>
      <w:r>
        <w:fldChar w:fldCharType="begin"/>
      </w:r>
      <w:r w:rsidRPr="001F3895">
        <w:rPr>
          <w:lang w:val="en-US"/>
          <w:rPrChange w:id="213" w:author="FRANCISCO GARCIA SANCHEZ" w:date="2026-02-09T10:16:00Z" w16du:dateUtc="2026-02-09T09:16:00Z">
            <w:rPr/>
          </w:rPrChange>
        </w:rPr>
        <w:instrText>HYPERLINK "https://tailwindcss.com/" \t "_new"</w:instrText>
      </w:r>
      <w:r>
        <w:fldChar w:fldCharType="separate"/>
      </w:r>
      <w:r w:rsidRPr="00DA25F1">
        <w:rPr>
          <w:lang w:val="en-US"/>
        </w:rPr>
        <w:t>https://tailwindcss.com/</w:t>
      </w:r>
      <w:r>
        <w:fldChar w:fldCharType="end"/>
      </w:r>
      <w:bookmarkEnd w:id="212"/>
    </w:p>
    <w:p w14:paraId="5034525A" w14:textId="2A7E2D55" w:rsidR="00D264DF" w:rsidRPr="00DA25F1" w:rsidRDefault="00D264DF" w:rsidP="00D264DF">
      <w:pPr>
        <w:pStyle w:val="Prrafodelista"/>
        <w:numPr>
          <w:ilvl w:val="0"/>
          <w:numId w:val="2"/>
        </w:numPr>
        <w:rPr>
          <w:lang w:val="en-US"/>
        </w:rPr>
      </w:pPr>
      <w:r w:rsidRPr="00DA25F1">
        <w:rPr>
          <w:lang w:val="en-US"/>
        </w:rPr>
        <w:t xml:space="preserve"> </w:t>
      </w:r>
      <w:bookmarkStart w:id="214" w:name="_Ref213707706"/>
      <w:r w:rsidRPr="00DA25F1">
        <w:rPr>
          <w:lang w:val="en-US"/>
        </w:rPr>
        <w:t xml:space="preserve">Mantine. (2024). </w:t>
      </w:r>
      <w:r w:rsidRPr="00DA25F1">
        <w:rPr>
          <w:i/>
          <w:iCs/>
          <w:lang w:val="en-US"/>
        </w:rPr>
        <w:t>Mantine React Components Library</w:t>
      </w:r>
      <w:r w:rsidRPr="00DA25F1">
        <w:rPr>
          <w:lang w:val="en-US"/>
        </w:rPr>
        <w:t xml:space="preserve">. [Online]. Available: </w:t>
      </w:r>
      <w:r>
        <w:fldChar w:fldCharType="begin"/>
      </w:r>
      <w:r w:rsidRPr="001F3895">
        <w:rPr>
          <w:lang w:val="en-US"/>
          <w:rPrChange w:id="215" w:author="FRANCISCO GARCIA SANCHEZ" w:date="2026-02-09T10:16:00Z" w16du:dateUtc="2026-02-09T09:16:00Z">
            <w:rPr/>
          </w:rPrChange>
        </w:rPr>
        <w:instrText>HYPERLINK "https://mantine.dev/" \t "_new"</w:instrText>
      </w:r>
      <w:r>
        <w:fldChar w:fldCharType="separate"/>
      </w:r>
      <w:r w:rsidRPr="00DA25F1">
        <w:rPr>
          <w:lang w:val="en-US"/>
        </w:rPr>
        <w:t>https://mantine.dev/</w:t>
      </w:r>
      <w:r>
        <w:fldChar w:fldCharType="end"/>
      </w:r>
      <w:bookmarkEnd w:id="214"/>
    </w:p>
    <w:p w14:paraId="02482D20" w14:textId="71DC4634" w:rsidR="00D264DF" w:rsidRPr="00DA25F1" w:rsidRDefault="00D264DF" w:rsidP="00D264DF">
      <w:pPr>
        <w:pStyle w:val="Prrafodelista"/>
        <w:numPr>
          <w:ilvl w:val="0"/>
          <w:numId w:val="2"/>
        </w:numPr>
        <w:rPr>
          <w:lang w:val="en-US"/>
        </w:rPr>
      </w:pPr>
      <w:r w:rsidRPr="00DA25F1">
        <w:rPr>
          <w:lang w:val="en-US"/>
        </w:rPr>
        <w:lastRenderedPageBreak/>
        <w:t xml:space="preserve"> </w:t>
      </w:r>
      <w:bookmarkStart w:id="216" w:name="_Ref213707714"/>
      <w:r w:rsidRPr="00DA25F1">
        <w:rPr>
          <w:lang w:val="en-US"/>
        </w:rPr>
        <w:t xml:space="preserve">The Movie Database (TMDB). (2024). </w:t>
      </w:r>
      <w:r w:rsidRPr="00DA25F1">
        <w:rPr>
          <w:i/>
          <w:iCs/>
          <w:lang w:val="en-US"/>
        </w:rPr>
        <w:t>TMDB API and documentation</w:t>
      </w:r>
      <w:r w:rsidRPr="00DA25F1">
        <w:rPr>
          <w:lang w:val="en-US"/>
        </w:rPr>
        <w:t xml:space="preserve">. [Online]. Available: </w:t>
      </w:r>
      <w:r>
        <w:fldChar w:fldCharType="begin"/>
      </w:r>
      <w:r w:rsidRPr="001F3895">
        <w:rPr>
          <w:lang w:val="en-US"/>
          <w:rPrChange w:id="217" w:author="FRANCISCO GARCIA SANCHEZ" w:date="2026-02-09T10:16:00Z" w16du:dateUtc="2026-02-09T09:16:00Z">
            <w:rPr/>
          </w:rPrChange>
        </w:rPr>
        <w:instrText>HYPERLINK "https://www.themoviedb.org/" \t "_new"</w:instrText>
      </w:r>
      <w:r>
        <w:fldChar w:fldCharType="separate"/>
      </w:r>
      <w:r w:rsidRPr="00DA25F1">
        <w:rPr>
          <w:lang w:val="en-US"/>
        </w:rPr>
        <w:t>https://www.themoviedb.org/</w:t>
      </w:r>
      <w:r>
        <w:fldChar w:fldCharType="end"/>
      </w:r>
      <w:bookmarkEnd w:id="216"/>
    </w:p>
    <w:p w14:paraId="25F7E3B7" w14:textId="45D0AF27" w:rsidR="00D264DF" w:rsidRPr="00DA25F1" w:rsidRDefault="00D264DF" w:rsidP="00D264DF">
      <w:pPr>
        <w:pStyle w:val="Prrafodelista"/>
        <w:numPr>
          <w:ilvl w:val="0"/>
          <w:numId w:val="2"/>
        </w:numPr>
        <w:rPr>
          <w:lang w:val="en-US"/>
        </w:rPr>
      </w:pPr>
      <w:r w:rsidRPr="00DA25F1">
        <w:rPr>
          <w:lang w:val="en-US"/>
        </w:rPr>
        <w:t xml:space="preserve"> </w:t>
      </w:r>
      <w:bookmarkStart w:id="218" w:name="_Ref213707726"/>
      <w:r w:rsidRPr="00DA25F1">
        <w:rPr>
          <w:lang w:val="en-US"/>
        </w:rPr>
        <w:t xml:space="preserve">Microsoft. (2024). </w:t>
      </w:r>
      <w:r w:rsidRPr="00DA25F1">
        <w:rPr>
          <w:i/>
          <w:iCs/>
          <w:lang w:val="en-US"/>
        </w:rPr>
        <w:t>Visual Studio Code</w:t>
      </w:r>
      <w:r w:rsidRPr="00DA25F1">
        <w:rPr>
          <w:lang w:val="en-US"/>
        </w:rPr>
        <w:t xml:space="preserve">. [Online]. Available: </w:t>
      </w:r>
      <w:r>
        <w:fldChar w:fldCharType="begin"/>
      </w:r>
      <w:r w:rsidRPr="001F3895">
        <w:rPr>
          <w:lang w:val="en-US"/>
          <w:rPrChange w:id="219" w:author="FRANCISCO GARCIA SANCHEZ" w:date="2026-02-09T10:16:00Z" w16du:dateUtc="2026-02-09T09:16:00Z">
            <w:rPr/>
          </w:rPrChange>
        </w:rPr>
        <w:instrText>HYPERLINK "https://code.visualstudio.com/" \t "_new"</w:instrText>
      </w:r>
      <w:r>
        <w:fldChar w:fldCharType="separate"/>
      </w:r>
      <w:r w:rsidRPr="00DA25F1">
        <w:rPr>
          <w:lang w:val="en-US"/>
        </w:rPr>
        <w:t>https://code.visualstudio.com/</w:t>
      </w:r>
      <w:r>
        <w:fldChar w:fldCharType="end"/>
      </w:r>
      <w:bookmarkEnd w:id="218"/>
    </w:p>
    <w:p w14:paraId="31E7BB13" w14:textId="135BDA41" w:rsidR="00D264DF" w:rsidRPr="00DA25F1" w:rsidRDefault="00D264DF" w:rsidP="00D264DF">
      <w:pPr>
        <w:pStyle w:val="Prrafodelista"/>
        <w:numPr>
          <w:ilvl w:val="0"/>
          <w:numId w:val="2"/>
        </w:numPr>
        <w:rPr>
          <w:lang w:val="en-US"/>
        </w:rPr>
      </w:pPr>
      <w:r w:rsidRPr="00DA25F1">
        <w:rPr>
          <w:lang w:val="en-US"/>
        </w:rPr>
        <w:t xml:space="preserve"> </w:t>
      </w:r>
      <w:bookmarkStart w:id="220" w:name="_Ref213707734"/>
      <w:r w:rsidRPr="00DA25F1">
        <w:rPr>
          <w:lang w:val="en-US"/>
        </w:rPr>
        <w:t xml:space="preserve">Git SCM. (2024). </w:t>
      </w:r>
      <w:r w:rsidRPr="00DA25F1">
        <w:rPr>
          <w:i/>
          <w:iCs/>
          <w:lang w:val="en-US"/>
        </w:rPr>
        <w:t>Git – Distributed version control system</w:t>
      </w:r>
      <w:r w:rsidRPr="00DA25F1">
        <w:rPr>
          <w:lang w:val="en-US"/>
        </w:rPr>
        <w:t xml:space="preserve">. [Online]. Available: </w:t>
      </w:r>
      <w:r>
        <w:fldChar w:fldCharType="begin"/>
      </w:r>
      <w:r w:rsidRPr="001F3895">
        <w:rPr>
          <w:lang w:val="en-US"/>
          <w:rPrChange w:id="221" w:author="FRANCISCO GARCIA SANCHEZ" w:date="2026-02-09T10:16:00Z" w16du:dateUtc="2026-02-09T09:16:00Z">
            <w:rPr/>
          </w:rPrChange>
        </w:rPr>
        <w:instrText>HYPERLINK "https://git-scm.com/" \t "_new"</w:instrText>
      </w:r>
      <w:r>
        <w:fldChar w:fldCharType="separate"/>
      </w:r>
      <w:r w:rsidRPr="00DA25F1">
        <w:rPr>
          <w:lang w:val="en-US"/>
        </w:rPr>
        <w:t>https://git-scm.com/</w:t>
      </w:r>
      <w:r>
        <w:fldChar w:fldCharType="end"/>
      </w:r>
      <w:bookmarkEnd w:id="220"/>
    </w:p>
    <w:p w14:paraId="281E5ADE" w14:textId="62092937" w:rsidR="007C5ACC" w:rsidRPr="007C5ACC" w:rsidRDefault="00D264DF" w:rsidP="007C5ACC">
      <w:pPr>
        <w:pStyle w:val="Prrafodelista"/>
        <w:numPr>
          <w:ilvl w:val="0"/>
          <w:numId w:val="2"/>
        </w:numPr>
        <w:rPr>
          <w:lang w:val="en-US"/>
        </w:rPr>
      </w:pPr>
      <w:r w:rsidRPr="00DA25F1">
        <w:rPr>
          <w:lang w:val="en-US"/>
        </w:rPr>
        <w:t xml:space="preserve"> </w:t>
      </w:r>
      <w:bookmarkStart w:id="222" w:name="_Ref213707740"/>
      <w:r w:rsidRPr="00DA25F1">
        <w:rPr>
          <w:lang w:val="en-US"/>
        </w:rPr>
        <w:t xml:space="preserve">GitHub. (2024). </w:t>
      </w:r>
      <w:r w:rsidRPr="00DA25F1">
        <w:rPr>
          <w:i/>
          <w:iCs/>
          <w:lang w:val="en-US"/>
        </w:rPr>
        <w:t>GitHub – Where the world builds software</w:t>
      </w:r>
      <w:r w:rsidRPr="00DA25F1">
        <w:rPr>
          <w:lang w:val="en-US"/>
        </w:rPr>
        <w:t xml:space="preserve">. [Online]. Available: </w:t>
      </w:r>
      <w:r>
        <w:fldChar w:fldCharType="begin"/>
      </w:r>
      <w:r w:rsidRPr="001F3895">
        <w:rPr>
          <w:lang w:val="en-US"/>
          <w:rPrChange w:id="223" w:author="FRANCISCO GARCIA SANCHEZ" w:date="2026-02-09T10:16:00Z" w16du:dateUtc="2026-02-09T09:16:00Z">
            <w:rPr/>
          </w:rPrChange>
        </w:rPr>
        <w:instrText>HYPERLINK "https://github.com/" \t "_new"</w:instrText>
      </w:r>
      <w:r>
        <w:fldChar w:fldCharType="separate"/>
      </w:r>
      <w:r w:rsidRPr="00DA25F1">
        <w:rPr>
          <w:lang w:val="en-US"/>
        </w:rPr>
        <w:t>https://github.com/</w:t>
      </w:r>
      <w:r>
        <w:fldChar w:fldCharType="end"/>
      </w:r>
      <w:bookmarkEnd w:id="222"/>
    </w:p>
    <w:p w14:paraId="0CEDCBD6" w14:textId="01B4E229" w:rsidR="00D264DF" w:rsidRPr="007C5ACC" w:rsidRDefault="00D264DF" w:rsidP="00D264DF">
      <w:pPr>
        <w:pStyle w:val="Prrafodelista"/>
        <w:numPr>
          <w:ilvl w:val="0"/>
          <w:numId w:val="2"/>
        </w:numPr>
        <w:rPr>
          <w:lang w:val="en-US"/>
        </w:rPr>
      </w:pPr>
      <w:r w:rsidRPr="00DA25F1">
        <w:rPr>
          <w:lang w:val="en-US"/>
        </w:rPr>
        <w:t xml:space="preserve"> </w:t>
      </w:r>
      <w:bookmarkStart w:id="224" w:name="_Ref213707748"/>
      <w:r w:rsidRPr="00DA25F1">
        <w:rPr>
          <w:lang w:val="en-US"/>
        </w:rPr>
        <w:t xml:space="preserve">Postman. (2024). </w:t>
      </w:r>
      <w:r w:rsidRPr="00DA25F1">
        <w:rPr>
          <w:i/>
          <w:iCs/>
          <w:lang w:val="en-US"/>
        </w:rPr>
        <w:t>Postman API Platform</w:t>
      </w:r>
      <w:r w:rsidRPr="00DA25F1">
        <w:rPr>
          <w:lang w:val="en-US"/>
        </w:rPr>
        <w:t xml:space="preserve">. [Online]. Available: </w:t>
      </w:r>
      <w:r>
        <w:fldChar w:fldCharType="begin"/>
      </w:r>
      <w:r w:rsidRPr="001F3895">
        <w:rPr>
          <w:lang w:val="en-US"/>
          <w:rPrChange w:id="225" w:author="FRANCISCO GARCIA SANCHEZ" w:date="2026-02-09T10:16:00Z" w16du:dateUtc="2026-02-09T09:16:00Z">
            <w:rPr/>
          </w:rPrChange>
        </w:rPr>
        <w:instrText>HYPERLINK "https://www.postman.com/" \t "_new"</w:instrText>
      </w:r>
      <w:r>
        <w:fldChar w:fldCharType="separate"/>
      </w:r>
      <w:r w:rsidRPr="00DA25F1">
        <w:rPr>
          <w:lang w:val="en-US"/>
        </w:rPr>
        <w:t>https://www.postman.com/</w:t>
      </w:r>
      <w:r>
        <w:fldChar w:fldCharType="end"/>
      </w:r>
      <w:bookmarkEnd w:id="224"/>
    </w:p>
    <w:p w14:paraId="23E68E19" w14:textId="21C10645" w:rsidR="007C5ACC" w:rsidRPr="007C5ACC" w:rsidRDefault="007C5ACC" w:rsidP="007C5ACC">
      <w:pPr>
        <w:pStyle w:val="Prrafodelista"/>
        <w:numPr>
          <w:ilvl w:val="0"/>
          <w:numId w:val="2"/>
        </w:numPr>
        <w:rPr>
          <w:lang w:val="en-US"/>
        </w:rPr>
      </w:pPr>
      <w:r>
        <w:rPr>
          <w:lang w:val="en-US"/>
        </w:rPr>
        <w:t xml:space="preserve"> </w:t>
      </w:r>
      <w:bookmarkStart w:id="226" w:name="_Ref222073868"/>
      <w:r>
        <w:rPr>
          <w:lang w:val="en-US"/>
        </w:rPr>
        <w:t>pgAdmin</w:t>
      </w:r>
      <w:r w:rsidR="00A31D3B">
        <w:rPr>
          <w:lang w:val="en-US"/>
        </w:rPr>
        <w:t xml:space="preserve"> Development Team</w:t>
      </w:r>
      <w:r w:rsidRPr="00DA25F1">
        <w:rPr>
          <w:lang w:val="en-US"/>
        </w:rPr>
        <w:t>. (202</w:t>
      </w:r>
      <w:r w:rsidR="00A31D3B">
        <w:rPr>
          <w:lang w:val="en-US"/>
        </w:rPr>
        <w:t>5</w:t>
      </w:r>
      <w:r w:rsidRPr="00DA25F1">
        <w:rPr>
          <w:lang w:val="en-US"/>
        </w:rPr>
        <w:t>).</w:t>
      </w:r>
      <w:r w:rsidR="00A31D3B">
        <w:rPr>
          <w:lang w:val="en-US"/>
        </w:rPr>
        <w:t xml:space="preserve"> </w:t>
      </w:r>
      <w:r w:rsidR="00A31D3B">
        <w:rPr>
          <w:i/>
          <w:iCs/>
          <w:lang w:val="en-US"/>
        </w:rPr>
        <w:t>pgAdmin 4 – PostgreSQL Tools and Management</w:t>
      </w:r>
      <w:r w:rsidRPr="00DA25F1">
        <w:rPr>
          <w:lang w:val="en-US"/>
        </w:rPr>
        <w:t xml:space="preserve">. [Online]. Available: </w:t>
      </w:r>
      <w:hyperlink r:id="rId40" w:history="1">
        <w:r w:rsidR="00A31D3B" w:rsidRPr="00A31D3B">
          <w:rPr>
            <w:rStyle w:val="Hipervnculo"/>
            <w:lang w:val="en-US"/>
          </w:rPr>
          <w:t>https://www.pgadmin.org/</w:t>
        </w:r>
      </w:hyperlink>
      <w:bookmarkEnd w:id="226"/>
    </w:p>
    <w:p w14:paraId="62BB37E8" w14:textId="13C7C353" w:rsidR="00A31D3B" w:rsidRPr="007C5ACC" w:rsidRDefault="00A31D3B" w:rsidP="00A31D3B">
      <w:pPr>
        <w:pStyle w:val="Prrafodelista"/>
        <w:numPr>
          <w:ilvl w:val="0"/>
          <w:numId w:val="2"/>
        </w:numPr>
        <w:rPr>
          <w:lang w:val="en-US"/>
        </w:rPr>
      </w:pPr>
      <w:r>
        <w:rPr>
          <w:lang w:val="en-US"/>
        </w:rPr>
        <w:t xml:space="preserve"> </w:t>
      </w:r>
      <w:bookmarkStart w:id="227" w:name="_Ref222073876"/>
      <w:r>
        <w:rPr>
          <w:lang w:val="en-US"/>
        </w:rPr>
        <w:t>DBeaver Corp</w:t>
      </w:r>
      <w:r w:rsidRPr="00DA25F1">
        <w:rPr>
          <w:lang w:val="en-US"/>
        </w:rPr>
        <w:t>. (202</w:t>
      </w:r>
      <w:r>
        <w:rPr>
          <w:lang w:val="en-US"/>
        </w:rPr>
        <w:t>5</w:t>
      </w:r>
      <w:r w:rsidRPr="00DA25F1">
        <w:rPr>
          <w:lang w:val="en-US"/>
        </w:rPr>
        <w:t xml:space="preserve">). </w:t>
      </w:r>
      <w:r>
        <w:rPr>
          <w:i/>
          <w:iCs/>
          <w:lang w:val="en-US"/>
        </w:rPr>
        <w:t>DBeaver – Universal Database Tool</w:t>
      </w:r>
      <w:r w:rsidRPr="00DA25F1">
        <w:rPr>
          <w:lang w:val="en-US"/>
        </w:rPr>
        <w:t xml:space="preserve">. [Online]. Available: </w:t>
      </w:r>
      <w:r>
        <w:fldChar w:fldCharType="begin"/>
      </w:r>
      <w:r w:rsidRPr="009F6070">
        <w:rPr>
          <w:lang w:val="en-US"/>
          <w:rPrChange w:id="228" w:author="FRANCISCO GARCIA SANCHEZ" w:date="2026-03-02T06:11:00Z" w16du:dateUtc="2026-03-02T05:11:00Z">
            <w:rPr/>
          </w:rPrChange>
        </w:rPr>
        <w:instrText>HYPERLINK "https://dbeaver.com/"</w:instrText>
      </w:r>
      <w:r>
        <w:fldChar w:fldCharType="separate"/>
      </w:r>
      <w:r w:rsidRPr="00A31D3B">
        <w:rPr>
          <w:rStyle w:val="Hipervnculo"/>
          <w:lang w:val="en-US"/>
        </w:rPr>
        <w:t>https://dbeaver.com/</w:t>
      </w:r>
      <w:r>
        <w:fldChar w:fldCharType="end"/>
      </w:r>
      <w:bookmarkEnd w:id="227"/>
    </w:p>
    <w:p w14:paraId="5F023F27" w14:textId="74B5919E" w:rsidR="00F13A52" w:rsidRPr="00F13A52" w:rsidRDefault="00A31D3B" w:rsidP="00F13A52">
      <w:pPr>
        <w:pStyle w:val="Prrafodelista"/>
        <w:numPr>
          <w:ilvl w:val="0"/>
          <w:numId w:val="2"/>
        </w:numPr>
        <w:rPr>
          <w:lang w:val="en-US"/>
        </w:rPr>
      </w:pPr>
      <w:r w:rsidRPr="00A31D3B">
        <w:rPr>
          <w:lang w:val="en-US"/>
        </w:rPr>
        <w:t xml:space="preserve"> </w:t>
      </w:r>
      <w:bookmarkStart w:id="229" w:name="_Ref222073881"/>
      <w:r w:rsidRPr="00A31D3B">
        <w:rPr>
          <w:lang w:val="en-US"/>
        </w:rPr>
        <w:t xml:space="preserve">OpenAI. (2024). </w:t>
      </w:r>
      <w:r w:rsidRPr="00A31D3B">
        <w:rPr>
          <w:i/>
          <w:iCs/>
          <w:lang w:val="en-US"/>
        </w:rPr>
        <w:t>ChatGPT</w:t>
      </w:r>
      <w:r w:rsidRPr="00A31D3B">
        <w:rPr>
          <w:lang w:val="en-US"/>
        </w:rPr>
        <w:t xml:space="preserve">. [Online]. Available: </w:t>
      </w:r>
      <w:r>
        <w:fldChar w:fldCharType="begin"/>
      </w:r>
      <w:r w:rsidRPr="009F6070">
        <w:rPr>
          <w:lang w:val="en-US"/>
          <w:rPrChange w:id="230" w:author="FRANCISCO GARCIA SANCHEZ" w:date="2026-03-02T06:11:00Z" w16du:dateUtc="2026-03-02T05:11:00Z">
            <w:rPr/>
          </w:rPrChange>
        </w:rPr>
        <w:instrText>HYPERLINK "https://chatgpt.com/"</w:instrText>
      </w:r>
      <w:r>
        <w:fldChar w:fldCharType="separate"/>
      </w:r>
      <w:r w:rsidRPr="00A31D3B">
        <w:rPr>
          <w:rStyle w:val="Hipervnculo"/>
          <w:lang w:val="en-US"/>
        </w:rPr>
        <w:t>https://chatgpt.com/</w:t>
      </w:r>
      <w:r>
        <w:fldChar w:fldCharType="end"/>
      </w:r>
      <w:bookmarkEnd w:id="229"/>
    </w:p>
    <w:p w14:paraId="279CA85A" w14:textId="1B356F73" w:rsidR="00F13A52" w:rsidRPr="007C5ACC" w:rsidRDefault="00F13A52" w:rsidP="00F13A52">
      <w:pPr>
        <w:pStyle w:val="Prrafodelista"/>
        <w:numPr>
          <w:ilvl w:val="0"/>
          <w:numId w:val="2"/>
        </w:numPr>
        <w:rPr>
          <w:lang w:val="en-US"/>
        </w:rPr>
      </w:pPr>
      <w:r>
        <w:rPr>
          <w:lang w:val="en-US"/>
        </w:rPr>
        <w:t xml:space="preserve"> </w:t>
      </w:r>
      <w:bookmarkStart w:id="231" w:name="_Ref222830468"/>
      <w:r>
        <w:rPr>
          <w:lang w:val="en-US"/>
        </w:rPr>
        <w:t>J</w:t>
      </w:r>
      <w:r w:rsidR="00C810AA">
        <w:rPr>
          <w:lang w:val="en-US"/>
        </w:rPr>
        <w:t>U</w:t>
      </w:r>
      <w:r>
        <w:rPr>
          <w:lang w:val="en-US"/>
        </w:rPr>
        <w:t>nit Team</w:t>
      </w:r>
      <w:r w:rsidRPr="00DA25F1">
        <w:rPr>
          <w:lang w:val="en-US"/>
        </w:rPr>
        <w:t>. (202</w:t>
      </w:r>
      <w:r>
        <w:rPr>
          <w:lang w:val="en-US"/>
        </w:rPr>
        <w:t>5</w:t>
      </w:r>
      <w:r w:rsidRPr="00DA25F1">
        <w:rPr>
          <w:lang w:val="en-US"/>
        </w:rPr>
        <w:t>).</w:t>
      </w:r>
      <w:r>
        <w:rPr>
          <w:lang w:val="en-US"/>
        </w:rPr>
        <w:t xml:space="preserve"> </w:t>
      </w:r>
      <w:r>
        <w:rPr>
          <w:i/>
          <w:iCs/>
          <w:lang w:val="en-US"/>
        </w:rPr>
        <w:t>Junit 5 User Guide</w:t>
      </w:r>
      <w:r w:rsidRPr="00DA25F1">
        <w:rPr>
          <w:lang w:val="en-US"/>
        </w:rPr>
        <w:t xml:space="preserve">. [Online]. Available: </w:t>
      </w:r>
      <w:r>
        <w:fldChar w:fldCharType="begin"/>
      </w:r>
      <w:r w:rsidRPr="009F6070">
        <w:rPr>
          <w:lang w:val="en-US"/>
          <w:rPrChange w:id="232" w:author="FRANCISCO GARCIA SANCHEZ" w:date="2026-03-02T06:11:00Z" w16du:dateUtc="2026-03-02T05:11:00Z">
            <w:rPr/>
          </w:rPrChange>
        </w:rPr>
        <w:instrText>HYPERLINK "https://junit.org/junit5/"</w:instrText>
      </w:r>
      <w:r>
        <w:fldChar w:fldCharType="separate"/>
      </w:r>
      <w:r w:rsidRPr="00F13A52">
        <w:rPr>
          <w:rStyle w:val="Hipervnculo"/>
          <w:lang w:val="en-US"/>
        </w:rPr>
        <w:t>https://junit.org/junit5/</w:t>
      </w:r>
      <w:r>
        <w:fldChar w:fldCharType="end"/>
      </w:r>
      <w:bookmarkEnd w:id="231"/>
    </w:p>
    <w:p w14:paraId="2A97AE7C" w14:textId="6A2067AB" w:rsidR="00F13A52" w:rsidRDefault="00F13A52" w:rsidP="00F13A52">
      <w:pPr>
        <w:pStyle w:val="Prrafodelista"/>
        <w:numPr>
          <w:ilvl w:val="0"/>
          <w:numId w:val="2"/>
        </w:numPr>
        <w:rPr>
          <w:lang w:val="en-US"/>
        </w:rPr>
      </w:pPr>
      <w:r w:rsidRPr="00F13A52">
        <w:rPr>
          <w:lang w:val="en-US"/>
        </w:rPr>
        <w:t xml:space="preserve"> </w:t>
      </w:r>
      <w:bookmarkStart w:id="233" w:name="_Ref222830528"/>
      <w:r w:rsidRPr="00F13A52">
        <w:rPr>
          <w:lang w:val="en-US"/>
        </w:rPr>
        <w:t>Mockito Contributors</w:t>
      </w:r>
      <w:r w:rsidRPr="00DA25F1">
        <w:rPr>
          <w:lang w:val="en-US"/>
        </w:rPr>
        <w:t>. (202</w:t>
      </w:r>
      <w:r>
        <w:rPr>
          <w:lang w:val="en-US"/>
        </w:rPr>
        <w:t>5</w:t>
      </w:r>
      <w:r w:rsidRPr="00DA25F1">
        <w:rPr>
          <w:lang w:val="en-US"/>
        </w:rPr>
        <w:t>).</w:t>
      </w:r>
      <w:r>
        <w:rPr>
          <w:lang w:val="en-US"/>
        </w:rPr>
        <w:t xml:space="preserve"> </w:t>
      </w:r>
      <w:r w:rsidRPr="00F13A52">
        <w:rPr>
          <w:i/>
          <w:iCs/>
          <w:lang w:val="en-US"/>
        </w:rPr>
        <w:t>Mockito – Tasty mocking framework for unit tests in Java</w:t>
      </w:r>
      <w:r w:rsidRPr="00DA25F1">
        <w:rPr>
          <w:lang w:val="en-US"/>
        </w:rPr>
        <w:t xml:space="preserve">. [Online]. Available: </w:t>
      </w:r>
      <w:hyperlink r:id="rId41" w:history="1">
        <w:r w:rsidRPr="00F13A52">
          <w:rPr>
            <w:rStyle w:val="Hipervnculo"/>
            <w:lang w:val="en-US"/>
          </w:rPr>
          <w:t>https://site.mockito.org/</w:t>
        </w:r>
      </w:hyperlink>
      <w:bookmarkEnd w:id="233"/>
    </w:p>
    <w:p w14:paraId="643EF81C" w14:textId="180D9B13" w:rsidR="00F13A52" w:rsidRPr="00F13A52" w:rsidRDefault="00F13A52" w:rsidP="00F13A52">
      <w:pPr>
        <w:pStyle w:val="Prrafodelista"/>
        <w:numPr>
          <w:ilvl w:val="0"/>
          <w:numId w:val="2"/>
        </w:numPr>
        <w:rPr>
          <w:lang w:val="en-US"/>
        </w:rPr>
      </w:pPr>
      <w:r>
        <w:rPr>
          <w:lang w:val="en-US"/>
        </w:rPr>
        <w:t xml:space="preserve"> </w:t>
      </w:r>
      <w:bookmarkStart w:id="234" w:name="_Ref222830536"/>
      <w:r w:rsidRPr="00F13A52">
        <w:rPr>
          <w:lang w:val="en-US"/>
        </w:rPr>
        <w:t xml:space="preserve">Docker Inc. (2025). </w:t>
      </w:r>
      <w:r w:rsidRPr="00F13A52">
        <w:rPr>
          <w:i/>
          <w:iCs/>
          <w:lang w:val="en-US"/>
        </w:rPr>
        <w:t>Docker – Accelerated Container Application Development</w:t>
      </w:r>
      <w:r w:rsidRPr="00F13A52">
        <w:rPr>
          <w:lang w:val="en-US"/>
        </w:rPr>
        <w:t xml:space="preserve">. [Online]. Available: </w:t>
      </w:r>
      <w:hyperlink r:id="rId42" w:history="1">
        <w:r w:rsidRPr="00F13A52">
          <w:rPr>
            <w:rStyle w:val="Hipervnculo"/>
            <w:lang w:val="en-US"/>
          </w:rPr>
          <w:t>https://www.docker.com/</w:t>
        </w:r>
      </w:hyperlink>
      <w:bookmarkEnd w:id="234"/>
    </w:p>
    <w:p w14:paraId="45B1D500" w14:textId="4CDF0A59" w:rsidR="00F13A52" w:rsidRPr="007C5ACC" w:rsidRDefault="00F13A52" w:rsidP="00F13A52">
      <w:pPr>
        <w:pStyle w:val="Prrafodelista"/>
        <w:numPr>
          <w:ilvl w:val="0"/>
          <w:numId w:val="2"/>
        </w:numPr>
        <w:rPr>
          <w:lang w:val="en-US"/>
        </w:rPr>
      </w:pPr>
      <w:r>
        <w:rPr>
          <w:lang w:val="en-US"/>
        </w:rPr>
        <w:t xml:space="preserve"> </w:t>
      </w:r>
      <w:bookmarkStart w:id="235" w:name="_Ref222830541"/>
      <w:r>
        <w:rPr>
          <w:lang w:val="en-US"/>
        </w:rPr>
        <w:t>Docker Inc</w:t>
      </w:r>
      <w:r w:rsidRPr="00DA25F1">
        <w:rPr>
          <w:lang w:val="en-US"/>
        </w:rPr>
        <w:t>. (202</w:t>
      </w:r>
      <w:r>
        <w:rPr>
          <w:lang w:val="en-US"/>
        </w:rPr>
        <w:t>5</w:t>
      </w:r>
      <w:r w:rsidRPr="00DA25F1">
        <w:rPr>
          <w:lang w:val="en-US"/>
        </w:rPr>
        <w:t>).</w:t>
      </w:r>
      <w:r>
        <w:rPr>
          <w:lang w:val="en-US"/>
        </w:rPr>
        <w:t xml:space="preserve"> </w:t>
      </w:r>
      <w:r>
        <w:rPr>
          <w:i/>
          <w:iCs/>
          <w:lang w:val="en-US"/>
        </w:rPr>
        <w:t>Docker Compose – Define and run multi-container applications</w:t>
      </w:r>
      <w:r w:rsidRPr="00DA25F1">
        <w:rPr>
          <w:lang w:val="en-US"/>
        </w:rPr>
        <w:t xml:space="preserve">. [Online]. Available: </w:t>
      </w:r>
      <w:hyperlink r:id="rId43" w:history="1">
        <w:r w:rsidRPr="00F13A52">
          <w:rPr>
            <w:rStyle w:val="Hipervnculo"/>
            <w:lang w:val="en-US"/>
          </w:rPr>
          <w:t>https://docs.docker.com/compose/</w:t>
        </w:r>
      </w:hyperlink>
      <w:bookmarkEnd w:id="235"/>
    </w:p>
    <w:p w14:paraId="14C4FD88" w14:textId="25367499" w:rsidR="00F13A52" w:rsidRPr="00F13A52" w:rsidRDefault="00F13A52" w:rsidP="00F13A52">
      <w:pPr>
        <w:pStyle w:val="Prrafodelista"/>
        <w:numPr>
          <w:ilvl w:val="0"/>
          <w:numId w:val="2"/>
        </w:numPr>
        <w:rPr>
          <w:lang w:val="en-US"/>
        </w:rPr>
      </w:pPr>
      <w:r>
        <w:rPr>
          <w:lang w:val="en-US"/>
        </w:rPr>
        <w:t xml:space="preserve"> </w:t>
      </w:r>
      <w:bookmarkStart w:id="236" w:name="_Ref222830545"/>
      <w:r>
        <w:rPr>
          <w:lang w:val="en-US"/>
        </w:rPr>
        <w:t>GitHub</w:t>
      </w:r>
      <w:r w:rsidRPr="00DA25F1">
        <w:rPr>
          <w:lang w:val="en-US"/>
        </w:rPr>
        <w:t>. (202</w:t>
      </w:r>
      <w:r>
        <w:rPr>
          <w:lang w:val="en-US"/>
        </w:rPr>
        <w:t>5</w:t>
      </w:r>
      <w:r w:rsidRPr="00DA25F1">
        <w:rPr>
          <w:lang w:val="en-US"/>
        </w:rPr>
        <w:t>).</w:t>
      </w:r>
      <w:r>
        <w:rPr>
          <w:lang w:val="en-US"/>
        </w:rPr>
        <w:t xml:space="preserve"> </w:t>
      </w:r>
      <w:r>
        <w:rPr>
          <w:i/>
          <w:iCs/>
          <w:lang w:val="en-US"/>
        </w:rPr>
        <w:t>GitHub Actions – Automate your workflow</w:t>
      </w:r>
      <w:r w:rsidRPr="00DA25F1">
        <w:rPr>
          <w:lang w:val="en-US"/>
        </w:rPr>
        <w:t xml:space="preserve">. [Online]. Available: </w:t>
      </w:r>
      <w:r>
        <w:fldChar w:fldCharType="begin"/>
      </w:r>
      <w:r w:rsidRPr="009F6070">
        <w:rPr>
          <w:lang w:val="en-US"/>
          <w:rPrChange w:id="237" w:author="FRANCISCO GARCIA SANCHEZ" w:date="2026-03-02T06:11:00Z" w16du:dateUtc="2026-03-02T05:11:00Z">
            <w:rPr/>
          </w:rPrChange>
        </w:rPr>
        <w:instrText>HYPERLINK "https://github.com/features/actions"</w:instrText>
      </w:r>
      <w:r>
        <w:fldChar w:fldCharType="separate"/>
      </w:r>
      <w:r w:rsidRPr="00F13A52">
        <w:rPr>
          <w:rStyle w:val="Hipervnculo"/>
          <w:lang w:val="en-US"/>
        </w:rPr>
        <w:t>https://github.com/features/actions</w:t>
      </w:r>
      <w:r>
        <w:fldChar w:fldCharType="end"/>
      </w:r>
      <w:bookmarkEnd w:id="236"/>
    </w:p>
    <w:p w14:paraId="2C77BB71" w14:textId="77777777" w:rsidR="00B80F82" w:rsidRDefault="008A1CE4" w:rsidP="00B80F82">
      <w:pPr>
        <w:pStyle w:val="Comentario"/>
        <w:rPr>
          <w:b/>
        </w:rPr>
      </w:pPr>
      <w:r w:rsidRPr="007B1868">
        <w:t>Normalmente se organiza de una de las siguientes dos formas: (1) ordenado por orden de aparición en el documento; (2) ordenado alfabéticamente por el apellido del primer autor.</w:t>
      </w:r>
      <w:r w:rsidR="00DD0F18" w:rsidRPr="007B1868">
        <w:t xml:space="preserve"> ¡</w:t>
      </w:r>
      <w:r w:rsidR="00DD0F18" w:rsidRPr="007B1868">
        <w:rPr>
          <w:b/>
        </w:rPr>
        <w:t>Todas las entradas en el apartado de bibliografía tienen que aparecer referenciadas en el texto!</w:t>
      </w:r>
    </w:p>
    <w:p w14:paraId="7785DE83" w14:textId="38EE63CF" w:rsidR="00B80F82" w:rsidRDefault="00B80F82" w:rsidP="00B80F82">
      <w:pPr>
        <w:pStyle w:val="Ttulo1"/>
        <w:numPr>
          <w:ilvl w:val="0"/>
          <w:numId w:val="0"/>
        </w:numPr>
        <w:ind w:left="432"/>
      </w:pPr>
      <w:bookmarkStart w:id="238" w:name="_Ref222095083"/>
      <w:bookmarkStart w:id="239" w:name="_Toc222830810"/>
      <w:r>
        <w:lastRenderedPageBreak/>
        <w:t>Anexo A – Especificación de casos de uso</w:t>
      </w:r>
      <w:bookmarkEnd w:id="238"/>
      <w:bookmarkEnd w:id="239"/>
    </w:p>
    <w:p w14:paraId="060CC10F" w14:textId="007A5890" w:rsidR="00AE5D3D" w:rsidRDefault="00AE5D3D" w:rsidP="00AE5D3D">
      <w:r>
        <w:t>Este anexo recoge la especificación formal de los casos de uso principales del sistema MovieMate. Cada caso de uso se documenta utilizando una plantilla estructurada que describe el actor implicado, la funcionalidad del sistema, el objetivo perseguido y el resultado esperado.</w:t>
      </w:r>
    </w:p>
    <w:p w14:paraId="7F25CB00" w14:textId="325708A8" w:rsidR="00B80F82" w:rsidRDefault="00AE5D3D" w:rsidP="00AE5D3D">
      <w:r>
        <w:t>Esta documentación complementa los diagramas presentados en el capítulo 4.1, proporcionando mayor detalle sobre el comportamiento funcional del sistema.</w:t>
      </w:r>
    </w:p>
    <w:p w14:paraId="2E94D529" w14:textId="65C6B12E" w:rsidR="005278FD" w:rsidRDefault="005278FD" w:rsidP="005278FD">
      <w:pPr>
        <w:pStyle w:val="Ttulo2"/>
        <w:numPr>
          <w:ilvl w:val="0"/>
          <w:numId w:val="0"/>
        </w:numPr>
        <w:ind w:left="576"/>
      </w:pPr>
      <w:bookmarkStart w:id="240" w:name="_Toc222830811"/>
      <w:r>
        <w:t>A.1 Usuarios no registrados</w:t>
      </w:r>
      <w:bookmarkEnd w:id="240"/>
    </w:p>
    <w:p w14:paraId="2ED68D82" w14:textId="1255BE61" w:rsidR="002C3696" w:rsidRPr="002C3696" w:rsidRDefault="002C3696" w:rsidP="002C3696">
      <w:pPr>
        <w:rPr>
          <w:b/>
          <w:bCs/>
        </w:rPr>
      </w:pPr>
      <w:r w:rsidRPr="002C3696">
        <w:rPr>
          <w:b/>
          <w:bCs/>
        </w:rPr>
        <w:t xml:space="preserve">Caso de uso: </w:t>
      </w:r>
      <w:r w:rsidRPr="002C3696">
        <w:t>Consultar catálogo de contenido</w:t>
      </w:r>
    </w:p>
    <w:p w14:paraId="1D2BAB34" w14:textId="56FA4FD7" w:rsidR="002C3696" w:rsidRPr="002C3696" w:rsidRDefault="002C3696" w:rsidP="002C3696">
      <w:pPr>
        <w:rPr>
          <w:b/>
          <w:bCs/>
        </w:rPr>
      </w:pPr>
      <w:r w:rsidRPr="002C3696">
        <w:rPr>
          <w:b/>
          <w:bCs/>
        </w:rPr>
        <w:t xml:space="preserve">Actor: </w:t>
      </w:r>
      <w:r w:rsidRPr="002C3696">
        <w:t>Usuario no registrado</w:t>
      </w:r>
    </w:p>
    <w:p w14:paraId="359AF2E4" w14:textId="4B9B2E67" w:rsidR="002C3696" w:rsidRPr="002C3696" w:rsidRDefault="002C3696" w:rsidP="002C3696">
      <w:pPr>
        <w:rPr>
          <w:b/>
          <w:bCs/>
        </w:rPr>
      </w:pPr>
      <w:r w:rsidRPr="002C3696">
        <w:rPr>
          <w:b/>
          <w:bCs/>
        </w:rPr>
        <w:t xml:space="preserve">Descripción: </w:t>
      </w:r>
      <w:r w:rsidRPr="002C3696">
        <w:t>Permite visualizar el catálogo general de películas y series disponibles en la plataforma.</w:t>
      </w:r>
    </w:p>
    <w:p w14:paraId="7D75BB30" w14:textId="7C66D847" w:rsidR="002C3696" w:rsidRPr="002C3696" w:rsidRDefault="002C3696" w:rsidP="002C3696">
      <w:pPr>
        <w:rPr>
          <w:b/>
          <w:bCs/>
        </w:rPr>
      </w:pPr>
      <w:r w:rsidRPr="002C3696">
        <w:rPr>
          <w:b/>
          <w:bCs/>
        </w:rPr>
        <w:t xml:space="preserve">Objetivo: </w:t>
      </w:r>
      <w:r w:rsidRPr="002C3696">
        <w:t>Explorar el contenido disponible sin necesidad de autenticación.</w:t>
      </w:r>
    </w:p>
    <w:p w14:paraId="754F5F97" w14:textId="289B248A" w:rsidR="002C3696" w:rsidRDefault="002C3696" w:rsidP="002C4780">
      <w:pPr>
        <w:pBdr>
          <w:bottom w:val="single" w:sz="4" w:space="1" w:color="auto"/>
        </w:pBdr>
      </w:pPr>
      <w:r w:rsidRPr="002C3696">
        <w:rPr>
          <w:b/>
          <w:bCs/>
        </w:rPr>
        <w:t xml:space="preserve">Resultado: </w:t>
      </w:r>
      <w:r w:rsidRPr="002C3696">
        <w:t>El sistema muestra el catálogo actualizado de películas y series.</w:t>
      </w:r>
    </w:p>
    <w:p w14:paraId="2D95A9E9" w14:textId="4B9E2857" w:rsidR="002C4780" w:rsidRDefault="002C4780" w:rsidP="002C4780">
      <w:r w:rsidRPr="002C4780">
        <w:rPr>
          <w:b/>
          <w:bCs/>
        </w:rPr>
        <w:t>Caso de uso</w:t>
      </w:r>
      <w:r>
        <w:t>: Consultar ficha de contenido</w:t>
      </w:r>
    </w:p>
    <w:p w14:paraId="702EDEDB" w14:textId="0D7E7CD5" w:rsidR="002C4780" w:rsidRDefault="002C4780" w:rsidP="002C4780">
      <w:r w:rsidRPr="002C4780">
        <w:rPr>
          <w:b/>
          <w:bCs/>
        </w:rPr>
        <w:t>Actor</w:t>
      </w:r>
      <w:r>
        <w:t>: Usuario no registrado</w:t>
      </w:r>
    </w:p>
    <w:p w14:paraId="17E08D17" w14:textId="4887A815" w:rsidR="002C4780" w:rsidRDefault="002C4780" w:rsidP="002C4780">
      <w:r w:rsidRPr="002C4780">
        <w:rPr>
          <w:b/>
          <w:bCs/>
        </w:rPr>
        <w:t>Descripción</w:t>
      </w:r>
      <w:r>
        <w:t>: Permite visualizar la información detallada de una película o serie concreta.</w:t>
      </w:r>
    </w:p>
    <w:p w14:paraId="123D288B" w14:textId="17480A05" w:rsidR="002C4780" w:rsidRDefault="002C4780" w:rsidP="002C4780">
      <w:r w:rsidRPr="002C4780">
        <w:rPr>
          <w:b/>
          <w:bCs/>
        </w:rPr>
        <w:t>Objetivo</w:t>
      </w:r>
      <w:r>
        <w:t>: Obtener detalles específicos de un contenido seleccionado.</w:t>
      </w:r>
    </w:p>
    <w:p w14:paraId="7B44D6E6" w14:textId="4F490EB3" w:rsidR="002C4780" w:rsidRDefault="002C4780" w:rsidP="002C4780">
      <w:pPr>
        <w:pBdr>
          <w:bottom w:val="single" w:sz="4" w:space="1" w:color="auto"/>
        </w:pBdr>
      </w:pPr>
      <w:r w:rsidRPr="002C4780">
        <w:rPr>
          <w:b/>
          <w:bCs/>
        </w:rPr>
        <w:t>Resultado</w:t>
      </w:r>
      <w:r>
        <w:t>: El sistema muestra la ficha completa del contenido.</w:t>
      </w:r>
    </w:p>
    <w:p w14:paraId="14076E8D" w14:textId="77777777" w:rsidR="002C4780" w:rsidRPr="002C4780" w:rsidRDefault="002C4780" w:rsidP="002C4780">
      <w:r w:rsidRPr="002C4780">
        <w:rPr>
          <w:b/>
          <w:bCs/>
        </w:rPr>
        <w:t>Caso de uso</w:t>
      </w:r>
      <w:r w:rsidRPr="002C4780">
        <w:t>: Explorar contenido destacado</w:t>
      </w:r>
    </w:p>
    <w:p w14:paraId="7C28E48C" w14:textId="77777777" w:rsidR="002C4780" w:rsidRPr="002C4780" w:rsidRDefault="002C4780" w:rsidP="002C4780">
      <w:r w:rsidRPr="002C4780">
        <w:rPr>
          <w:b/>
          <w:bCs/>
        </w:rPr>
        <w:t>Actor</w:t>
      </w:r>
      <w:r w:rsidRPr="002C4780">
        <w:t>: Usuario no registrado</w:t>
      </w:r>
    </w:p>
    <w:p w14:paraId="47D4BA15" w14:textId="77777777" w:rsidR="002C4780" w:rsidRPr="002C4780" w:rsidRDefault="002C4780" w:rsidP="002C4780">
      <w:r w:rsidRPr="002C4780">
        <w:rPr>
          <w:b/>
          <w:bCs/>
        </w:rPr>
        <w:t>Descripción</w:t>
      </w:r>
      <w:r w:rsidRPr="002C4780">
        <w:t>: Permite visualizar listados de contenido popular o recomendado.</w:t>
      </w:r>
    </w:p>
    <w:p w14:paraId="46F38EC5" w14:textId="77777777" w:rsidR="002C4780" w:rsidRPr="002C4780" w:rsidRDefault="002C4780" w:rsidP="002C4780">
      <w:r w:rsidRPr="002C4780">
        <w:rPr>
          <w:b/>
          <w:bCs/>
        </w:rPr>
        <w:t>Objetivo</w:t>
      </w:r>
      <w:r w:rsidRPr="002C4780">
        <w:t>: Facilitar el descubrimiento de contenido relevante.</w:t>
      </w:r>
    </w:p>
    <w:p w14:paraId="08B8FEED" w14:textId="77777777" w:rsidR="002C4780" w:rsidRPr="002C4780" w:rsidRDefault="002C4780" w:rsidP="002C4780">
      <w:pPr>
        <w:pBdr>
          <w:bottom w:val="single" w:sz="4" w:space="1" w:color="auto"/>
        </w:pBdr>
      </w:pPr>
      <w:r w:rsidRPr="002C4780">
        <w:rPr>
          <w:b/>
          <w:bCs/>
        </w:rPr>
        <w:t>Resultado</w:t>
      </w:r>
      <w:r w:rsidRPr="002C4780">
        <w:t>: El sistema muestra contenidos destacados.</w:t>
      </w:r>
    </w:p>
    <w:p w14:paraId="7A06C012" w14:textId="2C3B1C82" w:rsidR="002C4780" w:rsidRDefault="002C4780" w:rsidP="002C4780">
      <w:r w:rsidRPr="002C4780">
        <w:rPr>
          <w:b/>
          <w:bCs/>
        </w:rPr>
        <w:t>Caso de uso</w:t>
      </w:r>
      <w:r>
        <w:t>: Visualizar perfil público</w:t>
      </w:r>
    </w:p>
    <w:p w14:paraId="4BE33C66" w14:textId="72C16A22" w:rsidR="002C4780" w:rsidRDefault="002C4780" w:rsidP="002C4780">
      <w:r w:rsidRPr="002C4780">
        <w:rPr>
          <w:b/>
          <w:bCs/>
        </w:rPr>
        <w:t>Actor</w:t>
      </w:r>
      <w:r>
        <w:t>: Usuario no registrado</w:t>
      </w:r>
    </w:p>
    <w:p w14:paraId="3DFB9AEF" w14:textId="0111A26D" w:rsidR="002C4780" w:rsidRDefault="002C4780" w:rsidP="002C4780">
      <w:r w:rsidRPr="002C4780">
        <w:rPr>
          <w:b/>
          <w:bCs/>
        </w:rPr>
        <w:t>Descripción</w:t>
      </w:r>
      <w:r>
        <w:t>: Permite consultar la información pública de otro usuario.</w:t>
      </w:r>
    </w:p>
    <w:p w14:paraId="049ECAD5" w14:textId="3B54B2F7" w:rsidR="002C4780" w:rsidRDefault="002C4780" w:rsidP="002C4780">
      <w:r w:rsidRPr="002C4780">
        <w:rPr>
          <w:b/>
          <w:bCs/>
        </w:rPr>
        <w:t>Objetivo</w:t>
      </w:r>
      <w:r>
        <w:t>: Conocer la actividad pública y listas visibles de otros usuarios.</w:t>
      </w:r>
    </w:p>
    <w:p w14:paraId="5AC81260" w14:textId="5AD804C0" w:rsidR="002C4780" w:rsidRDefault="002C4780" w:rsidP="002C4780">
      <w:pPr>
        <w:pBdr>
          <w:bottom w:val="single" w:sz="4" w:space="1" w:color="auto"/>
        </w:pBdr>
      </w:pPr>
      <w:r w:rsidRPr="002C4780">
        <w:rPr>
          <w:b/>
          <w:bCs/>
        </w:rPr>
        <w:t>Resultado</w:t>
      </w:r>
      <w:r>
        <w:t>: El sistema muestra el perfil público solicitado.</w:t>
      </w:r>
    </w:p>
    <w:p w14:paraId="2D8A7DB7" w14:textId="77777777" w:rsidR="002C4780" w:rsidRDefault="002C4780" w:rsidP="002C4780"/>
    <w:p w14:paraId="03DF5234" w14:textId="187C800F" w:rsidR="002C4780" w:rsidRDefault="002C4780" w:rsidP="002C4780">
      <w:r w:rsidRPr="002C4780">
        <w:rPr>
          <w:b/>
          <w:bCs/>
        </w:rPr>
        <w:lastRenderedPageBreak/>
        <w:t>Caso de uso</w:t>
      </w:r>
      <w:r>
        <w:t>: Consultar listas públicas</w:t>
      </w:r>
    </w:p>
    <w:p w14:paraId="11537028" w14:textId="7B4980C9" w:rsidR="002C4780" w:rsidRDefault="002C4780" w:rsidP="002C4780">
      <w:r w:rsidRPr="002C4780">
        <w:rPr>
          <w:b/>
          <w:bCs/>
        </w:rPr>
        <w:t>Actor</w:t>
      </w:r>
      <w:r>
        <w:t>: Usuario no registrado</w:t>
      </w:r>
    </w:p>
    <w:p w14:paraId="7A90C2BE" w14:textId="4DDE87D8" w:rsidR="002C4780" w:rsidRDefault="002C4780" w:rsidP="002C4780">
      <w:r w:rsidRPr="002C4780">
        <w:rPr>
          <w:b/>
          <w:bCs/>
        </w:rPr>
        <w:t>Descripción</w:t>
      </w:r>
      <w:r>
        <w:t>: Permite visualizar listas públicas creadas por otros usuarios.</w:t>
      </w:r>
    </w:p>
    <w:p w14:paraId="7797A57D" w14:textId="6D0E47CD" w:rsidR="002C4780" w:rsidRDefault="002C4780" w:rsidP="002C4780">
      <w:r w:rsidRPr="002C4780">
        <w:rPr>
          <w:b/>
          <w:bCs/>
        </w:rPr>
        <w:t>Objetivo</w:t>
      </w:r>
      <w:r>
        <w:t>: Explorar contenido organizado por la comunidad.</w:t>
      </w:r>
    </w:p>
    <w:p w14:paraId="3386739E" w14:textId="1D22DD4B" w:rsidR="002C4780" w:rsidRDefault="002C4780" w:rsidP="002C4780">
      <w:pPr>
        <w:pBdr>
          <w:bottom w:val="single" w:sz="4" w:space="1" w:color="auto"/>
        </w:pBdr>
      </w:pPr>
      <w:r w:rsidRPr="002C4780">
        <w:rPr>
          <w:b/>
          <w:bCs/>
        </w:rPr>
        <w:t>Resultado</w:t>
      </w:r>
      <w:r>
        <w:t>: El sistema muestra la lista pública seleccionada.</w:t>
      </w:r>
    </w:p>
    <w:p w14:paraId="3F3E62B0" w14:textId="75176576" w:rsidR="002C4780" w:rsidRDefault="002C4780" w:rsidP="002C4780">
      <w:r w:rsidRPr="002C4780">
        <w:rPr>
          <w:b/>
          <w:bCs/>
        </w:rPr>
        <w:t>Caso de uso</w:t>
      </w:r>
      <w:r>
        <w:t>: Registrarse</w:t>
      </w:r>
    </w:p>
    <w:p w14:paraId="1F382AD6" w14:textId="55D8B151" w:rsidR="002C4780" w:rsidRDefault="002C4780" w:rsidP="002C4780">
      <w:r w:rsidRPr="002C4780">
        <w:rPr>
          <w:b/>
          <w:bCs/>
        </w:rPr>
        <w:t>Actor</w:t>
      </w:r>
      <w:r>
        <w:t>: Usuario no registrado</w:t>
      </w:r>
    </w:p>
    <w:p w14:paraId="74C226B0" w14:textId="03A7C261" w:rsidR="002C4780" w:rsidRDefault="002C4780" w:rsidP="002C4780">
      <w:r w:rsidRPr="002C4780">
        <w:rPr>
          <w:b/>
          <w:bCs/>
        </w:rPr>
        <w:t>Descripción</w:t>
      </w:r>
      <w:r>
        <w:t>: Permite crear una cuenta en la plataforma.</w:t>
      </w:r>
    </w:p>
    <w:p w14:paraId="2A7A6B25" w14:textId="3777A2A7" w:rsidR="002C4780" w:rsidRDefault="002C4780" w:rsidP="002C4780">
      <w:r w:rsidRPr="002C4780">
        <w:rPr>
          <w:b/>
          <w:bCs/>
        </w:rPr>
        <w:t>Objetivo</w:t>
      </w:r>
      <w:r>
        <w:t>: Obtener acceso a funcionalidades avanzadas.</w:t>
      </w:r>
    </w:p>
    <w:p w14:paraId="01341DAF" w14:textId="356D26D6" w:rsidR="002C4780" w:rsidRDefault="002C4780" w:rsidP="002C4780">
      <w:pPr>
        <w:pBdr>
          <w:bottom w:val="single" w:sz="4" w:space="1" w:color="auto"/>
        </w:pBdr>
      </w:pPr>
      <w:r w:rsidRPr="002C4780">
        <w:rPr>
          <w:b/>
          <w:bCs/>
        </w:rPr>
        <w:t>Resultado</w:t>
      </w:r>
      <w:r>
        <w:t>: El sistema registra un nuevo usuario.</w:t>
      </w:r>
    </w:p>
    <w:p w14:paraId="09ADC62D" w14:textId="236C143D" w:rsidR="002C4780" w:rsidRDefault="002C4780" w:rsidP="002C4780">
      <w:r w:rsidRPr="002C4780">
        <w:rPr>
          <w:b/>
          <w:bCs/>
        </w:rPr>
        <w:t>Caso de uso</w:t>
      </w:r>
      <w:r>
        <w:t>: Iniciar sesión</w:t>
      </w:r>
    </w:p>
    <w:p w14:paraId="725076F1" w14:textId="045130B2" w:rsidR="002C4780" w:rsidRDefault="002C4780" w:rsidP="002C4780">
      <w:r w:rsidRPr="002C4780">
        <w:rPr>
          <w:b/>
          <w:bCs/>
        </w:rPr>
        <w:t>Actor</w:t>
      </w:r>
      <w:r>
        <w:t>: Usuario registrado</w:t>
      </w:r>
    </w:p>
    <w:p w14:paraId="78942D1E" w14:textId="39C5C98C" w:rsidR="002C4780" w:rsidRDefault="002C4780" w:rsidP="002C4780">
      <w:r w:rsidRPr="002C4780">
        <w:rPr>
          <w:b/>
          <w:bCs/>
        </w:rPr>
        <w:t>Descripción</w:t>
      </w:r>
      <w:r>
        <w:t>: Permite autenticarse en el sistema.</w:t>
      </w:r>
    </w:p>
    <w:p w14:paraId="2A4CB7DB" w14:textId="73D1D221" w:rsidR="002C4780" w:rsidRDefault="002C4780" w:rsidP="002C4780">
      <w:r w:rsidRPr="002C4780">
        <w:rPr>
          <w:b/>
          <w:bCs/>
        </w:rPr>
        <w:t>Objetivo</w:t>
      </w:r>
      <w:r>
        <w:t>: Acceder a funcionalidades personalizadas.</w:t>
      </w:r>
    </w:p>
    <w:p w14:paraId="118636A7" w14:textId="5C361FBA" w:rsidR="002C4780" w:rsidRDefault="002C4780" w:rsidP="002C4780">
      <w:r w:rsidRPr="002C4780">
        <w:rPr>
          <w:b/>
          <w:bCs/>
        </w:rPr>
        <w:t>Resultado</w:t>
      </w:r>
      <w:r>
        <w:t>: El sistema valida las credenciales y concede acceso.</w:t>
      </w:r>
    </w:p>
    <w:p w14:paraId="7080DDEA" w14:textId="24494048" w:rsidR="005278FD" w:rsidRDefault="005278FD" w:rsidP="005278FD">
      <w:pPr>
        <w:pStyle w:val="Ttulo2"/>
        <w:numPr>
          <w:ilvl w:val="0"/>
          <w:numId w:val="0"/>
        </w:numPr>
        <w:ind w:left="576"/>
      </w:pPr>
      <w:bookmarkStart w:id="241" w:name="_Toc222830812"/>
      <w:r>
        <w:t>A.2 Interacción social</w:t>
      </w:r>
      <w:bookmarkEnd w:id="241"/>
    </w:p>
    <w:p w14:paraId="09BBD9F5" w14:textId="4EE980BC" w:rsidR="002C4780" w:rsidRDefault="002C4780" w:rsidP="002C4780">
      <w:r w:rsidRPr="002C4780">
        <w:rPr>
          <w:b/>
          <w:bCs/>
        </w:rPr>
        <w:t>Caso de uso</w:t>
      </w:r>
      <w:r>
        <w:t>: Gestionar perfil de usuario</w:t>
      </w:r>
    </w:p>
    <w:p w14:paraId="0FAE9EC2" w14:textId="6EFC8190" w:rsidR="002C4780" w:rsidRDefault="002C4780" w:rsidP="002C4780">
      <w:r w:rsidRPr="002C4780">
        <w:rPr>
          <w:b/>
          <w:bCs/>
        </w:rPr>
        <w:t>Actor</w:t>
      </w:r>
      <w:r>
        <w:t>: Usuario registrado</w:t>
      </w:r>
    </w:p>
    <w:p w14:paraId="4CBD3A63" w14:textId="68036646" w:rsidR="002C4780" w:rsidRDefault="002C4780" w:rsidP="002C4780">
      <w:r w:rsidRPr="002C4780">
        <w:rPr>
          <w:b/>
          <w:bCs/>
        </w:rPr>
        <w:t>Descripción</w:t>
      </w:r>
      <w:r>
        <w:t>: Permite modificar la información personal del perfil.</w:t>
      </w:r>
    </w:p>
    <w:p w14:paraId="489C0466" w14:textId="65777A19" w:rsidR="002C4780" w:rsidRDefault="002C4780" w:rsidP="002C4780">
      <w:r w:rsidRPr="002C4780">
        <w:rPr>
          <w:b/>
          <w:bCs/>
        </w:rPr>
        <w:t>Objetivo</w:t>
      </w:r>
      <w:r>
        <w:t>: Mantener actualizados los datos del usuario.</w:t>
      </w:r>
    </w:p>
    <w:p w14:paraId="0ABAA23D" w14:textId="246196F8" w:rsidR="005278FD" w:rsidRDefault="002C4780" w:rsidP="002C4780">
      <w:pPr>
        <w:pBdr>
          <w:bottom w:val="single" w:sz="4" w:space="1" w:color="auto"/>
        </w:pBdr>
      </w:pPr>
      <w:r w:rsidRPr="002C4780">
        <w:rPr>
          <w:b/>
          <w:bCs/>
        </w:rPr>
        <w:t>Resultado</w:t>
      </w:r>
      <w:r>
        <w:t>: El sistema guarda los cambios realizados.</w:t>
      </w:r>
    </w:p>
    <w:p w14:paraId="786809CA" w14:textId="6E625B38" w:rsidR="00103536" w:rsidRPr="00103536" w:rsidRDefault="00103536" w:rsidP="00103536">
      <w:r w:rsidRPr="00103536">
        <w:rPr>
          <w:b/>
          <w:bCs/>
        </w:rPr>
        <w:t xml:space="preserve">Caso de uso: </w:t>
      </w:r>
      <w:r w:rsidRPr="00103536">
        <w:t>Configurar privacidad del perfil</w:t>
      </w:r>
    </w:p>
    <w:p w14:paraId="76EBBCF6" w14:textId="4E5265AF" w:rsidR="00103536" w:rsidRPr="00103536" w:rsidRDefault="00103536" w:rsidP="00103536">
      <w:pPr>
        <w:rPr>
          <w:b/>
          <w:bCs/>
        </w:rPr>
      </w:pPr>
      <w:r w:rsidRPr="00103536">
        <w:rPr>
          <w:b/>
          <w:bCs/>
        </w:rPr>
        <w:t xml:space="preserve">Actor: </w:t>
      </w:r>
      <w:r w:rsidRPr="00103536">
        <w:t>Usuario registrado</w:t>
      </w:r>
    </w:p>
    <w:p w14:paraId="0E38CBA7" w14:textId="4A13CB9B" w:rsidR="00103536" w:rsidRPr="00103536" w:rsidRDefault="00103536" w:rsidP="00103536">
      <w:r w:rsidRPr="00103536">
        <w:rPr>
          <w:b/>
          <w:bCs/>
        </w:rPr>
        <w:t xml:space="preserve">Descripción: </w:t>
      </w:r>
      <w:r w:rsidRPr="00103536">
        <w:t>Permite definir si el perfil del usuario es público o privado.</w:t>
      </w:r>
    </w:p>
    <w:p w14:paraId="1DA00036" w14:textId="7476DBC3" w:rsidR="00103536" w:rsidRPr="00103536" w:rsidRDefault="00103536" w:rsidP="00103536">
      <w:r w:rsidRPr="00103536">
        <w:rPr>
          <w:b/>
          <w:bCs/>
        </w:rPr>
        <w:t xml:space="preserve">Objetivo: </w:t>
      </w:r>
      <w:r w:rsidRPr="00103536">
        <w:t>Controlar quién puede visualizar la información del perfil.</w:t>
      </w:r>
    </w:p>
    <w:p w14:paraId="7EE91F7D" w14:textId="1E34E5D8" w:rsidR="00103536" w:rsidRDefault="00103536" w:rsidP="00103536">
      <w:pPr>
        <w:pBdr>
          <w:bottom w:val="single" w:sz="4" w:space="1" w:color="auto"/>
        </w:pBdr>
        <w:rPr>
          <w:b/>
          <w:bCs/>
        </w:rPr>
      </w:pPr>
      <w:r w:rsidRPr="00103536">
        <w:rPr>
          <w:b/>
          <w:bCs/>
        </w:rPr>
        <w:t xml:space="preserve">Resultado: </w:t>
      </w:r>
      <w:r w:rsidRPr="00103536">
        <w:t>El sistema actualiza la configuración de privacidad.</w:t>
      </w:r>
    </w:p>
    <w:p w14:paraId="422415BC" w14:textId="07706BED" w:rsidR="002C4780" w:rsidRDefault="002C4780" w:rsidP="002C4780">
      <w:r w:rsidRPr="002C4780">
        <w:rPr>
          <w:b/>
          <w:bCs/>
        </w:rPr>
        <w:t>Caso de uso</w:t>
      </w:r>
      <w:r>
        <w:t>: Seguir usuario</w:t>
      </w:r>
    </w:p>
    <w:p w14:paraId="4DEC0D4A" w14:textId="6E985E27" w:rsidR="002C4780" w:rsidRDefault="002C4780" w:rsidP="002C4780">
      <w:r w:rsidRPr="002C4780">
        <w:rPr>
          <w:b/>
          <w:bCs/>
        </w:rPr>
        <w:t>Actor</w:t>
      </w:r>
      <w:r>
        <w:t>: Usuario registrado</w:t>
      </w:r>
    </w:p>
    <w:p w14:paraId="2907DD42" w14:textId="6131701A" w:rsidR="002C4780" w:rsidRDefault="002C4780" w:rsidP="002C4780">
      <w:r w:rsidRPr="002C4780">
        <w:rPr>
          <w:b/>
          <w:bCs/>
        </w:rPr>
        <w:lastRenderedPageBreak/>
        <w:t>Descripción</w:t>
      </w:r>
      <w:r>
        <w:t>: Permite seguir a otro usuario de la plataforma</w:t>
      </w:r>
      <w:r w:rsidR="000F1B38">
        <w:t xml:space="preserve"> con perfil público</w:t>
      </w:r>
      <w:r>
        <w:t>.</w:t>
      </w:r>
    </w:p>
    <w:p w14:paraId="3814F127" w14:textId="2ECC99B6" w:rsidR="002C4780" w:rsidRDefault="002C4780" w:rsidP="002C4780">
      <w:r w:rsidRPr="002C4780">
        <w:rPr>
          <w:b/>
          <w:bCs/>
        </w:rPr>
        <w:t>Objetivo</w:t>
      </w:r>
      <w:r>
        <w:t>: Recibir actualizaciones de actividad de otros usuarios.</w:t>
      </w:r>
    </w:p>
    <w:p w14:paraId="1D16DA8A" w14:textId="167446A7" w:rsidR="002C4780" w:rsidRDefault="002C4780" w:rsidP="002C4780">
      <w:pPr>
        <w:pBdr>
          <w:bottom w:val="single" w:sz="4" w:space="1" w:color="auto"/>
        </w:pBdr>
      </w:pPr>
      <w:r w:rsidRPr="002C4780">
        <w:rPr>
          <w:b/>
          <w:bCs/>
        </w:rPr>
        <w:t>Resultado</w:t>
      </w:r>
      <w:r>
        <w:t>: El sistema registra la relación de seguimiento.</w:t>
      </w:r>
    </w:p>
    <w:p w14:paraId="6FB0425E" w14:textId="63F3CFCF" w:rsidR="000F1B38" w:rsidRPr="000F1B38" w:rsidRDefault="000F1B38" w:rsidP="000F1B38">
      <w:pPr>
        <w:rPr>
          <w:b/>
          <w:bCs/>
        </w:rPr>
      </w:pPr>
      <w:r w:rsidRPr="000F1B38">
        <w:rPr>
          <w:b/>
          <w:bCs/>
        </w:rPr>
        <w:t xml:space="preserve">Caso de uso: </w:t>
      </w:r>
      <w:r w:rsidRPr="000F1B38">
        <w:t>Solicitar seguimiento</w:t>
      </w:r>
    </w:p>
    <w:p w14:paraId="09309FFF" w14:textId="1B782E24" w:rsidR="000F1B38" w:rsidRPr="000F1B38" w:rsidRDefault="000F1B38" w:rsidP="000F1B38">
      <w:pPr>
        <w:rPr>
          <w:b/>
          <w:bCs/>
        </w:rPr>
      </w:pPr>
      <w:r w:rsidRPr="000F1B38">
        <w:rPr>
          <w:b/>
          <w:bCs/>
        </w:rPr>
        <w:t xml:space="preserve">Actor: </w:t>
      </w:r>
      <w:r w:rsidRPr="000F1B38">
        <w:t>Usuario registrado</w:t>
      </w:r>
    </w:p>
    <w:p w14:paraId="4B7F84D1" w14:textId="6C8ECACE" w:rsidR="000F1B38" w:rsidRPr="000F1B38" w:rsidRDefault="000F1B38" w:rsidP="000F1B38">
      <w:r w:rsidRPr="000F1B38">
        <w:rPr>
          <w:b/>
          <w:bCs/>
        </w:rPr>
        <w:t xml:space="preserve">Descripción: </w:t>
      </w:r>
      <w:r w:rsidRPr="000F1B38">
        <w:t>Permite solicitar seguir a un usuario con perfil privado.</w:t>
      </w:r>
    </w:p>
    <w:p w14:paraId="6EB1E4D0" w14:textId="0B3B1578" w:rsidR="000F1B38" w:rsidRPr="000F1B38" w:rsidRDefault="000F1B38" w:rsidP="000F1B38">
      <w:r w:rsidRPr="000F1B38">
        <w:rPr>
          <w:b/>
          <w:bCs/>
        </w:rPr>
        <w:t xml:space="preserve">Objetivo: </w:t>
      </w:r>
      <w:r w:rsidRPr="000F1B38">
        <w:t>Obtener acceso al contenido público</w:t>
      </w:r>
      <w:r>
        <w:t xml:space="preserve"> y la actividad</w:t>
      </w:r>
      <w:r w:rsidRPr="000F1B38">
        <w:t xml:space="preserve"> del usuario.</w:t>
      </w:r>
    </w:p>
    <w:p w14:paraId="19E91063" w14:textId="39A4022A" w:rsidR="000F1B38" w:rsidRPr="000F1B38" w:rsidRDefault="000F1B38" w:rsidP="000F1B38">
      <w:pPr>
        <w:pBdr>
          <w:bottom w:val="single" w:sz="4" w:space="1" w:color="auto"/>
        </w:pBdr>
      </w:pPr>
      <w:r w:rsidRPr="000F1B38">
        <w:rPr>
          <w:b/>
          <w:bCs/>
        </w:rPr>
        <w:t xml:space="preserve">Resultado: </w:t>
      </w:r>
      <w:r w:rsidRPr="000F1B38">
        <w:t>El sistema registra la solicitud y genera una notificación.</w:t>
      </w:r>
    </w:p>
    <w:p w14:paraId="715D7582" w14:textId="16A27AFB" w:rsidR="00E06B87" w:rsidRPr="00E06B87" w:rsidRDefault="00E06B87" w:rsidP="00E06B87">
      <w:pPr>
        <w:rPr>
          <w:b/>
          <w:bCs/>
        </w:rPr>
      </w:pPr>
      <w:r w:rsidRPr="00E06B87">
        <w:rPr>
          <w:b/>
          <w:bCs/>
        </w:rPr>
        <w:t xml:space="preserve">Caso de uso: </w:t>
      </w:r>
      <w:r w:rsidRPr="00E06B87">
        <w:t>Aceptar solicitud de seguimiento</w:t>
      </w:r>
    </w:p>
    <w:p w14:paraId="157213C3" w14:textId="7254AD5F" w:rsidR="00E06B87" w:rsidRPr="00E06B87" w:rsidRDefault="00E06B87" w:rsidP="00E06B87">
      <w:pPr>
        <w:rPr>
          <w:b/>
          <w:bCs/>
        </w:rPr>
      </w:pPr>
      <w:r w:rsidRPr="00E06B87">
        <w:rPr>
          <w:b/>
          <w:bCs/>
        </w:rPr>
        <w:t xml:space="preserve">Actor: </w:t>
      </w:r>
      <w:r w:rsidRPr="00E06B87">
        <w:t>Usuario registrado</w:t>
      </w:r>
    </w:p>
    <w:p w14:paraId="6F43ECF7" w14:textId="358C0C93" w:rsidR="00E06B87" w:rsidRPr="00E06B87" w:rsidRDefault="00E06B87" w:rsidP="00E06B87">
      <w:pPr>
        <w:rPr>
          <w:b/>
          <w:bCs/>
        </w:rPr>
      </w:pPr>
      <w:r w:rsidRPr="00E06B87">
        <w:rPr>
          <w:b/>
          <w:bCs/>
        </w:rPr>
        <w:t xml:space="preserve">Descripción: </w:t>
      </w:r>
      <w:r w:rsidRPr="00E06B87">
        <w:t>Permite aprobar una solicitud de seguimiento recibida.</w:t>
      </w:r>
    </w:p>
    <w:p w14:paraId="7B084C0D" w14:textId="58CB2F01" w:rsidR="00E06B87" w:rsidRPr="00E06B87" w:rsidRDefault="00E06B87" w:rsidP="00E06B87">
      <w:pPr>
        <w:rPr>
          <w:b/>
          <w:bCs/>
        </w:rPr>
      </w:pPr>
      <w:r w:rsidRPr="00E06B87">
        <w:rPr>
          <w:b/>
          <w:bCs/>
        </w:rPr>
        <w:t xml:space="preserve">Objetivo: </w:t>
      </w:r>
      <w:r w:rsidRPr="00E06B87">
        <w:t>Autorizar el acceso al contenido permitido.</w:t>
      </w:r>
    </w:p>
    <w:p w14:paraId="22058188" w14:textId="085A98BF" w:rsidR="00E06B87" w:rsidRDefault="00E06B87" w:rsidP="009268FD">
      <w:pPr>
        <w:pBdr>
          <w:bottom w:val="single" w:sz="4" w:space="1" w:color="auto"/>
        </w:pBdr>
        <w:rPr>
          <w:b/>
          <w:bCs/>
        </w:rPr>
      </w:pPr>
      <w:r w:rsidRPr="00E06B87">
        <w:rPr>
          <w:b/>
          <w:bCs/>
        </w:rPr>
        <w:t xml:space="preserve">Resultado: </w:t>
      </w:r>
      <w:r w:rsidRPr="00E06B87">
        <w:t>El sistema establece la relación de seguimiento.</w:t>
      </w:r>
    </w:p>
    <w:p w14:paraId="345A9CDD" w14:textId="6E3198F3" w:rsidR="00E06B87" w:rsidRPr="00E06B87" w:rsidRDefault="00E06B87" w:rsidP="00E06B87">
      <w:pPr>
        <w:rPr>
          <w:b/>
          <w:bCs/>
        </w:rPr>
      </w:pPr>
      <w:r w:rsidRPr="00E06B87">
        <w:rPr>
          <w:b/>
          <w:bCs/>
        </w:rPr>
        <w:t xml:space="preserve">Caso de uso: </w:t>
      </w:r>
      <w:r w:rsidRPr="00E06B87">
        <w:t>Rechazar solicitud de seguimiento</w:t>
      </w:r>
    </w:p>
    <w:p w14:paraId="304D03AA" w14:textId="7FC58541" w:rsidR="00E06B87" w:rsidRPr="00E06B87" w:rsidRDefault="00E06B87" w:rsidP="00E06B87">
      <w:pPr>
        <w:rPr>
          <w:b/>
          <w:bCs/>
        </w:rPr>
      </w:pPr>
      <w:r w:rsidRPr="00E06B87">
        <w:rPr>
          <w:b/>
          <w:bCs/>
        </w:rPr>
        <w:t xml:space="preserve">Actor: </w:t>
      </w:r>
      <w:r w:rsidRPr="00E06B87">
        <w:t>Usuario registrado</w:t>
      </w:r>
    </w:p>
    <w:p w14:paraId="28B4F36F" w14:textId="57960CDE" w:rsidR="00E06B87" w:rsidRPr="00E06B87" w:rsidRDefault="00E06B87" w:rsidP="00E06B87">
      <w:pPr>
        <w:rPr>
          <w:b/>
          <w:bCs/>
        </w:rPr>
      </w:pPr>
      <w:r w:rsidRPr="00E06B87">
        <w:rPr>
          <w:b/>
          <w:bCs/>
        </w:rPr>
        <w:t xml:space="preserve">Descripción: </w:t>
      </w:r>
      <w:r w:rsidRPr="00E06B87">
        <w:t>Permite denegar una solicitud de seguimiento.</w:t>
      </w:r>
    </w:p>
    <w:p w14:paraId="2DC249EB" w14:textId="32787D09" w:rsidR="00E06B87" w:rsidRPr="00E06B87" w:rsidRDefault="00E06B87" w:rsidP="00E06B87">
      <w:pPr>
        <w:rPr>
          <w:b/>
          <w:bCs/>
        </w:rPr>
      </w:pPr>
      <w:r w:rsidRPr="00E06B87">
        <w:rPr>
          <w:b/>
          <w:bCs/>
        </w:rPr>
        <w:t xml:space="preserve">Objetivo: </w:t>
      </w:r>
      <w:r w:rsidRPr="00E06B87">
        <w:t>Mantener la privacidad del perfil.</w:t>
      </w:r>
    </w:p>
    <w:p w14:paraId="289DD154" w14:textId="119A7971" w:rsidR="00E06B87" w:rsidRDefault="00E06B87" w:rsidP="009268FD">
      <w:pPr>
        <w:pBdr>
          <w:bottom w:val="single" w:sz="4" w:space="1" w:color="auto"/>
        </w:pBdr>
        <w:rPr>
          <w:b/>
          <w:bCs/>
        </w:rPr>
      </w:pPr>
      <w:r w:rsidRPr="00E06B87">
        <w:rPr>
          <w:b/>
          <w:bCs/>
        </w:rPr>
        <w:t xml:space="preserve">Resultado: </w:t>
      </w:r>
      <w:r w:rsidRPr="00E06B87">
        <w:t>El sistema elimina la solicitud pendiente.</w:t>
      </w:r>
    </w:p>
    <w:p w14:paraId="0239FA89" w14:textId="59F18844" w:rsidR="002C4780" w:rsidRDefault="002C4780" w:rsidP="002C4780">
      <w:r w:rsidRPr="002C4780">
        <w:rPr>
          <w:b/>
          <w:bCs/>
        </w:rPr>
        <w:t>Caso de uso</w:t>
      </w:r>
      <w:r>
        <w:t>: Dejar de seguir usuario</w:t>
      </w:r>
    </w:p>
    <w:p w14:paraId="75197D0E" w14:textId="2FEF75AF" w:rsidR="002C4780" w:rsidRDefault="002C4780" w:rsidP="002C4780">
      <w:r w:rsidRPr="002C4780">
        <w:rPr>
          <w:b/>
          <w:bCs/>
        </w:rPr>
        <w:t>Actor</w:t>
      </w:r>
      <w:r>
        <w:t>: Usuario registrado</w:t>
      </w:r>
    </w:p>
    <w:p w14:paraId="2F31ADAD" w14:textId="10828DBF" w:rsidR="002C4780" w:rsidRDefault="002C4780" w:rsidP="002C4780">
      <w:r w:rsidRPr="002C4780">
        <w:rPr>
          <w:b/>
          <w:bCs/>
        </w:rPr>
        <w:t>Descripción</w:t>
      </w:r>
      <w:r>
        <w:t>: Permite eliminar una relación de seguimiento.</w:t>
      </w:r>
    </w:p>
    <w:p w14:paraId="04D151D7" w14:textId="7B84A3B0" w:rsidR="002C4780" w:rsidRDefault="002C4780" w:rsidP="002C4780">
      <w:r w:rsidRPr="002C4780">
        <w:rPr>
          <w:b/>
          <w:bCs/>
        </w:rPr>
        <w:t>Objetivo</w:t>
      </w:r>
      <w:r>
        <w:t>: Dejar de recibir actividad de otro usuario.</w:t>
      </w:r>
    </w:p>
    <w:p w14:paraId="5C7FB4A3" w14:textId="6D3D62C5" w:rsidR="002C4780" w:rsidRDefault="002C4780" w:rsidP="002C4780">
      <w:pPr>
        <w:pBdr>
          <w:bottom w:val="single" w:sz="4" w:space="1" w:color="auto"/>
        </w:pBdr>
      </w:pPr>
      <w:r w:rsidRPr="002C4780">
        <w:rPr>
          <w:b/>
          <w:bCs/>
        </w:rPr>
        <w:t>Resultado</w:t>
      </w:r>
      <w:r>
        <w:t>: El sistema elimina la relación de seguimiento.</w:t>
      </w:r>
    </w:p>
    <w:p w14:paraId="6E877889" w14:textId="44441EBB" w:rsidR="002C4780" w:rsidRDefault="002C4780" w:rsidP="002C4780">
      <w:r w:rsidRPr="002C4780">
        <w:rPr>
          <w:b/>
          <w:bCs/>
        </w:rPr>
        <w:t>Caso de uso</w:t>
      </w:r>
      <w:r>
        <w:t>: Consultar seguidores y seguidos</w:t>
      </w:r>
    </w:p>
    <w:p w14:paraId="41AD843E" w14:textId="045BCB79" w:rsidR="002C4780" w:rsidRDefault="002C4780" w:rsidP="002C4780">
      <w:r w:rsidRPr="002C4780">
        <w:rPr>
          <w:b/>
          <w:bCs/>
        </w:rPr>
        <w:t>Actor</w:t>
      </w:r>
      <w:r>
        <w:t>: Usuario registrado</w:t>
      </w:r>
    </w:p>
    <w:p w14:paraId="62E69CB0" w14:textId="509984C6" w:rsidR="002C4780" w:rsidRDefault="002C4780" w:rsidP="002C4780">
      <w:r w:rsidRPr="002C4780">
        <w:rPr>
          <w:b/>
          <w:bCs/>
        </w:rPr>
        <w:t>Descripción</w:t>
      </w:r>
      <w:r>
        <w:t>: Permite visualizar las relaciones sociales del usuario.</w:t>
      </w:r>
    </w:p>
    <w:p w14:paraId="1AFC885A" w14:textId="2C877307" w:rsidR="002C4780" w:rsidRDefault="002C4780" w:rsidP="002C4780">
      <w:r w:rsidRPr="002C4780">
        <w:rPr>
          <w:b/>
          <w:bCs/>
        </w:rPr>
        <w:t>Objetivo</w:t>
      </w:r>
      <w:r>
        <w:t>: Conocer la red de conexiones dentro de la plataforma.</w:t>
      </w:r>
    </w:p>
    <w:p w14:paraId="52830FA0" w14:textId="65079566" w:rsidR="002C4780" w:rsidRDefault="002C4780" w:rsidP="002C4780">
      <w:pPr>
        <w:pBdr>
          <w:bottom w:val="single" w:sz="4" w:space="1" w:color="auto"/>
        </w:pBdr>
      </w:pPr>
      <w:r w:rsidRPr="002C4780">
        <w:rPr>
          <w:b/>
          <w:bCs/>
        </w:rPr>
        <w:lastRenderedPageBreak/>
        <w:t>Resultado</w:t>
      </w:r>
      <w:r>
        <w:t>: El sistema muestra seguidores y usuarios seguidos.</w:t>
      </w:r>
    </w:p>
    <w:p w14:paraId="7C10EBAB" w14:textId="6158FEAD" w:rsidR="002C4780" w:rsidRDefault="002C4780" w:rsidP="002C4780">
      <w:r w:rsidRPr="002C4780">
        <w:rPr>
          <w:b/>
          <w:bCs/>
        </w:rPr>
        <w:t>Caso de uso</w:t>
      </w:r>
      <w:r>
        <w:t>: Consultar feed de actividad</w:t>
      </w:r>
    </w:p>
    <w:p w14:paraId="6CFCC3AD" w14:textId="2E2F0F50" w:rsidR="002C4780" w:rsidRDefault="002C4780" w:rsidP="002C4780">
      <w:r w:rsidRPr="002C4780">
        <w:rPr>
          <w:b/>
          <w:bCs/>
        </w:rPr>
        <w:t>Actor</w:t>
      </w:r>
      <w:r>
        <w:t>: Usuario registrado</w:t>
      </w:r>
    </w:p>
    <w:p w14:paraId="6948E9DA" w14:textId="5E6B2915" w:rsidR="002C4780" w:rsidRDefault="002C4780" w:rsidP="002C4780">
      <w:r w:rsidRPr="002C4780">
        <w:rPr>
          <w:b/>
          <w:bCs/>
        </w:rPr>
        <w:t>Descripción</w:t>
      </w:r>
      <w:r>
        <w:t>: Permite visualizar la actividad reciente de usuarios seguidos.</w:t>
      </w:r>
    </w:p>
    <w:p w14:paraId="146AEC7C" w14:textId="5013ED3C" w:rsidR="002C4780" w:rsidRDefault="002C4780" w:rsidP="002C4780">
      <w:r w:rsidRPr="002C4780">
        <w:rPr>
          <w:b/>
          <w:bCs/>
        </w:rPr>
        <w:t>Objetivo</w:t>
      </w:r>
      <w:r>
        <w:t>: Mantenerse informado sobre novedades sociales.</w:t>
      </w:r>
    </w:p>
    <w:p w14:paraId="3F535F64" w14:textId="64FF057F" w:rsidR="002C4780" w:rsidRDefault="002C4780" w:rsidP="009268FD">
      <w:pPr>
        <w:pBdr>
          <w:bottom w:val="single" w:sz="4" w:space="1" w:color="auto"/>
        </w:pBdr>
      </w:pPr>
      <w:r w:rsidRPr="002C4780">
        <w:rPr>
          <w:b/>
          <w:bCs/>
        </w:rPr>
        <w:t>Resultado</w:t>
      </w:r>
      <w:r>
        <w:t>: El sistema muestra el feed personalizado.</w:t>
      </w:r>
    </w:p>
    <w:p w14:paraId="34CC1AC8" w14:textId="77777777" w:rsidR="00E06B87" w:rsidRPr="00E06B87" w:rsidRDefault="00E06B87" w:rsidP="00E06B87">
      <w:r w:rsidRPr="00E06B87">
        <w:rPr>
          <w:b/>
          <w:bCs/>
        </w:rPr>
        <w:t>Caso de uso</w:t>
      </w:r>
      <w:r w:rsidRPr="00E06B87">
        <w:t>: Consultar notificaciones</w:t>
      </w:r>
    </w:p>
    <w:p w14:paraId="152C4A0B" w14:textId="77777777" w:rsidR="00E06B87" w:rsidRPr="00E06B87" w:rsidRDefault="00E06B87" w:rsidP="00E06B87">
      <w:r w:rsidRPr="00E06B87">
        <w:rPr>
          <w:b/>
          <w:bCs/>
        </w:rPr>
        <w:t>Actor</w:t>
      </w:r>
      <w:r w:rsidRPr="00E06B87">
        <w:t>: Usuario registrado</w:t>
      </w:r>
    </w:p>
    <w:p w14:paraId="5F21443D" w14:textId="77777777" w:rsidR="00E06B87" w:rsidRPr="00E06B87" w:rsidRDefault="00E06B87" w:rsidP="00E06B87">
      <w:r w:rsidRPr="00E06B87">
        <w:rPr>
          <w:b/>
          <w:bCs/>
        </w:rPr>
        <w:t>Descripción</w:t>
      </w:r>
      <w:r w:rsidRPr="00E06B87">
        <w:t>: Permite visualizar notificaciones relacionadas con actividad social.</w:t>
      </w:r>
    </w:p>
    <w:p w14:paraId="1A43B380" w14:textId="77777777" w:rsidR="00E06B87" w:rsidRPr="00E06B87" w:rsidRDefault="00E06B87" w:rsidP="00E06B87">
      <w:r w:rsidRPr="00E06B87">
        <w:rPr>
          <w:b/>
          <w:bCs/>
        </w:rPr>
        <w:t>Objetivo</w:t>
      </w:r>
      <w:r w:rsidRPr="00E06B87">
        <w:t>: Mantenerse informado de interacciones.</w:t>
      </w:r>
    </w:p>
    <w:p w14:paraId="3249F916" w14:textId="77777777" w:rsidR="00E06B87" w:rsidRPr="00E06B87" w:rsidRDefault="00E06B87" w:rsidP="009268FD">
      <w:pPr>
        <w:pBdr>
          <w:bottom w:val="single" w:sz="4" w:space="1" w:color="auto"/>
        </w:pBdr>
      </w:pPr>
      <w:r w:rsidRPr="00E06B87">
        <w:rPr>
          <w:b/>
          <w:bCs/>
        </w:rPr>
        <w:t>Resultado</w:t>
      </w:r>
      <w:r w:rsidRPr="00E06B87">
        <w:t>: El sistema muestra el listado de notificaciones.</w:t>
      </w:r>
    </w:p>
    <w:p w14:paraId="221F9257" w14:textId="0C54D34B" w:rsidR="00E06B87" w:rsidRDefault="00E06B87" w:rsidP="00E06B87">
      <w:r w:rsidRPr="00E06B87">
        <w:rPr>
          <w:b/>
          <w:bCs/>
        </w:rPr>
        <w:t>Caso de uso</w:t>
      </w:r>
      <w:r>
        <w:t>: Marcar notificaciones como leídas</w:t>
      </w:r>
    </w:p>
    <w:p w14:paraId="503B9D92" w14:textId="2D3A9F37" w:rsidR="00E06B87" w:rsidRDefault="00E06B87" w:rsidP="00E06B87">
      <w:r w:rsidRPr="00E06B87">
        <w:rPr>
          <w:b/>
          <w:bCs/>
        </w:rPr>
        <w:t>Actor</w:t>
      </w:r>
      <w:r>
        <w:t>: Usuario registrado</w:t>
      </w:r>
    </w:p>
    <w:p w14:paraId="45E28099" w14:textId="3CFAD8F2" w:rsidR="00E06B87" w:rsidRDefault="00E06B87" w:rsidP="00E06B87">
      <w:r w:rsidRPr="00E06B87">
        <w:rPr>
          <w:b/>
          <w:bCs/>
        </w:rPr>
        <w:t>Descripción</w:t>
      </w:r>
      <w:r>
        <w:t>: Permite indicar que una notificación ha sido revisada.</w:t>
      </w:r>
    </w:p>
    <w:p w14:paraId="5B78E8E0" w14:textId="7E619F31" w:rsidR="00E06B87" w:rsidRDefault="00E06B87" w:rsidP="00E06B87">
      <w:r w:rsidRPr="00E06B87">
        <w:rPr>
          <w:b/>
          <w:bCs/>
        </w:rPr>
        <w:t>Objetivo</w:t>
      </w:r>
      <w:r>
        <w:t>: Gestionar el estado de las notificaciones.</w:t>
      </w:r>
    </w:p>
    <w:p w14:paraId="6278124D" w14:textId="488AB529" w:rsidR="00E06B87" w:rsidRDefault="00E06B87" w:rsidP="00E06B87">
      <w:r w:rsidRPr="00E06B87">
        <w:rPr>
          <w:b/>
          <w:bCs/>
        </w:rPr>
        <w:t>Resultado</w:t>
      </w:r>
      <w:r>
        <w:t>: El sistema actualiza el estado de lectura.</w:t>
      </w:r>
    </w:p>
    <w:p w14:paraId="00628D80" w14:textId="76F3147A" w:rsidR="005278FD" w:rsidRDefault="005278FD" w:rsidP="005278FD">
      <w:pPr>
        <w:pStyle w:val="Ttulo2"/>
        <w:numPr>
          <w:ilvl w:val="0"/>
          <w:numId w:val="0"/>
        </w:numPr>
        <w:ind w:left="576"/>
      </w:pPr>
      <w:bookmarkStart w:id="242" w:name="_Toc222830813"/>
      <w:r>
        <w:t>A.3 Listas personalizadas</w:t>
      </w:r>
      <w:bookmarkEnd w:id="242"/>
    </w:p>
    <w:p w14:paraId="24ECEBA4" w14:textId="5A13C38D" w:rsidR="002C4780" w:rsidRDefault="002C4780" w:rsidP="002C4780">
      <w:r w:rsidRPr="002C4780">
        <w:rPr>
          <w:b/>
          <w:bCs/>
        </w:rPr>
        <w:t>Caso de uso</w:t>
      </w:r>
      <w:r>
        <w:t>: Crear lista personalizada</w:t>
      </w:r>
    </w:p>
    <w:p w14:paraId="4030B005" w14:textId="3CE6B0AA" w:rsidR="002C4780" w:rsidRDefault="002C4780" w:rsidP="002C4780">
      <w:r w:rsidRPr="002C4780">
        <w:rPr>
          <w:b/>
          <w:bCs/>
        </w:rPr>
        <w:t>Actor</w:t>
      </w:r>
      <w:r>
        <w:t>: Usuario registrado</w:t>
      </w:r>
    </w:p>
    <w:p w14:paraId="1CD419BF" w14:textId="6CBC91E9" w:rsidR="002C4780" w:rsidRDefault="002C4780" w:rsidP="002C4780">
      <w:r w:rsidRPr="002C4780">
        <w:rPr>
          <w:b/>
          <w:bCs/>
        </w:rPr>
        <w:t>Descripción</w:t>
      </w:r>
      <w:r>
        <w:t>: Permite crear una lista de contenido.</w:t>
      </w:r>
    </w:p>
    <w:p w14:paraId="7F784B7E" w14:textId="630A67BF" w:rsidR="002C4780" w:rsidRDefault="002C4780" w:rsidP="002C4780">
      <w:r w:rsidRPr="002C4780">
        <w:rPr>
          <w:b/>
          <w:bCs/>
        </w:rPr>
        <w:t>Objetivo</w:t>
      </w:r>
      <w:r>
        <w:t>: Organizar películas y series según criterios personales.</w:t>
      </w:r>
    </w:p>
    <w:p w14:paraId="6213A792" w14:textId="44F51044" w:rsidR="005278FD" w:rsidRDefault="002C4780" w:rsidP="002C4780">
      <w:pPr>
        <w:pBdr>
          <w:bottom w:val="single" w:sz="4" w:space="1" w:color="auto"/>
        </w:pBdr>
      </w:pPr>
      <w:r w:rsidRPr="002C4780">
        <w:rPr>
          <w:b/>
          <w:bCs/>
        </w:rPr>
        <w:t>Resultado</w:t>
      </w:r>
      <w:r>
        <w:t>: El sistema registra la nueva lista.</w:t>
      </w:r>
    </w:p>
    <w:p w14:paraId="33637206" w14:textId="01924269" w:rsidR="002C4780" w:rsidRDefault="002C4780" w:rsidP="002C4780">
      <w:r w:rsidRPr="002C4780">
        <w:rPr>
          <w:b/>
          <w:bCs/>
        </w:rPr>
        <w:t>Caso de uso</w:t>
      </w:r>
      <w:r>
        <w:t>: Editar lista personalizada</w:t>
      </w:r>
    </w:p>
    <w:p w14:paraId="4AE1FDF7" w14:textId="3D264E2F" w:rsidR="002C4780" w:rsidRDefault="002C4780" w:rsidP="002C4780">
      <w:r w:rsidRPr="002C4780">
        <w:rPr>
          <w:b/>
          <w:bCs/>
        </w:rPr>
        <w:t>Actor</w:t>
      </w:r>
      <w:r>
        <w:t>: Usuario registrado</w:t>
      </w:r>
    </w:p>
    <w:p w14:paraId="477D9546" w14:textId="213AEDAC" w:rsidR="002C4780" w:rsidRDefault="002C4780" w:rsidP="002C4780">
      <w:r w:rsidRPr="002C4780">
        <w:rPr>
          <w:b/>
          <w:bCs/>
        </w:rPr>
        <w:t>Descripción</w:t>
      </w:r>
      <w:r>
        <w:t>: Permite modificar una lista existente.</w:t>
      </w:r>
    </w:p>
    <w:p w14:paraId="6D7B5C36" w14:textId="1A620353" w:rsidR="002C4780" w:rsidRDefault="002C4780" w:rsidP="002C4780">
      <w:r w:rsidRPr="002C4780">
        <w:rPr>
          <w:b/>
          <w:bCs/>
        </w:rPr>
        <w:t>Objetivo</w:t>
      </w:r>
      <w:r>
        <w:t>: Actualizar información o visibilidad de la lista.</w:t>
      </w:r>
    </w:p>
    <w:p w14:paraId="60D3C58B" w14:textId="308D6639" w:rsidR="002C4780" w:rsidRDefault="002C4780" w:rsidP="002C4780">
      <w:pPr>
        <w:pBdr>
          <w:bottom w:val="single" w:sz="4" w:space="1" w:color="auto"/>
        </w:pBdr>
      </w:pPr>
      <w:r w:rsidRPr="002C4780">
        <w:rPr>
          <w:b/>
          <w:bCs/>
        </w:rPr>
        <w:t>Resultado</w:t>
      </w:r>
      <w:r>
        <w:t>: El sistema guarda los cambios realizados.</w:t>
      </w:r>
    </w:p>
    <w:p w14:paraId="6994075E" w14:textId="0A091B1E" w:rsidR="002C4780" w:rsidRDefault="002C4780" w:rsidP="002C4780">
      <w:r w:rsidRPr="002C4780">
        <w:rPr>
          <w:b/>
          <w:bCs/>
        </w:rPr>
        <w:t>Caso de uso</w:t>
      </w:r>
      <w:r>
        <w:t>: Eliminar lista personalizada</w:t>
      </w:r>
    </w:p>
    <w:p w14:paraId="5E7D63AE" w14:textId="2C90865B" w:rsidR="002C4780" w:rsidRDefault="002C4780" w:rsidP="002C4780">
      <w:r w:rsidRPr="002C4780">
        <w:rPr>
          <w:b/>
          <w:bCs/>
        </w:rPr>
        <w:lastRenderedPageBreak/>
        <w:t>Actor</w:t>
      </w:r>
      <w:r>
        <w:t>: Usuario registrado</w:t>
      </w:r>
    </w:p>
    <w:p w14:paraId="5FFE8BFA" w14:textId="18E1E164" w:rsidR="002C4780" w:rsidRDefault="002C4780" w:rsidP="002C4780">
      <w:r w:rsidRPr="002C4780">
        <w:rPr>
          <w:b/>
          <w:bCs/>
        </w:rPr>
        <w:t>Descripción</w:t>
      </w:r>
      <w:r>
        <w:t>: Permite borrar una lista propia.</w:t>
      </w:r>
    </w:p>
    <w:p w14:paraId="78A9EB51" w14:textId="2A299911" w:rsidR="002C4780" w:rsidRDefault="002C4780" w:rsidP="002C4780">
      <w:r w:rsidRPr="002C4780">
        <w:rPr>
          <w:b/>
          <w:bCs/>
        </w:rPr>
        <w:t>Objetivo</w:t>
      </w:r>
      <w:r>
        <w:t>: Eliminar contenido organizado que ya no es necesario.</w:t>
      </w:r>
    </w:p>
    <w:p w14:paraId="08F50919" w14:textId="29B57BBD" w:rsidR="002C4780" w:rsidRDefault="002C4780" w:rsidP="002C4780">
      <w:pPr>
        <w:pBdr>
          <w:bottom w:val="single" w:sz="4" w:space="1" w:color="auto"/>
        </w:pBdr>
      </w:pPr>
      <w:r w:rsidRPr="002C4780">
        <w:rPr>
          <w:b/>
          <w:bCs/>
        </w:rPr>
        <w:t>Resultado</w:t>
      </w:r>
      <w:r>
        <w:t>: El sistema elimina la lista.</w:t>
      </w:r>
    </w:p>
    <w:p w14:paraId="57776B70" w14:textId="2665CB00" w:rsidR="002C4780" w:rsidRDefault="002C4780" w:rsidP="002C4780">
      <w:r w:rsidRPr="002C4780">
        <w:rPr>
          <w:b/>
          <w:bCs/>
        </w:rPr>
        <w:t>Caso de uso</w:t>
      </w:r>
      <w:r>
        <w:t>: Añadir contenido a lista</w:t>
      </w:r>
    </w:p>
    <w:p w14:paraId="096A8A6C" w14:textId="46B199CB" w:rsidR="002C4780" w:rsidRDefault="002C4780" w:rsidP="002C4780">
      <w:r w:rsidRPr="002C4780">
        <w:rPr>
          <w:b/>
          <w:bCs/>
        </w:rPr>
        <w:t>Actor</w:t>
      </w:r>
      <w:r>
        <w:t>: Usuario registrado</w:t>
      </w:r>
    </w:p>
    <w:p w14:paraId="40AF0C4E" w14:textId="70494A3B" w:rsidR="002C4780" w:rsidRDefault="002C4780" w:rsidP="002C4780">
      <w:r w:rsidRPr="002C4780">
        <w:rPr>
          <w:b/>
          <w:bCs/>
        </w:rPr>
        <w:t>Descripción</w:t>
      </w:r>
      <w:r>
        <w:t>: Permite incluir películas o series en una lista.</w:t>
      </w:r>
    </w:p>
    <w:p w14:paraId="132D4259" w14:textId="26171DC8" w:rsidR="002C4780" w:rsidRDefault="002C4780" w:rsidP="002C4780">
      <w:r w:rsidRPr="002C4780">
        <w:rPr>
          <w:b/>
          <w:bCs/>
        </w:rPr>
        <w:t>Objetivo</w:t>
      </w:r>
      <w:r>
        <w:t>: Organizar contenido visualizado o pendiente.</w:t>
      </w:r>
    </w:p>
    <w:p w14:paraId="42159B04" w14:textId="4A5703CF" w:rsidR="002C4780" w:rsidRDefault="002C4780" w:rsidP="002C4780">
      <w:pPr>
        <w:pBdr>
          <w:bottom w:val="single" w:sz="4" w:space="1" w:color="auto"/>
        </w:pBdr>
      </w:pPr>
      <w:r w:rsidRPr="002C4780">
        <w:rPr>
          <w:b/>
          <w:bCs/>
        </w:rPr>
        <w:t>Resultado</w:t>
      </w:r>
      <w:r>
        <w:t>: El sistema añade el contenido a la lista.</w:t>
      </w:r>
    </w:p>
    <w:p w14:paraId="611D222C" w14:textId="39484F4D" w:rsidR="002C4780" w:rsidRDefault="002C4780" w:rsidP="002C4780">
      <w:r w:rsidRPr="002C4780">
        <w:rPr>
          <w:b/>
          <w:bCs/>
        </w:rPr>
        <w:t>Caso de uso</w:t>
      </w:r>
      <w:r>
        <w:t>: Eliminar contenido de lista</w:t>
      </w:r>
    </w:p>
    <w:p w14:paraId="7624167E" w14:textId="011C6481" w:rsidR="002C4780" w:rsidRDefault="002C4780" w:rsidP="002C4780">
      <w:r w:rsidRPr="002C4780">
        <w:rPr>
          <w:b/>
          <w:bCs/>
        </w:rPr>
        <w:t>Actor</w:t>
      </w:r>
      <w:r>
        <w:t>: Usuario registrado</w:t>
      </w:r>
    </w:p>
    <w:p w14:paraId="7E1735B9" w14:textId="5FDE5AAB" w:rsidR="002C4780" w:rsidRDefault="002C4780" w:rsidP="002C4780">
      <w:r w:rsidRPr="002C4780">
        <w:rPr>
          <w:b/>
          <w:bCs/>
        </w:rPr>
        <w:t>Descripción</w:t>
      </w:r>
      <w:r>
        <w:t>: Permite retirar contenido de una lista.</w:t>
      </w:r>
    </w:p>
    <w:p w14:paraId="32CE3346" w14:textId="53766C0F" w:rsidR="002C4780" w:rsidRDefault="002C4780" w:rsidP="002C4780">
      <w:r w:rsidRPr="002C4780">
        <w:rPr>
          <w:b/>
          <w:bCs/>
        </w:rPr>
        <w:t>Objetivo</w:t>
      </w:r>
      <w:r>
        <w:t>: Mantener la lista actualizada.</w:t>
      </w:r>
    </w:p>
    <w:p w14:paraId="7DF1D19B" w14:textId="2B91CDB6" w:rsidR="002C4780" w:rsidRDefault="002C4780" w:rsidP="006B10EF">
      <w:pPr>
        <w:pBdr>
          <w:bottom w:val="single" w:sz="4" w:space="1" w:color="auto"/>
        </w:pBdr>
      </w:pPr>
      <w:r w:rsidRPr="002C4780">
        <w:rPr>
          <w:b/>
          <w:bCs/>
        </w:rPr>
        <w:t>Resultado</w:t>
      </w:r>
      <w:r>
        <w:t>: El sistema elimina el contenido seleccionado.</w:t>
      </w:r>
    </w:p>
    <w:p w14:paraId="1CA911EE" w14:textId="72BF91D9" w:rsidR="006B10EF" w:rsidRDefault="006B10EF" w:rsidP="006B10EF">
      <w:r w:rsidRPr="002C4780">
        <w:rPr>
          <w:b/>
          <w:bCs/>
        </w:rPr>
        <w:t>Caso de uso</w:t>
      </w:r>
      <w:r>
        <w:t>: Consultar listas del propio usuario</w:t>
      </w:r>
    </w:p>
    <w:p w14:paraId="1D219AAD" w14:textId="77777777" w:rsidR="006B10EF" w:rsidRDefault="006B10EF" w:rsidP="006B10EF">
      <w:r w:rsidRPr="002C4780">
        <w:rPr>
          <w:b/>
          <w:bCs/>
        </w:rPr>
        <w:t>Actor</w:t>
      </w:r>
      <w:r>
        <w:t>: Usuario registrado</w:t>
      </w:r>
    </w:p>
    <w:p w14:paraId="2D378FB4" w14:textId="2D29A0B6" w:rsidR="006B10EF" w:rsidRDefault="006B10EF" w:rsidP="006B10EF">
      <w:r w:rsidRPr="002C4780">
        <w:rPr>
          <w:b/>
          <w:bCs/>
        </w:rPr>
        <w:t>Descripción</w:t>
      </w:r>
      <w:r>
        <w:t>: Permite visualizar listas creadas por el usuario.</w:t>
      </w:r>
    </w:p>
    <w:p w14:paraId="4790B05A" w14:textId="62C392E3" w:rsidR="006B10EF" w:rsidRDefault="006B10EF" w:rsidP="006B10EF">
      <w:r w:rsidRPr="002C4780">
        <w:rPr>
          <w:b/>
          <w:bCs/>
        </w:rPr>
        <w:t>Objetivo</w:t>
      </w:r>
      <w:r>
        <w:t>: Visualizar las listas del usuario.</w:t>
      </w:r>
    </w:p>
    <w:p w14:paraId="2585E4D9" w14:textId="1027902B" w:rsidR="006B10EF" w:rsidRDefault="006B10EF" w:rsidP="006B10EF">
      <w:pPr>
        <w:pBdr>
          <w:bottom w:val="single" w:sz="4" w:space="1" w:color="auto"/>
        </w:pBdr>
      </w:pPr>
      <w:r w:rsidRPr="002C4780">
        <w:rPr>
          <w:b/>
          <w:bCs/>
        </w:rPr>
        <w:t>Resultado</w:t>
      </w:r>
      <w:r>
        <w:t>: El sistema muestra las listas del usuario.</w:t>
      </w:r>
    </w:p>
    <w:p w14:paraId="4CA5143E" w14:textId="6BD9B86C" w:rsidR="006B10EF" w:rsidRDefault="006B10EF" w:rsidP="006B10EF">
      <w:r w:rsidRPr="002C4780">
        <w:rPr>
          <w:b/>
          <w:bCs/>
        </w:rPr>
        <w:t>Caso de uso</w:t>
      </w:r>
      <w:r>
        <w:t>: Consultar listas públicas</w:t>
      </w:r>
    </w:p>
    <w:p w14:paraId="74066A3C" w14:textId="77777777" w:rsidR="006B10EF" w:rsidRDefault="006B10EF" w:rsidP="006B10EF">
      <w:r w:rsidRPr="002C4780">
        <w:rPr>
          <w:b/>
          <w:bCs/>
        </w:rPr>
        <w:t>Actor</w:t>
      </w:r>
      <w:r>
        <w:t>: Usuario registrado</w:t>
      </w:r>
    </w:p>
    <w:p w14:paraId="35267D3A" w14:textId="79B5268E" w:rsidR="006B10EF" w:rsidRDefault="006B10EF" w:rsidP="006B10EF">
      <w:r w:rsidRPr="002C4780">
        <w:rPr>
          <w:b/>
          <w:bCs/>
        </w:rPr>
        <w:t>Descripción</w:t>
      </w:r>
      <w:r>
        <w:t>: Permite visualizar listas públicas de otros usuarios a los que sigue el usuario propio.</w:t>
      </w:r>
    </w:p>
    <w:p w14:paraId="209EF69C" w14:textId="46CD7654" w:rsidR="006B10EF" w:rsidRDefault="006B10EF" w:rsidP="006B10EF">
      <w:r w:rsidRPr="002C4780">
        <w:rPr>
          <w:b/>
          <w:bCs/>
        </w:rPr>
        <w:t>Objetivo</w:t>
      </w:r>
      <w:r>
        <w:t>: Visualizar las listas públicas de otros usuarios.</w:t>
      </w:r>
    </w:p>
    <w:p w14:paraId="3A74B78C" w14:textId="3866532E" w:rsidR="006B10EF" w:rsidRPr="005278FD" w:rsidRDefault="006B10EF" w:rsidP="002C4780">
      <w:r w:rsidRPr="002C4780">
        <w:rPr>
          <w:b/>
          <w:bCs/>
        </w:rPr>
        <w:t>Resultado</w:t>
      </w:r>
      <w:r>
        <w:t>: El sistema muestra las listas públicas de usuarios a los que el usuario sigue.</w:t>
      </w:r>
    </w:p>
    <w:p w14:paraId="26EFD6AE" w14:textId="1A00C425" w:rsidR="005278FD" w:rsidRDefault="005278FD" w:rsidP="005278FD">
      <w:pPr>
        <w:pStyle w:val="Ttulo2"/>
        <w:numPr>
          <w:ilvl w:val="0"/>
          <w:numId w:val="0"/>
        </w:numPr>
        <w:ind w:left="576"/>
      </w:pPr>
      <w:bookmarkStart w:id="243" w:name="_Toc222830814"/>
      <w:r>
        <w:t>A.4 Valoraciones y reseñas</w:t>
      </w:r>
      <w:bookmarkEnd w:id="243"/>
    </w:p>
    <w:p w14:paraId="09A4F9AB" w14:textId="4D528847" w:rsidR="002C4780" w:rsidRDefault="002C4780" w:rsidP="002C4780">
      <w:r w:rsidRPr="002C4780">
        <w:rPr>
          <w:b/>
          <w:bCs/>
        </w:rPr>
        <w:t>Caso de uso</w:t>
      </w:r>
      <w:r>
        <w:t>: Crear valoración</w:t>
      </w:r>
    </w:p>
    <w:p w14:paraId="4C87F538" w14:textId="0ED64645" w:rsidR="002C4780" w:rsidRDefault="002C4780" w:rsidP="002C4780">
      <w:r w:rsidRPr="002C4780">
        <w:rPr>
          <w:b/>
          <w:bCs/>
        </w:rPr>
        <w:t>Actor</w:t>
      </w:r>
      <w:r>
        <w:t>: Usuario registrado</w:t>
      </w:r>
    </w:p>
    <w:p w14:paraId="5E03D8B0" w14:textId="266F171C" w:rsidR="002C4780" w:rsidRDefault="002C4780" w:rsidP="002C4780">
      <w:r w:rsidRPr="002C4780">
        <w:rPr>
          <w:b/>
          <w:bCs/>
        </w:rPr>
        <w:lastRenderedPageBreak/>
        <w:t>Descripción</w:t>
      </w:r>
      <w:r>
        <w:t>: Permite valorar una película o serie.</w:t>
      </w:r>
    </w:p>
    <w:p w14:paraId="1D81CCC2" w14:textId="5ED181D8" w:rsidR="002C4780" w:rsidRDefault="002C4780" w:rsidP="002C4780">
      <w:r w:rsidRPr="002C4780">
        <w:rPr>
          <w:b/>
          <w:bCs/>
        </w:rPr>
        <w:t>Objetivo</w:t>
      </w:r>
      <w:r>
        <w:t>: Expresar opinión sobre contenido.</w:t>
      </w:r>
    </w:p>
    <w:p w14:paraId="1680F824" w14:textId="1798DE82" w:rsidR="002C4780" w:rsidRDefault="002C4780" w:rsidP="002C4780">
      <w:pPr>
        <w:pBdr>
          <w:bottom w:val="single" w:sz="4" w:space="1" w:color="auto"/>
        </w:pBdr>
      </w:pPr>
      <w:r w:rsidRPr="002C4780">
        <w:rPr>
          <w:b/>
          <w:bCs/>
        </w:rPr>
        <w:t>Resultado</w:t>
      </w:r>
      <w:r>
        <w:t>: El sistema registra la valoración.</w:t>
      </w:r>
    </w:p>
    <w:p w14:paraId="41C43069" w14:textId="60E8D21D" w:rsidR="002C4780" w:rsidRDefault="002C4780" w:rsidP="002C4780">
      <w:r w:rsidRPr="002C4780">
        <w:rPr>
          <w:b/>
          <w:bCs/>
        </w:rPr>
        <w:t>Caso de uso</w:t>
      </w:r>
      <w:r>
        <w:t>: Editar valoración</w:t>
      </w:r>
    </w:p>
    <w:p w14:paraId="7F880B0F" w14:textId="283052E5" w:rsidR="002C4780" w:rsidRDefault="002C4780" w:rsidP="002C4780">
      <w:r w:rsidRPr="002C4780">
        <w:rPr>
          <w:b/>
          <w:bCs/>
        </w:rPr>
        <w:t>Actor</w:t>
      </w:r>
      <w:r>
        <w:t>: Usuario registrado</w:t>
      </w:r>
    </w:p>
    <w:p w14:paraId="76B2042D" w14:textId="1844F323" w:rsidR="002C4780" w:rsidRDefault="002C4780" w:rsidP="002C4780">
      <w:r w:rsidRPr="002C4780">
        <w:rPr>
          <w:b/>
          <w:bCs/>
        </w:rPr>
        <w:t>Descripción</w:t>
      </w:r>
      <w:r>
        <w:t>: Permite modificar una valoración previa.</w:t>
      </w:r>
    </w:p>
    <w:p w14:paraId="7791DBB1" w14:textId="667E59B9" w:rsidR="002C4780" w:rsidRDefault="002C4780" w:rsidP="002C4780">
      <w:r w:rsidRPr="002C4780">
        <w:rPr>
          <w:b/>
          <w:bCs/>
        </w:rPr>
        <w:t>Objetivo</w:t>
      </w:r>
      <w:r>
        <w:t>: Actualizar opinión registrada.</w:t>
      </w:r>
    </w:p>
    <w:p w14:paraId="4414127B" w14:textId="31A60E3C" w:rsidR="002C4780" w:rsidRDefault="002C4780" w:rsidP="002C4780">
      <w:pPr>
        <w:pBdr>
          <w:bottom w:val="single" w:sz="4" w:space="1" w:color="auto"/>
        </w:pBdr>
      </w:pPr>
      <w:r w:rsidRPr="002C4780">
        <w:rPr>
          <w:b/>
          <w:bCs/>
        </w:rPr>
        <w:t>Resultado</w:t>
      </w:r>
      <w:r>
        <w:t>: El sistema guarda la modificación.</w:t>
      </w:r>
    </w:p>
    <w:p w14:paraId="3211DDE3" w14:textId="27C25D34" w:rsidR="002C4780" w:rsidRDefault="002C4780" w:rsidP="002C4780">
      <w:r w:rsidRPr="002C4780">
        <w:rPr>
          <w:b/>
          <w:bCs/>
        </w:rPr>
        <w:t>Caso de uso</w:t>
      </w:r>
      <w:r>
        <w:t>: Eliminar valoración</w:t>
      </w:r>
    </w:p>
    <w:p w14:paraId="518AE0CB" w14:textId="43F84D82" w:rsidR="002C4780" w:rsidRDefault="002C4780" w:rsidP="002C4780">
      <w:r w:rsidRPr="002C4780">
        <w:rPr>
          <w:b/>
          <w:bCs/>
        </w:rPr>
        <w:t>Actor</w:t>
      </w:r>
      <w:r>
        <w:t>: Usuario registrado</w:t>
      </w:r>
    </w:p>
    <w:p w14:paraId="15F5E0F9" w14:textId="3E6F03F9" w:rsidR="002C4780" w:rsidRDefault="002C4780" w:rsidP="002C4780">
      <w:r w:rsidRPr="002C4780">
        <w:rPr>
          <w:b/>
          <w:bCs/>
        </w:rPr>
        <w:t>Descripción</w:t>
      </w:r>
      <w:r>
        <w:t>: Permite borrar una valoración.</w:t>
      </w:r>
    </w:p>
    <w:p w14:paraId="5081F3BB" w14:textId="05C3AA75" w:rsidR="002C4780" w:rsidRDefault="002C4780" w:rsidP="002C4780">
      <w:r w:rsidRPr="002C4780">
        <w:rPr>
          <w:b/>
          <w:bCs/>
        </w:rPr>
        <w:t>Objetivo</w:t>
      </w:r>
      <w:r>
        <w:t>: Retirar una opinión registrada.</w:t>
      </w:r>
    </w:p>
    <w:p w14:paraId="07D9C9A2" w14:textId="24703E9A" w:rsidR="002C4780" w:rsidRDefault="002C4780" w:rsidP="002C4780">
      <w:pPr>
        <w:pBdr>
          <w:bottom w:val="single" w:sz="4" w:space="1" w:color="auto"/>
        </w:pBdr>
      </w:pPr>
      <w:r w:rsidRPr="002C4780">
        <w:rPr>
          <w:b/>
          <w:bCs/>
        </w:rPr>
        <w:t>Resultado</w:t>
      </w:r>
      <w:r>
        <w:t>: El sistema elimina la valoración.</w:t>
      </w:r>
    </w:p>
    <w:p w14:paraId="72CD490E" w14:textId="4C2E7FBA" w:rsidR="00F65A52" w:rsidRDefault="00F65A52" w:rsidP="00F65A52">
      <w:r w:rsidRPr="002C4780">
        <w:rPr>
          <w:b/>
          <w:bCs/>
        </w:rPr>
        <w:t>Caso de uso</w:t>
      </w:r>
      <w:r>
        <w:t>: Consultar valoraciones propias</w:t>
      </w:r>
    </w:p>
    <w:p w14:paraId="4878A5DB" w14:textId="77777777" w:rsidR="00F65A52" w:rsidRDefault="00F65A52" w:rsidP="00F65A52">
      <w:r w:rsidRPr="002C4780">
        <w:rPr>
          <w:b/>
          <w:bCs/>
        </w:rPr>
        <w:t>Actor</w:t>
      </w:r>
      <w:r>
        <w:t>: Usuario registrado</w:t>
      </w:r>
    </w:p>
    <w:p w14:paraId="577FA17E" w14:textId="601EC32C" w:rsidR="00F65A52" w:rsidRDefault="00F65A52" w:rsidP="00F65A52">
      <w:r w:rsidRPr="002C4780">
        <w:rPr>
          <w:b/>
          <w:bCs/>
        </w:rPr>
        <w:t>Descripción</w:t>
      </w:r>
      <w:r>
        <w:t>: Permite visualizar valoraciones creadas por el usuario.</w:t>
      </w:r>
    </w:p>
    <w:p w14:paraId="56633DEE" w14:textId="770D4DE3" w:rsidR="00F65A52" w:rsidRDefault="00F65A52" w:rsidP="00F65A52">
      <w:r w:rsidRPr="002C4780">
        <w:rPr>
          <w:b/>
          <w:bCs/>
        </w:rPr>
        <w:t>Objetivo</w:t>
      </w:r>
      <w:r>
        <w:t>: Visualizar las opiniones publicadas.</w:t>
      </w:r>
    </w:p>
    <w:p w14:paraId="4AAABDB6" w14:textId="0E96994E" w:rsidR="00F65A52" w:rsidRPr="00F65A52" w:rsidRDefault="00F65A52" w:rsidP="00F65A52">
      <w:pPr>
        <w:pBdr>
          <w:bottom w:val="single" w:sz="4" w:space="1" w:color="auto"/>
        </w:pBdr>
      </w:pPr>
      <w:r w:rsidRPr="002C4780">
        <w:rPr>
          <w:b/>
          <w:bCs/>
        </w:rPr>
        <w:t>Resultado</w:t>
      </w:r>
      <w:r>
        <w:t>: El sistema muestra valoraciones del usuario.</w:t>
      </w:r>
    </w:p>
    <w:p w14:paraId="12203871" w14:textId="4AF596E5" w:rsidR="002C4780" w:rsidRDefault="002C4780" w:rsidP="002C4780">
      <w:r w:rsidRPr="002C4780">
        <w:rPr>
          <w:b/>
          <w:bCs/>
        </w:rPr>
        <w:t>Caso de uso</w:t>
      </w:r>
      <w:r>
        <w:t>: Consultar valoraciones de contenido</w:t>
      </w:r>
    </w:p>
    <w:p w14:paraId="2904CE2A" w14:textId="07B4467E" w:rsidR="002C4780" w:rsidRDefault="002C4780" w:rsidP="002C4780">
      <w:r w:rsidRPr="002C4780">
        <w:rPr>
          <w:b/>
          <w:bCs/>
        </w:rPr>
        <w:t>Actor</w:t>
      </w:r>
      <w:r>
        <w:t>: Usuario registrado</w:t>
      </w:r>
    </w:p>
    <w:p w14:paraId="370371EF" w14:textId="1AFA1996" w:rsidR="002C4780" w:rsidRDefault="002C4780" w:rsidP="002C4780">
      <w:r w:rsidRPr="002C4780">
        <w:rPr>
          <w:b/>
          <w:bCs/>
        </w:rPr>
        <w:t>Descripción</w:t>
      </w:r>
      <w:r>
        <w:t>: Permite visualizar valoraciones de otros usuarios.</w:t>
      </w:r>
    </w:p>
    <w:p w14:paraId="3E481C6A" w14:textId="4BA1D877" w:rsidR="002C4780" w:rsidRDefault="002C4780" w:rsidP="002C4780">
      <w:r w:rsidRPr="002C4780">
        <w:rPr>
          <w:b/>
          <w:bCs/>
        </w:rPr>
        <w:t>Objetivo</w:t>
      </w:r>
      <w:r>
        <w:t>: Conocer opiniones de la comunidad.</w:t>
      </w:r>
    </w:p>
    <w:p w14:paraId="05B4B592" w14:textId="6F76F1EF" w:rsidR="002C4780" w:rsidRDefault="002C4780" w:rsidP="002C4780">
      <w:pPr>
        <w:pBdr>
          <w:bottom w:val="single" w:sz="4" w:space="1" w:color="auto"/>
        </w:pBdr>
      </w:pPr>
      <w:r w:rsidRPr="002C4780">
        <w:rPr>
          <w:b/>
          <w:bCs/>
        </w:rPr>
        <w:t>Resultado</w:t>
      </w:r>
      <w:r>
        <w:t>: El sistema muestra valoraciones disponibles.</w:t>
      </w:r>
    </w:p>
    <w:p w14:paraId="0E115688" w14:textId="03DB45E9" w:rsidR="002C4780" w:rsidRDefault="002C4780" w:rsidP="002C4780">
      <w:r w:rsidRPr="002C4780">
        <w:rPr>
          <w:b/>
          <w:bCs/>
        </w:rPr>
        <w:t>Caso de uso</w:t>
      </w:r>
      <w:r>
        <w:t xml:space="preserve">: </w:t>
      </w:r>
      <w:r w:rsidR="000F1B38">
        <w:t>Dar me gusta a valoración</w:t>
      </w:r>
    </w:p>
    <w:p w14:paraId="5F73CEB9" w14:textId="0608D80D" w:rsidR="002C4780" w:rsidRDefault="002C4780" w:rsidP="002C4780">
      <w:r w:rsidRPr="002C4780">
        <w:rPr>
          <w:b/>
          <w:bCs/>
        </w:rPr>
        <w:t>Actor</w:t>
      </w:r>
      <w:r>
        <w:t>: Usuario registrado</w:t>
      </w:r>
    </w:p>
    <w:p w14:paraId="23DFA92B" w14:textId="523CEACF" w:rsidR="002C4780" w:rsidRDefault="002C4780" w:rsidP="002C4780">
      <w:r w:rsidRPr="002C4780">
        <w:rPr>
          <w:b/>
          <w:bCs/>
        </w:rPr>
        <w:t>Descripción</w:t>
      </w:r>
      <w:r>
        <w:t>: Permite indicar interés por una reseña.</w:t>
      </w:r>
    </w:p>
    <w:p w14:paraId="2CCF1121" w14:textId="1C551DD4" w:rsidR="002C4780" w:rsidRDefault="002C4780" w:rsidP="002C4780">
      <w:r w:rsidRPr="002C4780">
        <w:rPr>
          <w:b/>
          <w:bCs/>
        </w:rPr>
        <w:t>Objetivo</w:t>
      </w:r>
      <w:r>
        <w:t>: Destacar contenido útil.</w:t>
      </w:r>
    </w:p>
    <w:p w14:paraId="5E56A1E8" w14:textId="780407D6" w:rsidR="002C4780" w:rsidRPr="002C4780" w:rsidRDefault="002C4780" w:rsidP="002C4780">
      <w:r w:rsidRPr="002C4780">
        <w:rPr>
          <w:b/>
          <w:bCs/>
        </w:rPr>
        <w:lastRenderedPageBreak/>
        <w:t>Resultado</w:t>
      </w:r>
      <w:r>
        <w:t>: El sistema registra la interacción</w:t>
      </w:r>
      <w:r w:rsidR="000F1B38">
        <w:t xml:space="preserve"> y genera notificación</w:t>
      </w:r>
      <w:r>
        <w:t>.</w:t>
      </w:r>
    </w:p>
    <w:sectPr w:rsidR="002C4780" w:rsidRPr="002C4780" w:rsidSect="00FA2DC4">
      <w:footerReference w:type="default" r:id="rId44"/>
      <w:type w:val="continuous"/>
      <w:pgSz w:w="11906" w:h="16838"/>
      <w:pgMar w:top="1417" w:right="1701" w:bottom="1417" w:left="1701" w:header="708" w:footer="708" w:gutter="0"/>
      <w:pgNumType w:start="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6" w:author="FRANCISCO GARCIA SANCHEZ" w:date="2025-11-11T06:00:00Z" w:initials="FG">
    <w:p w14:paraId="52FCA171" w14:textId="77777777" w:rsidR="005829F7" w:rsidRDefault="005829F7" w:rsidP="005829F7">
      <w:pPr>
        <w:pStyle w:val="Textocomentario"/>
        <w:jc w:val="left"/>
      </w:pPr>
      <w:r>
        <w:rPr>
          <w:rStyle w:val="Refdecomentario"/>
        </w:rPr>
        <w:annotationRef/>
      </w:r>
      <w:r>
        <w:t>Quizás merezca la pena extender esto un poco relatando, por ejemplo, las librerías concretas de Spring Boot utilizadas en el ámbito del desarrollo (esto lo puedes ir introduciendo conforme vayas avanzando con el desarrollo); por ejemplo, para interaccionar con PostgreSQL o para la definición de la API REST.</w:t>
      </w:r>
    </w:p>
  </w:comment>
  <w:comment w:id="27" w:author="FRANCISCO GARCIA SANCHEZ" w:date="2026-03-02T06:35:00Z" w:initials="FG">
    <w:p w14:paraId="450701C7" w14:textId="77777777" w:rsidR="00677F3E" w:rsidRDefault="00677F3E" w:rsidP="00677F3E">
      <w:pPr>
        <w:pStyle w:val="Textocomentario"/>
        <w:jc w:val="left"/>
      </w:pPr>
      <w:r>
        <w:rPr>
          <w:rStyle w:val="Refdecomentario"/>
        </w:rPr>
        <w:annotationRef/>
      </w:r>
      <w:r>
        <w:t>NO HECHO</w:t>
      </w:r>
    </w:p>
  </w:comment>
  <w:comment w:id="29" w:author="FRANCISCO GARCIA SANCHEZ" w:date="2025-11-11T06:01:00Z" w:initials="FG">
    <w:p w14:paraId="2A0982B5" w14:textId="77777777" w:rsidR="008C498C" w:rsidRDefault="008C498C" w:rsidP="008C498C">
      <w:pPr>
        <w:pStyle w:val="Textocomentario"/>
        <w:jc w:val="left"/>
      </w:pPr>
      <w:r>
        <w:rPr>
          <w:rStyle w:val="Refdecomentario"/>
        </w:rPr>
        <w:annotationRef/>
      </w:r>
      <w:r>
        <w:t>Aquí algo parecido con librerías de React relevantes que vayas a emplear en el desarrollo.</w:t>
      </w:r>
    </w:p>
  </w:comment>
  <w:comment w:id="30" w:author="FRANCISCO GARCIA SANCHEZ" w:date="2026-03-02T06:35:00Z" w:initials="FG">
    <w:p w14:paraId="212AFFEB" w14:textId="77777777" w:rsidR="00677F3E" w:rsidRDefault="00677F3E" w:rsidP="00677F3E">
      <w:pPr>
        <w:pStyle w:val="Textocomentario"/>
        <w:jc w:val="left"/>
      </w:pPr>
      <w:r>
        <w:rPr>
          <w:rStyle w:val="Refdecomentario"/>
        </w:rPr>
        <w:annotationRef/>
      </w:r>
      <w:r>
        <w:t>NO HECHO</w:t>
      </w:r>
    </w:p>
  </w:comment>
  <w:comment w:id="31" w:author="CHRISTIAN MATAS CONESA" w:date="2026-03-02T23:13:00Z" w:initials="CMC">
    <w:p w14:paraId="0425C10B" w14:textId="77777777" w:rsidR="00AB2C44" w:rsidRDefault="00AB2C44" w:rsidP="00AB2C44">
      <w:pPr>
        <w:pStyle w:val="Textocomentario"/>
        <w:jc w:val="left"/>
      </w:pPr>
      <w:r>
        <w:rPr>
          <w:rStyle w:val="Refdecomentario"/>
        </w:rPr>
        <w:annotationRef/>
      </w:r>
      <w:r>
        <w:rPr>
          <w:lang w:val="en-US"/>
        </w:rPr>
        <w:t>Aún estoy implementando el frontend</w:t>
      </w:r>
    </w:p>
  </w:comment>
  <w:comment w:id="34" w:author="FRANCISCO GARCIA SANCHEZ" w:date="2026-02-09T10:26:00Z" w:initials="FG">
    <w:p w14:paraId="23350C81" w14:textId="77777777" w:rsidR="008F7814" w:rsidRDefault="008F7814" w:rsidP="008F7814">
      <w:pPr>
        <w:pStyle w:val="Textocomentario"/>
        <w:jc w:val="left"/>
      </w:pPr>
      <w:r>
        <w:rPr>
          <w:rStyle w:val="Refdecomentario"/>
        </w:rPr>
        <w:annotationRef/>
      </w:r>
      <w:r>
        <w:t>Asegúrate de que todos los términos en inglés en el documento están en cursiva.</w:t>
      </w:r>
    </w:p>
  </w:comment>
  <w:comment w:id="45" w:author="FRANCISCO GARCIA SANCHEZ" w:date="2026-02-09T10:35:00Z" w:initials="FG">
    <w:p w14:paraId="683F2FC5" w14:textId="77777777" w:rsidR="007D6217" w:rsidRDefault="007D6217" w:rsidP="007D6217">
      <w:pPr>
        <w:pStyle w:val="Textocomentario"/>
        <w:jc w:val="left"/>
      </w:pPr>
      <w:r>
        <w:rPr>
          <w:rStyle w:val="Refdecomentario"/>
        </w:rPr>
        <w:annotationRef/>
      </w:r>
      <w:r>
        <w:t>Veo recomendable extender la descripción de los CdU utilizando alguna plantilla a tal efecto. El resultado de este ejercicio puede quedar en un anexo al final de la memoria.</w:t>
      </w:r>
    </w:p>
  </w:comment>
  <w:comment w:id="46" w:author="FRANCISCO GARCIA SANCHEZ" w:date="2026-03-02T06:22:00Z" w:initials="FG">
    <w:p w14:paraId="59DDECEB" w14:textId="77777777" w:rsidR="004A1837" w:rsidRDefault="004A1837" w:rsidP="004A1837">
      <w:pPr>
        <w:pStyle w:val="Textocomentario"/>
        <w:jc w:val="left"/>
      </w:pPr>
      <w:r>
        <w:rPr>
          <w:rStyle w:val="Refdecomentario"/>
        </w:rPr>
        <w:annotationRef/>
      </w:r>
      <w:r>
        <w:t>Pensaba más en una plantilla que incluyese los pasos del CdU y las excepciones (cómo se comportaba el sistema bajo determinadas circunstancias). En cualquier caso, siendo contenido opcional, no creo relevante dedicarle mucho más tiempo.</w:t>
      </w:r>
    </w:p>
  </w:comment>
  <w:comment w:id="72" w:author="FRANCISCO GARCIA SANCHEZ" w:date="2026-03-02T06:26:00Z" w:initials="FG">
    <w:p w14:paraId="70D2CB1B" w14:textId="77777777" w:rsidR="00AD668C" w:rsidRDefault="00AD668C" w:rsidP="00AD668C">
      <w:pPr>
        <w:pStyle w:val="Textocomentario"/>
        <w:jc w:val="left"/>
      </w:pPr>
      <w:r>
        <w:rPr>
          <w:rStyle w:val="Refdecomentario"/>
        </w:rPr>
        <w:annotationRef/>
      </w:r>
      <w:r>
        <w:t>Asegúrate de que los nombres de todas las entidades del modelo las pones con la fuente Courier New</w:t>
      </w:r>
    </w:p>
  </w:comment>
  <w:comment w:id="90" w:author="FRANCISCO GARCIA SANCHEZ" w:date="2026-02-09T11:33:00Z" w:initials="FG">
    <w:p w14:paraId="63FB97C2" w14:textId="77777777" w:rsidR="00522750" w:rsidRDefault="00522750" w:rsidP="00522750">
      <w:pPr>
        <w:pStyle w:val="Textocomentario"/>
        <w:jc w:val="left"/>
      </w:pPr>
      <w:r>
        <w:rPr>
          <w:rStyle w:val="Refdecomentario"/>
        </w:rPr>
        <w:annotationRef/>
      </w:r>
      <w:r>
        <w:t>Convendría distinguir los que están pensados para cualquier usuario frente a los que requieren estar autenticados (se puede utilizar un código de colores para distinguirlos). Si finalmente añades el rol de ‘administrador’, este también tendría unos endpoints exclusivos para ese rol.</w:t>
      </w:r>
    </w:p>
  </w:comment>
  <w:comment w:id="91" w:author="FRANCISCO GARCIA SANCHEZ" w:date="2026-03-02T06:35:00Z" w:initials="FG">
    <w:p w14:paraId="6BEA8590" w14:textId="77777777" w:rsidR="00511E3F" w:rsidRDefault="00511E3F" w:rsidP="00511E3F">
      <w:pPr>
        <w:pStyle w:val="Textocomentario"/>
        <w:jc w:val="left"/>
      </w:pPr>
      <w:r>
        <w:rPr>
          <w:rStyle w:val="Refdecomentario"/>
        </w:rPr>
        <w:annotationRef/>
      </w:r>
      <w:r>
        <w:t>NO HECHO</w:t>
      </w:r>
    </w:p>
  </w:comment>
  <w:comment w:id="93" w:author="FRANCISCO GARCIA SANCHEZ" w:date="2026-03-02T06:34:00Z" w:initials="FG">
    <w:p w14:paraId="1DF11507" w14:textId="77777777" w:rsidR="00511E3F" w:rsidRDefault="00511E3F" w:rsidP="00511E3F">
      <w:pPr>
        <w:pStyle w:val="Textocomentario"/>
        <w:jc w:val="left"/>
      </w:pPr>
      <w:r>
        <w:rPr>
          <w:rStyle w:val="Refdecomentario"/>
        </w:rPr>
        <w:annotationRef/>
      </w:r>
      <w:r>
        <w:t>¿Desde el front le dices al back que haga la sincronización? ¿Quién puede lanzar esa petición?</w:t>
      </w:r>
    </w:p>
  </w:comment>
  <w:comment w:id="132" w:author="FRANCISCO GARCIA SANCHEZ" w:date="2026-03-02T06:43:00Z" w:initials="FG">
    <w:p w14:paraId="4B0A418D" w14:textId="77777777" w:rsidR="001E5E56" w:rsidRDefault="001E5E56" w:rsidP="001E5E56">
      <w:pPr>
        <w:pStyle w:val="Textocomentario"/>
        <w:jc w:val="left"/>
      </w:pPr>
      <w:r>
        <w:rPr>
          <w:rStyle w:val="Refdecomentario"/>
        </w:rPr>
        <w:annotationRef/>
      </w:r>
      <w:r>
        <w:t>Creo que es mejor hacer de esto una referencia bibliográfica bien definida y añadir la cita correspondiente al titulo de la figura (“Figura 10. Comparativa …. [8]”)</w:t>
      </w:r>
    </w:p>
  </w:comment>
  <w:comment w:id="134" w:author="FRANCISCO GARCIA SANCHEZ" w:date="2026-03-02T07:02:00Z" w:initials="FG">
    <w:p w14:paraId="3A54B790" w14:textId="77777777" w:rsidR="00977E80" w:rsidRDefault="00977E80" w:rsidP="00977E80">
      <w:pPr>
        <w:pStyle w:val="Textocomentario"/>
        <w:jc w:val="left"/>
      </w:pPr>
      <w:r>
        <w:rPr>
          <w:rStyle w:val="Refdecomentario"/>
        </w:rPr>
        <w:annotationRef/>
      </w:r>
      <w:r>
        <w:t>Asegúrate de describir en este apartado lo que tenga que ver con la interacción con TMDB (código incluido)</w:t>
      </w:r>
    </w:p>
  </w:comment>
  <w:comment w:id="135" w:author="FRANCISCO GARCIA SANCHEZ" w:date="2026-03-02T07:17:00Z" w:initials="FG">
    <w:p w14:paraId="7932967C" w14:textId="77777777" w:rsidR="00476A44" w:rsidRDefault="00476A44" w:rsidP="00476A44">
      <w:pPr>
        <w:pStyle w:val="Textocomentario"/>
        <w:jc w:val="left"/>
      </w:pPr>
      <w:r>
        <w:rPr>
          <w:rStyle w:val="Refdecomentario"/>
        </w:rPr>
        <w:annotationRef/>
      </w:r>
      <w:r>
        <w:t>Incluye también cualquier fichero de configuración que tengas</w:t>
      </w:r>
    </w:p>
  </w:comment>
  <w:comment w:id="140" w:author="FRANCISCO GARCIA SANCHEZ" w:date="2026-03-02T06:53:00Z" w:initials="FG">
    <w:p w14:paraId="32C05939" w14:textId="77777777" w:rsidR="002850AF" w:rsidRDefault="002850AF" w:rsidP="002850AF">
      <w:pPr>
        <w:pStyle w:val="Textocomentario"/>
        <w:jc w:val="left"/>
      </w:pPr>
      <w:r>
        <w:rPr>
          <w:rStyle w:val="Refdecomentario"/>
        </w:rPr>
        <w:annotationRef/>
      </w:r>
      <w:r>
        <w:t>Integra este contenido con el párrafo anterior (‘modularización’)</w:t>
      </w:r>
    </w:p>
  </w:comment>
  <w:comment w:id="144" w:author="FRANCISCO GARCIA SANCHEZ" w:date="2026-03-02T06:50:00Z" w:initials="FG">
    <w:p w14:paraId="687D42B3" w14:textId="77777777" w:rsidR="00F9781D" w:rsidRDefault="00F9781D" w:rsidP="00F9781D">
      <w:pPr>
        <w:pStyle w:val="Textocomentario"/>
        <w:jc w:val="left"/>
      </w:pPr>
      <w:r>
        <w:rPr>
          <w:rStyle w:val="Refdecomentario"/>
        </w:rPr>
        <w:annotationRef/>
      </w:r>
      <w:r>
        <w:t>Cada capa debería estar en un encabezado de 3er nivel (4.3.2, 4.3.3, 4.3.4, 4.3.5) integrando todo el contenido que le corresponda (extractos de código y explicación correspondiente). En este sentido, por ejemplo, lo que tiene que ver con la API debería estar en la capa del controlador.</w:t>
      </w:r>
    </w:p>
  </w:comment>
  <w:comment w:id="146" w:author="FRANCISCO GARCIA SANCHEZ" w:date="2026-03-02T06:58:00Z" w:initials="FG">
    <w:p w14:paraId="368BF4FC" w14:textId="77777777" w:rsidR="00825E8E" w:rsidRDefault="00825E8E" w:rsidP="00825E8E">
      <w:pPr>
        <w:pStyle w:val="Textocomentario"/>
        <w:jc w:val="left"/>
      </w:pPr>
      <w:r>
        <w:rPr>
          <w:rStyle w:val="Refdecomentario"/>
        </w:rPr>
        <w:annotationRef/>
      </w:r>
      <w:r>
        <w:t>Haz esto en los distintos apartados para utilizar esa figura como base para articular la organización de esta sección.</w:t>
      </w:r>
    </w:p>
  </w:comment>
  <w:comment w:id="151" w:author="FRANCISCO GARCIA SANCHEZ" w:date="2026-03-02T06:56:00Z" w:initials="FG">
    <w:p w14:paraId="42CB4ADD" w14:textId="77777777" w:rsidR="00B0493C" w:rsidRDefault="00B0493C" w:rsidP="00B0493C">
      <w:pPr>
        <w:pStyle w:val="Textocomentario"/>
        <w:jc w:val="left"/>
      </w:pPr>
      <w:r>
        <w:rPr>
          <w:rStyle w:val="Refdecomentario"/>
        </w:rPr>
        <w:annotationRef/>
      </w:r>
      <w:r>
        <w:t>Cada figura con código debe contener aspectos que sean representativos de la capa que se está explicando. Es fundamental describir con cierto detalle el contenido de la figura (el código, las distintas etiquetas que aparecen y detalles para que el lector sea capaz de entender lo que ahí pasa).</w:t>
      </w:r>
    </w:p>
  </w:comment>
  <w:comment w:id="152" w:author="FRANCISCO GARCIA SANCHEZ" w:date="2026-03-02T06:57:00Z" w:initials="FG">
    <w:p w14:paraId="3688EF67" w14:textId="77777777" w:rsidR="00B0493C" w:rsidRDefault="00B0493C" w:rsidP="00B0493C">
      <w:pPr>
        <w:pStyle w:val="Textocomentario"/>
        <w:jc w:val="left"/>
      </w:pPr>
      <w:r>
        <w:rPr>
          <w:rStyle w:val="Refdecomentario"/>
        </w:rPr>
        <w:annotationRef/>
      </w:r>
      <w:r>
        <w:t>TENER ESTO EN CUENTA PARA TODAS LAS FIGURAS CON CÓDIGO</w:t>
      </w:r>
    </w:p>
  </w:comment>
  <w:comment w:id="167" w:author="FRANCISCO GARCIA SANCHEZ" w:date="2026-03-02T07:13:00Z" w:initials="FG">
    <w:p w14:paraId="184983DC" w14:textId="77777777" w:rsidR="00840CB6" w:rsidRDefault="00840CB6" w:rsidP="00840CB6">
      <w:pPr>
        <w:pStyle w:val="Textocomentario"/>
        <w:jc w:val="left"/>
      </w:pPr>
      <w:r>
        <w:rPr>
          <w:rStyle w:val="Refdecomentario"/>
        </w:rPr>
        <w:annotationRef/>
      </w:r>
      <w:r>
        <w:t>TODOS LOS TÉRMINOS EN INGLÉS EN CURSIVA</w:t>
      </w:r>
    </w:p>
  </w:comment>
  <w:comment w:id="175" w:author="FRANCISCO GARCIA SANCHEZ" w:date="2026-03-02T07:11:00Z" w:initials="FG">
    <w:p w14:paraId="061B22B9" w14:textId="77777777" w:rsidR="005A30D6" w:rsidRDefault="005A30D6" w:rsidP="005A30D6">
      <w:pPr>
        <w:pStyle w:val="Textocomentario"/>
        <w:jc w:val="left"/>
      </w:pPr>
      <w:r>
        <w:rPr>
          <w:rStyle w:val="Refdecomentario"/>
        </w:rPr>
        <w:annotationRef/>
      </w:r>
      <w:r>
        <w:t>Puede estar bien poner aquí extractos de código con este mismo ejemplo que estas dando.</w:t>
      </w:r>
    </w:p>
  </w:comment>
  <w:comment w:id="177" w:author="FRANCISCO GARCIA SANCHEZ" w:date="2026-03-02T07:09:00Z" w:initials="FG">
    <w:p w14:paraId="72260F62" w14:textId="77777777" w:rsidR="00FB2393" w:rsidRDefault="00FB2393" w:rsidP="00FB2393">
      <w:pPr>
        <w:pStyle w:val="Textocomentario"/>
        <w:jc w:val="left"/>
      </w:pPr>
      <w:r>
        <w:rPr>
          <w:rStyle w:val="Refdecomentario"/>
        </w:rPr>
        <w:annotationRef/>
      </w:r>
      <w:r>
        <w:t>Hazlo párrafo</w:t>
      </w:r>
    </w:p>
  </w:comment>
  <w:comment w:id="182" w:author="FRANCISCO GARCIA SANCHEZ" w:date="2026-03-02T07:13:00Z" w:initials="FG">
    <w:p w14:paraId="129BE316" w14:textId="77777777" w:rsidR="009045DE" w:rsidRDefault="009045DE" w:rsidP="009045DE">
      <w:pPr>
        <w:pStyle w:val="Textocomentario"/>
        <w:jc w:val="left"/>
      </w:pPr>
      <w:r>
        <w:rPr>
          <w:rStyle w:val="Refdecomentario"/>
        </w:rPr>
        <w:annotationRef/>
      </w:r>
      <w:r>
        <w:t>Evita estas listas en la medida de lo posible; en su lugar, escríbelo en forma de párrafo.</w:t>
      </w:r>
    </w:p>
  </w:comment>
  <w:comment w:id="185" w:author="FRANCISCO GARCIA SANCHEZ" w:date="2026-03-02T07:19:00Z" w:initials="FG">
    <w:p w14:paraId="453E833E" w14:textId="77777777" w:rsidR="006E21CA" w:rsidRDefault="006E21CA" w:rsidP="006E21CA">
      <w:pPr>
        <w:pStyle w:val="Textocomentario"/>
        <w:jc w:val="left"/>
      </w:pPr>
      <w:r>
        <w:rPr>
          <w:rStyle w:val="Refdecomentario"/>
        </w:rPr>
        <w:annotationRef/>
      </w:r>
      <w:r>
        <w:t>Muéstralo en la parte de implementación del backend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2FCA171" w15:done="0"/>
  <w15:commentEx w15:paraId="450701C7" w15:paraIdParent="52FCA171" w15:done="0"/>
  <w15:commentEx w15:paraId="2A0982B5" w15:done="0"/>
  <w15:commentEx w15:paraId="212AFFEB" w15:paraIdParent="2A0982B5" w15:done="0"/>
  <w15:commentEx w15:paraId="0425C10B" w15:paraIdParent="2A0982B5" w15:done="0"/>
  <w15:commentEx w15:paraId="23350C81" w15:done="0"/>
  <w15:commentEx w15:paraId="683F2FC5" w15:done="0"/>
  <w15:commentEx w15:paraId="59DDECEB" w15:paraIdParent="683F2FC5" w15:done="0"/>
  <w15:commentEx w15:paraId="70D2CB1B" w15:done="0"/>
  <w15:commentEx w15:paraId="63FB97C2" w15:done="0"/>
  <w15:commentEx w15:paraId="6BEA8590" w15:paraIdParent="63FB97C2" w15:done="0"/>
  <w15:commentEx w15:paraId="1DF11507" w15:done="0"/>
  <w15:commentEx w15:paraId="4B0A418D" w15:done="0"/>
  <w15:commentEx w15:paraId="3A54B790" w15:done="0"/>
  <w15:commentEx w15:paraId="7932967C" w15:paraIdParent="3A54B790" w15:done="0"/>
  <w15:commentEx w15:paraId="32C05939" w15:done="0"/>
  <w15:commentEx w15:paraId="687D42B3" w15:done="0"/>
  <w15:commentEx w15:paraId="368BF4FC" w15:done="0"/>
  <w15:commentEx w15:paraId="42CB4ADD" w15:done="0"/>
  <w15:commentEx w15:paraId="3688EF67" w15:paraIdParent="42CB4ADD" w15:done="0"/>
  <w15:commentEx w15:paraId="184983DC" w15:done="0"/>
  <w15:commentEx w15:paraId="061B22B9" w15:done="0"/>
  <w15:commentEx w15:paraId="72260F62" w15:done="0"/>
  <w15:commentEx w15:paraId="129BE316" w15:done="0"/>
  <w15:commentEx w15:paraId="453E833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81094F2" w16cex:dateUtc="2025-11-11T05:00:00Z"/>
  <w16cex:commentExtensible w16cex:durableId="4B10C1CC" w16cex:dateUtc="2026-03-02T05:35:00Z"/>
  <w16cex:commentExtensible w16cex:durableId="6FD2AD96" w16cex:dateUtc="2025-11-11T05:01:00Z"/>
  <w16cex:commentExtensible w16cex:durableId="073A0BFA" w16cex:dateUtc="2026-03-02T05:35:00Z"/>
  <w16cex:commentExtensible w16cex:durableId="0F07569E" w16cex:dateUtc="2026-03-02T22:13:00Z"/>
  <w16cex:commentExtensible w16cex:durableId="44367E89" w16cex:dateUtc="2026-02-09T09:26:00Z"/>
  <w16cex:commentExtensible w16cex:durableId="5A614CEC" w16cex:dateUtc="2026-02-09T09:35:00Z"/>
  <w16cex:commentExtensible w16cex:durableId="4269671C" w16cex:dateUtc="2026-03-02T05:22:00Z"/>
  <w16cex:commentExtensible w16cex:durableId="2611117E" w16cex:dateUtc="2026-03-02T05:26:00Z"/>
  <w16cex:commentExtensible w16cex:durableId="7F345582" w16cex:dateUtc="2026-02-09T10:33:00Z"/>
  <w16cex:commentExtensible w16cex:durableId="4F5F408A" w16cex:dateUtc="2026-03-02T05:35:00Z"/>
  <w16cex:commentExtensible w16cex:durableId="547E80A3" w16cex:dateUtc="2026-03-02T05:34:00Z"/>
  <w16cex:commentExtensible w16cex:durableId="7C2FFA65" w16cex:dateUtc="2026-03-02T05:43:00Z"/>
  <w16cex:commentExtensible w16cex:durableId="129AC5C1" w16cex:dateUtc="2026-03-02T06:02:00Z"/>
  <w16cex:commentExtensible w16cex:durableId="1ED1874F" w16cex:dateUtc="2026-03-02T06:17:00Z"/>
  <w16cex:commentExtensible w16cex:durableId="4BDB294F" w16cex:dateUtc="2026-03-02T05:53:00Z"/>
  <w16cex:commentExtensible w16cex:durableId="62A01274" w16cex:dateUtc="2026-03-02T05:50:00Z"/>
  <w16cex:commentExtensible w16cex:durableId="05536EB4" w16cex:dateUtc="2026-03-02T05:58:00Z"/>
  <w16cex:commentExtensible w16cex:durableId="32344EC4" w16cex:dateUtc="2026-03-02T05:56:00Z"/>
  <w16cex:commentExtensible w16cex:durableId="726440DA" w16cex:dateUtc="2026-03-02T05:57:00Z"/>
  <w16cex:commentExtensible w16cex:durableId="7557ED6F" w16cex:dateUtc="2026-03-02T06:13:00Z"/>
  <w16cex:commentExtensible w16cex:durableId="1DD21D11" w16cex:dateUtc="2026-03-02T06:11:00Z"/>
  <w16cex:commentExtensible w16cex:durableId="5239835D" w16cex:dateUtc="2026-03-02T06:09:00Z"/>
  <w16cex:commentExtensible w16cex:durableId="186C26CD" w16cex:dateUtc="2026-03-02T06:13:00Z"/>
  <w16cex:commentExtensible w16cex:durableId="2604B18C" w16cex:dateUtc="2026-03-02T06: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2FCA171" w16cid:durableId="481094F2"/>
  <w16cid:commentId w16cid:paraId="450701C7" w16cid:durableId="4B10C1CC"/>
  <w16cid:commentId w16cid:paraId="2A0982B5" w16cid:durableId="6FD2AD96"/>
  <w16cid:commentId w16cid:paraId="212AFFEB" w16cid:durableId="073A0BFA"/>
  <w16cid:commentId w16cid:paraId="0425C10B" w16cid:durableId="0F07569E"/>
  <w16cid:commentId w16cid:paraId="23350C81" w16cid:durableId="44367E89"/>
  <w16cid:commentId w16cid:paraId="683F2FC5" w16cid:durableId="5A614CEC"/>
  <w16cid:commentId w16cid:paraId="59DDECEB" w16cid:durableId="4269671C"/>
  <w16cid:commentId w16cid:paraId="70D2CB1B" w16cid:durableId="2611117E"/>
  <w16cid:commentId w16cid:paraId="63FB97C2" w16cid:durableId="7F345582"/>
  <w16cid:commentId w16cid:paraId="6BEA8590" w16cid:durableId="4F5F408A"/>
  <w16cid:commentId w16cid:paraId="1DF11507" w16cid:durableId="547E80A3"/>
  <w16cid:commentId w16cid:paraId="4B0A418D" w16cid:durableId="7C2FFA65"/>
  <w16cid:commentId w16cid:paraId="3A54B790" w16cid:durableId="129AC5C1"/>
  <w16cid:commentId w16cid:paraId="7932967C" w16cid:durableId="1ED1874F"/>
  <w16cid:commentId w16cid:paraId="32C05939" w16cid:durableId="4BDB294F"/>
  <w16cid:commentId w16cid:paraId="687D42B3" w16cid:durableId="62A01274"/>
  <w16cid:commentId w16cid:paraId="368BF4FC" w16cid:durableId="05536EB4"/>
  <w16cid:commentId w16cid:paraId="42CB4ADD" w16cid:durableId="32344EC4"/>
  <w16cid:commentId w16cid:paraId="3688EF67" w16cid:durableId="726440DA"/>
  <w16cid:commentId w16cid:paraId="184983DC" w16cid:durableId="7557ED6F"/>
  <w16cid:commentId w16cid:paraId="061B22B9" w16cid:durableId="1DD21D11"/>
  <w16cid:commentId w16cid:paraId="72260F62" w16cid:durableId="5239835D"/>
  <w16cid:commentId w16cid:paraId="129BE316" w16cid:durableId="186C26CD"/>
  <w16cid:commentId w16cid:paraId="453E833E" w16cid:durableId="2604B18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4B7439" w14:textId="77777777" w:rsidR="00F31195" w:rsidRPr="007B1868" w:rsidRDefault="00F31195" w:rsidP="00113388">
      <w:pPr>
        <w:spacing w:after="0" w:line="240" w:lineRule="auto"/>
      </w:pPr>
      <w:r w:rsidRPr="007B1868">
        <w:separator/>
      </w:r>
    </w:p>
  </w:endnote>
  <w:endnote w:type="continuationSeparator" w:id="0">
    <w:p w14:paraId="5D93DA3D" w14:textId="77777777" w:rsidR="00F31195" w:rsidRPr="007B1868" w:rsidRDefault="00F31195" w:rsidP="00113388">
      <w:pPr>
        <w:spacing w:after="0" w:line="240" w:lineRule="auto"/>
      </w:pPr>
      <w:r w:rsidRPr="007B1868">
        <w:continuationSeparator/>
      </w:r>
    </w:p>
  </w:endnote>
  <w:endnote w:type="continuationNotice" w:id="1">
    <w:p w14:paraId="7DDA3541" w14:textId="77777777" w:rsidR="00F31195" w:rsidRPr="007B1868" w:rsidRDefault="00F3119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934A7" w14:textId="3D03928A" w:rsidR="003F0BDA" w:rsidRPr="007B1868" w:rsidRDefault="00026899" w:rsidP="003F0BDA">
    <w:pPr>
      <w:pStyle w:val="Piedepgina"/>
      <w:pBdr>
        <w:top w:val="single" w:sz="4" w:space="1" w:color="auto"/>
      </w:pBdr>
    </w:pPr>
    <w:r>
      <w:rPr>
        <w:b/>
        <w:i/>
      </w:rPr>
      <w:t>Christian Matas Conesa</w:t>
    </w:r>
    <w:r w:rsidR="003F0BDA" w:rsidRPr="007B1868">
      <w:tab/>
    </w:r>
    <w:r w:rsidR="003F0BDA" w:rsidRPr="007B1868">
      <w:tab/>
    </w:r>
    <w:r w:rsidR="003F0BDA" w:rsidRPr="007B1868">
      <w:fldChar w:fldCharType="begin"/>
    </w:r>
    <w:r w:rsidR="003F0BDA" w:rsidRPr="007B1868">
      <w:instrText>PAGE   \* MERGEFORMAT</w:instrText>
    </w:r>
    <w:r w:rsidR="003F0BDA" w:rsidRPr="007B1868">
      <w:fldChar w:fldCharType="separate"/>
    </w:r>
    <w:r w:rsidR="00DD0F18" w:rsidRPr="007B1868">
      <w:t>11</w:t>
    </w:r>
    <w:r w:rsidR="003F0BDA" w:rsidRPr="007B1868">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0820F" w14:textId="77347954" w:rsidR="00FA2DC4" w:rsidRPr="007B1868" w:rsidRDefault="0029729E" w:rsidP="003F0BDA">
    <w:pPr>
      <w:pStyle w:val="Piedepgina"/>
      <w:pBdr>
        <w:top w:val="single" w:sz="4" w:space="1" w:color="auto"/>
      </w:pBdr>
    </w:pPr>
    <w:r>
      <w:t>Christian Matas Conesa</w:t>
    </w:r>
    <w:r w:rsidR="00FA2DC4" w:rsidRPr="007B1868">
      <w:tab/>
    </w:r>
    <w:r w:rsidR="00FA2DC4" w:rsidRPr="007B1868">
      <w:tab/>
    </w:r>
    <w:r w:rsidR="00FA2DC4" w:rsidRPr="007B1868">
      <w:fldChar w:fldCharType="begin"/>
    </w:r>
    <w:r w:rsidR="00FA2DC4" w:rsidRPr="007B1868">
      <w:instrText>PAGE   \* MERGEFORMAT</w:instrText>
    </w:r>
    <w:r w:rsidR="00FA2DC4" w:rsidRPr="007B1868">
      <w:fldChar w:fldCharType="separate"/>
    </w:r>
    <w:r w:rsidR="00FA2DC4" w:rsidRPr="007B1868">
      <w:t>11</w:t>
    </w:r>
    <w:r w:rsidR="00FA2DC4" w:rsidRPr="007B1868">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CC1AED" w14:textId="77777777" w:rsidR="00F31195" w:rsidRPr="007B1868" w:rsidRDefault="00F31195" w:rsidP="00113388">
      <w:pPr>
        <w:spacing w:after="0" w:line="240" w:lineRule="auto"/>
      </w:pPr>
      <w:r w:rsidRPr="007B1868">
        <w:separator/>
      </w:r>
    </w:p>
  </w:footnote>
  <w:footnote w:type="continuationSeparator" w:id="0">
    <w:p w14:paraId="2F0C4983" w14:textId="77777777" w:rsidR="00F31195" w:rsidRPr="007B1868" w:rsidRDefault="00F31195" w:rsidP="00113388">
      <w:pPr>
        <w:spacing w:after="0" w:line="240" w:lineRule="auto"/>
      </w:pPr>
      <w:r w:rsidRPr="007B1868">
        <w:continuationSeparator/>
      </w:r>
    </w:p>
  </w:footnote>
  <w:footnote w:type="continuationNotice" w:id="1">
    <w:p w14:paraId="412F33B6" w14:textId="77777777" w:rsidR="00F31195" w:rsidRPr="007B1868" w:rsidRDefault="00F31195">
      <w:pPr>
        <w:spacing w:after="0" w:line="240" w:lineRule="auto"/>
      </w:pPr>
    </w:p>
  </w:footnote>
  <w:footnote w:id="2">
    <w:p w14:paraId="52828539" w14:textId="34AC15E8" w:rsidR="00113388" w:rsidRDefault="00113388">
      <w:pPr>
        <w:pStyle w:val="Textonotapie"/>
      </w:pPr>
      <w:r w:rsidRPr="007B1868">
        <w:rPr>
          <w:rStyle w:val="Refdenotaalpie"/>
        </w:rPr>
        <w:footnoteRef/>
      </w:r>
      <w:r w:rsidRPr="007B1868">
        <w:t xml:space="preserve"> </w:t>
      </w:r>
      <w:hyperlink r:id="rId1" w:history="1">
        <w:r w:rsidR="00510120" w:rsidRPr="007B1868">
          <w:rPr>
            <w:rStyle w:val="Hipervnculo"/>
          </w:rPr>
          <w:t>https://biblioguias.uam.es/citar/estilo_ieee</w:t>
        </w:r>
      </w:hyperlink>
      <w:r w:rsidR="00510120" w:rsidRPr="007B1868">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50BFD" w14:textId="6120B366" w:rsidR="003F0BDA" w:rsidRPr="007B1868" w:rsidRDefault="00014354" w:rsidP="003F0BDA">
    <w:pPr>
      <w:pStyle w:val="Encabezado"/>
      <w:pBdr>
        <w:bottom w:val="single" w:sz="4" w:space="1" w:color="auto"/>
      </w:pBdr>
    </w:pPr>
    <w:r>
      <w:rPr>
        <w:b/>
        <w:i/>
      </w:rPr>
      <w:t>MovieMate</w:t>
    </w:r>
    <w:r w:rsidR="003F0BDA" w:rsidRPr="007B1868">
      <w:tab/>
    </w:r>
    <w:r w:rsidR="003F0BDA" w:rsidRPr="007B1868">
      <w:tab/>
    </w:r>
    <w:r w:rsidR="00966FBA" w:rsidRPr="007B1868">
      <w:t>Grado en Ingeniería Informática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D7190"/>
    <w:multiLevelType w:val="hybridMultilevel"/>
    <w:tmpl w:val="6374EE66"/>
    <w:lvl w:ilvl="0" w:tplc="01A0C382">
      <w:start w:val="1"/>
      <w:numFmt w:val="upperRoman"/>
      <w:pStyle w:val="Ttuloprevio"/>
      <w:lvlText w:val="%1."/>
      <w:lvlJc w:val="right"/>
      <w:pPr>
        <w:ind w:left="360" w:hanging="360"/>
      </w:pPr>
    </w:lvl>
    <w:lvl w:ilvl="1" w:tplc="6A7A2E80">
      <w:start w:val="1"/>
      <w:numFmt w:val="decimal"/>
      <w:lvlText w:val="%2."/>
      <w:lvlJc w:val="left"/>
      <w:pPr>
        <w:ind w:left="1440" w:hanging="360"/>
      </w:pPr>
      <w:rPr>
        <w:rFonts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2634ED7"/>
    <w:multiLevelType w:val="hybridMultilevel"/>
    <w:tmpl w:val="9E8007A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2FD5E3A"/>
    <w:multiLevelType w:val="hybridMultilevel"/>
    <w:tmpl w:val="44DC046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3B02887"/>
    <w:multiLevelType w:val="hybridMultilevel"/>
    <w:tmpl w:val="0CA43D7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5356C70"/>
    <w:multiLevelType w:val="hybridMultilevel"/>
    <w:tmpl w:val="BCE4E93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861285F"/>
    <w:multiLevelType w:val="hybridMultilevel"/>
    <w:tmpl w:val="F98025E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0C6D6131"/>
    <w:multiLevelType w:val="hybridMultilevel"/>
    <w:tmpl w:val="1AAE1004"/>
    <w:lvl w:ilvl="0" w:tplc="E2CAFA8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0F5E38E6"/>
    <w:multiLevelType w:val="hybridMultilevel"/>
    <w:tmpl w:val="2552182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2834E89"/>
    <w:multiLevelType w:val="hybridMultilevel"/>
    <w:tmpl w:val="3488AFF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1D0B6369"/>
    <w:multiLevelType w:val="hybridMultilevel"/>
    <w:tmpl w:val="E2707A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2F845FF"/>
    <w:multiLevelType w:val="hybridMultilevel"/>
    <w:tmpl w:val="FAB6D14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4F15BBB"/>
    <w:multiLevelType w:val="hybridMultilevel"/>
    <w:tmpl w:val="AE2A2682"/>
    <w:lvl w:ilvl="0" w:tplc="A8F2C1F4">
      <w:start w:val="1"/>
      <w:numFmt w:val="decimal"/>
      <w:lvlText w:val="3.%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26E25673"/>
    <w:multiLevelType w:val="hybridMultilevel"/>
    <w:tmpl w:val="48FAEFDA"/>
    <w:lvl w:ilvl="0" w:tplc="BF046D12">
      <w:start w:val="1"/>
      <w:numFmt w:val="bullet"/>
      <w:lvlText w:val=""/>
      <w:lvlJc w:val="left"/>
      <w:pPr>
        <w:ind w:left="1080" w:hanging="360"/>
      </w:pPr>
      <w:rPr>
        <w:rFonts w:ascii="Symbol" w:hAnsi="Symbol"/>
      </w:rPr>
    </w:lvl>
    <w:lvl w:ilvl="1" w:tplc="34C6FD04">
      <w:start w:val="1"/>
      <w:numFmt w:val="bullet"/>
      <w:lvlText w:val=""/>
      <w:lvlJc w:val="left"/>
      <w:pPr>
        <w:ind w:left="1440" w:hanging="360"/>
      </w:pPr>
      <w:rPr>
        <w:rFonts w:ascii="Symbol" w:hAnsi="Symbol"/>
      </w:rPr>
    </w:lvl>
    <w:lvl w:ilvl="2" w:tplc="24285604">
      <w:start w:val="1"/>
      <w:numFmt w:val="bullet"/>
      <w:lvlText w:val=""/>
      <w:lvlJc w:val="left"/>
      <w:pPr>
        <w:ind w:left="1080" w:hanging="360"/>
      </w:pPr>
      <w:rPr>
        <w:rFonts w:ascii="Symbol" w:hAnsi="Symbol"/>
      </w:rPr>
    </w:lvl>
    <w:lvl w:ilvl="3" w:tplc="507AC638">
      <w:start w:val="1"/>
      <w:numFmt w:val="bullet"/>
      <w:lvlText w:val=""/>
      <w:lvlJc w:val="left"/>
      <w:pPr>
        <w:ind w:left="1080" w:hanging="360"/>
      </w:pPr>
      <w:rPr>
        <w:rFonts w:ascii="Symbol" w:hAnsi="Symbol"/>
      </w:rPr>
    </w:lvl>
    <w:lvl w:ilvl="4" w:tplc="F086D7D4">
      <w:start w:val="1"/>
      <w:numFmt w:val="bullet"/>
      <w:lvlText w:val=""/>
      <w:lvlJc w:val="left"/>
      <w:pPr>
        <w:ind w:left="1080" w:hanging="360"/>
      </w:pPr>
      <w:rPr>
        <w:rFonts w:ascii="Symbol" w:hAnsi="Symbol"/>
      </w:rPr>
    </w:lvl>
    <w:lvl w:ilvl="5" w:tplc="84345760">
      <w:start w:val="1"/>
      <w:numFmt w:val="bullet"/>
      <w:lvlText w:val=""/>
      <w:lvlJc w:val="left"/>
      <w:pPr>
        <w:ind w:left="1080" w:hanging="360"/>
      </w:pPr>
      <w:rPr>
        <w:rFonts w:ascii="Symbol" w:hAnsi="Symbol"/>
      </w:rPr>
    </w:lvl>
    <w:lvl w:ilvl="6" w:tplc="65D634DA">
      <w:start w:val="1"/>
      <w:numFmt w:val="bullet"/>
      <w:lvlText w:val=""/>
      <w:lvlJc w:val="left"/>
      <w:pPr>
        <w:ind w:left="1080" w:hanging="360"/>
      </w:pPr>
      <w:rPr>
        <w:rFonts w:ascii="Symbol" w:hAnsi="Symbol"/>
      </w:rPr>
    </w:lvl>
    <w:lvl w:ilvl="7" w:tplc="DF0EAB6E">
      <w:start w:val="1"/>
      <w:numFmt w:val="bullet"/>
      <w:lvlText w:val=""/>
      <w:lvlJc w:val="left"/>
      <w:pPr>
        <w:ind w:left="1080" w:hanging="360"/>
      </w:pPr>
      <w:rPr>
        <w:rFonts w:ascii="Symbol" w:hAnsi="Symbol"/>
      </w:rPr>
    </w:lvl>
    <w:lvl w:ilvl="8" w:tplc="2744D544">
      <w:start w:val="1"/>
      <w:numFmt w:val="bullet"/>
      <w:lvlText w:val=""/>
      <w:lvlJc w:val="left"/>
      <w:pPr>
        <w:ind w:left="1080" w:hanging="360"/>
      </w:pPr>
      <w:rPr>
        <w:rFonts w:ascii="Symbol" w:hAnsi="Symbol"/>
      </w:rPr>
    </w:lvl>
  </w:abstractNum>
  <w:abstractNum w:abstractNumId="13" w15:restartNumberingAfterBreak="0">
    <w:nsid w:val="28021963"/>
    <w:multiLevelType w:val="hybridMultilevel"/>
    <w:tmpl w:val="21E4AFE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D951F9"/>
    <w:multiLevelType w:val="hybridMultilevel"/>
    <w:tmpl w:val="C71C1460"/>
    <w:lvl w:ilvl="0" w:tplc="47F4DDAE">
      <w:start w:val="1"/>
      <w:numFmt w:val="decimal"/>
      <w:lvlText w:val="(%1)"/>
      <w:lvlJc w:val="left"/>
      <w:pPr>
        <w:ind w:left="1440" w:hanging="360"/>
      </w:pPr>
    </w:lvl>
    <w:lvl w:ilvl="1" w:tplc="E53A973E">
      <w:start w:val="1"/>
      <w:numFmt w:val="bullet"/>
      <w:lvlText w:val=""/>
      <w:lvlJc w:val="left"/>
      <w:pPr>
        <w:ind w:left="1800" w:hanging="360"/>
      </w:pPr>
      <w:rPr>
        <w:rFonts w:ascii="Symbol" w:hAnsi="Symbol"/>
      </w:rPr>
    </w:lvl>
    <w:lvl w:ilvl="2" w:tplc="61A67EE2">
      <w:start w:val="1"/>
      <w:numFmt w:val="decimal"/>
      <w:lvlText w:val="(%3)"/>
      <w:lvlJc w:val="left"/>
      <w:pPr>
        <w:ind w:left="1440" w:hanging="360"/>
      </w:pPr>
    </w:lvl>
    <w:lvl w:ilvl="3" w:tplc="4B709FB8">
      <w:start w:val="1"/>
      <w:numFmt w:val="decimal"/>
      <w:lvlText w:val="(%4)"/>
      <w:lvlJc w:val="left"/>
      <w:pPr>
        <w:ind w:left="1440" w:hanging="360"/>
      </w:pPr>
    </w:lvl>
    <w:lvl w:ilvl="4" w:tplc="F2425750">
      <w:start w:val="1"/>
      <w:numFmt w:val="decimal"/>
      <w:lvlText w:val="(%5)"/>
      <w:lvlJc w:val="left"/>
      <w:pPr>
        <w:ind w:left="1440" w:hanging="360"/>
      </w:pPr>
    </w:lvl>
    <w:lvl w:ilvl="5" w:tplc="E9749326">
      <w:start w:val="1"/>
      <w:numFmt w:val="decimal"/>
      <w:lvlText w:val="(%6)"/>
      <w:lvlJc w:val="left"/>
      <w:pPr>
        <w:ind w:left="1440" w:hanging="360"/>
      </w:pPr>
    </w:lvl>
    <w:lvl w:ilvl="6" w:tplc="8AA42CE6">
      <w:start w:val="1"/>
      <w:numFmt w:val="decimal"/>
      <w:lvlText w:val="(%7)"/>
      <w:lvlJc w:val="left"/>
      <w:pPr>
        <w:ind w:left="1440" w:hanging="360"/>
      </w:pPr>
    </w:lvl>
    <w:lvl w:ilvl="7" w:tplc="DE3E6F32">
      <w:start w:val="1"/>
      <w:numFmt w:val="decimal"/>
      <w:lvlText w:val="(%8)"/>
      <w:lvlJc w:val="left"/>
      <w:pPr>
        <w:ind w:left="1440" w:hanging="360"/>
      </w:pPr>
    </w:lvl>
    <w:lvl w:ilvl="8" w:tplc="31E8018A">
      <w:start w:val="1"/>
      <w:numFmt w:val="decimal"/>
      <w:lvlText w:val="(%9)"/>
      <w:lvlJc w:val="left"/>
      <w:pPr>
        <w:ind w:left="1440" w:hanging="360"/>
      </w:pPr>
    </w:lvl>
  </w:abstractNum>
  <w:abstractNum w:abstractNumId="15" w15:restartNumberingAfterBreak="0">
    <w:nsid w:val="2CC54F0E"/>
    <w:multiLevelType w:val="hybridMultilevel"/>
    <w:tmpl w:val="413AA8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34B71979"/>
    <w:multiLevelType w:val="hybridMultilevel"/>
    <w:tmpl w:val="1AD0FF50"/>
    <w:lvl w:ilvl="0" w:tplc="5364A09C">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35DA3192"/>
    <w:multiLevelType w:val="multilevel"/>
    <w:tmpl w:val="CE32E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4C3F4F"/>
    <w:multiLevelType w:val="hybridMultilevel"/>
    <w:tmpl w:val="0DD2B638"/>
    <w:lvl w:ilvl="0" w:tplc="152C810C">
      <w:start w:val="1"/>
      <w:numFmt w:val="bullet"/>
      <w:lvlText w:val=""/>
      <w:lvlJc w:val="left"/>
      <w:pPr>
        <w:ind w:left="1080" w:hanging="360"/>
      </w:pPr>
      <w:rPr>
        <w:rFonts w:ascii="Symbol" w:hAnsi="Symbol"/>
      </w:rPr>
    </w:lvl>
    <w:lvl w:ilvl="1" w:tplc="2BD27A06">
      <w:start w:val="1"/>
      <w:numFmt w:val="bullet"/>
      <w:lvlText w:val=""/>
      <w:lvlJc w:val="left"/>
      <w:pPr>
        <w:ind w:left="1080" w:hanging="360"/>
      </w:pPr>
      <w:rPr>
        <w:rFonts w:ascii="Symbol" w:hAnsi="Symbol"/>
      </w:rPr>
    </w:lvl>
    <w:lvl w:ilvl="2" w:tplc="C316D35C">
      <w:start w:val="1"/>
      <w:numFmt w:val="bullet"/>
      <w:lvlText w:val=""/>
      <w:lvlJc w:val="left"/>
      <w:pPr>
        <w:ind w:left="1080" w:hanging="360"/>
      </w:pPr>
      <w:rPr>
        <w:rFonts w:ascii="Symbol" w:hAnsi="Symbol"/>
      </w:rPr>
    </w:lvl>
    <w:lvl w:ilvl="3" w:tplc="0AE2F1EC">
      <w:start w:val="1"/>
      <w:numFmt w:val="bullet"/>
      <w:lvlText w:val=""/>
      <w:lvlJc w:val="left"/>
      <w:pPr>
        <w:ind w:left="1080" w:hanging="360"/>
      </w:pPr>
      <w:rPr>
        <w:rFonts w:ascii="Symbol" w:hAnsi="Symbol"/>
      </w:rPr>
    </w:lvl>
    <w:lvl w:ilvl="4" w:tplc="6E345FA4">
      <w:start w:val="1"/>
      <w:numFmt w:val="bullet"/>
      <w:lvlText w:val=""/>
      <w:lvlJc w:val="left"/>
      <w:pPr>
        <w:ind w:left="1080" w:hanging="360"/>
      </w:pPr>
      <w:rPr>
        <w:rFonts w:ascii="Symbol" w:hAnsi="Symbol"/>
      </w:rPr>
    </w:lvl>
    <w:lvl w:ilvl="5" w:tplc="B47201B4">
      <w:start w:val="1"/>
      <w:numFmt w:val="bullet"/>
      <w:lvlText w:val=""/>
      <w:lvlJc w:val="left"/>
      <w:pPr>
        <w:ind w:left="1080" w:hanging="360"/>
      </w:pPr>
      <w:rPr>
        <w:rFonts w:ascii="Symbol" w:hAnsi="Symbol"/>
      </w:rPr>
    </w:lvl>
    <w:lvl w:ilvl="6" w:tplc="9D4E3D38">
      <w:start w:val="1"/>
      <w:numFmt w:val="bullet"/>
      <w:lvlText w:val=""/>
      <w:lvlJc w:val="left"/>
      <w:pPr>
        <w:ind w:left="1080" w:hanging="360"/>
      </w:pPr>
      <w:rPr>
        <w:rFonts w:ascii="Symbol" w:hAnsi="Symbol"/>
      </w:rPr>
    </w:lvl>
    <w:lvl w:ilvl="7" w:tplc="E1D64ED8">
      <w:start w:val="1"/>
      <w:numFmt w:val="bullet"/>
      <w:lvlText w:val=""/>
      <w:lvlJc w:val="left"/>
      <w:pPr>
        <w:ind w:left="1080" w:hanging="360"/>
      </w:pPr>
      <w:rPr>
        <w:rFonts w:ascii="Symbol" w:hAnsi="Symbol"/>
      </w:rPr>
    </w:lvl>
    <w:lvl w:ilvl="8" w:tplc="039CD7C6">
      <w:start w:val="1"/>
      <w:numFmt w:val="bullet"/>
      <w:lvlText w:val=""/>
      <w:lvlJc w:val="left"/>
      <w:pPr>
        <w:ind w:left="1080" w:hanging="360"/>
      </w:pPr>
      <w:rPr>
        <w:rFonts w:ascii="Symbol" w:hAnsi="Symbol"/>
      </w:rPr>
    </w:lvl>
  </w:abstractNum>
  <w:abstractNum w:abstractNumId="19" w15:restartNumberingAfterBreak="0">
    <w:nsid w:val="39774117"/>
    <w:multiLevelType w:val="hybridMultilevel"/>
    <w:tmpl w:val="E1CA89C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3C77746B"/>
    <w:multiLevelType w:val="hybridMultilevel"/>
    <w:tmpl w:val="D60E93C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3DD003FA"/>
    <w:multiLevelType w:val="hybridMultilevel"/>
    <w:tmpl w:val="CBDE9AB4"/>
    <w:lvl w:ilvl="0" w:tplc="E6C23A84">
      <w:start w:val="1"/>
      <w:numFmt w:val="bullet"/>
      <w:lvlText w:val=""/>
      <w:lvlJc w:val="left"/>
      <w:pPr>
        <w:ind w:left="1080" w:hanging="360"/>
      </w:pPr>
      <w:rPr>
        <w:rFonts w:ascii="Symbol" w:hAnsi="Symbol"/>
      </w:rPr>
    </w:lvl>
    <w:lvl w:ilvl="1" w:tplc="8D5A4896">
      <w:start w:val="1"/>
      <w:numFmt w:val="bullet"/>
      <w:lvlText w:val=""/>
      <w:lvlJc w:val="left"/>
      <w:pPr>
        <w:ind w:left="1440" w:hanging="360"/>
      </w:pPr>
      <w:rPr>
        <w:rFonts w:ascii="Symbol" w:hAnsi="Symbol"/>
      </w:rPr>
    </w:lvl>
    <w:lvl w:ilvl="2" w:tplc="A7329BB8">
      <w:start w:val="1"/>
      <w:numFmt w:val="bullet"/>
      <w:lvlText w:val=""/>
      <w:lvlJc w:val="left"/>
      <w:pPr>
        <w:ind w:left="1080" w:hanging="360"/>
      </w:pPr>
      <w:rPr>
        <w:rFonts w:ascii="Symbol" w:hAnsi="Symbol"/>
      </w:rPr>
    </w:lvl>
    <w:lvl w:ilvl="3" w:tplc="7ED67AE4">
      <w:start w:val="1"/>
      <w:numFmt w:val="bullet"/>
      <w:lvlText w:val=""/>
      <w:lvlJc w:val="left"/>
      <w:pPr>
        <w:ind w:left="1080" w:hanging="360"/>
      </w:pPr>
      <w:rPr>
        <w:rFonts w:ascii="Symbol" w:hAnsi="Symbol"/>
      </w:rPr>
    </w:lvl>
    <w:lvl w:ilvl="4" w:tplc="F0686838">
      <w:start w:val="1"/>
      <w:numFmt w:val="bullet"/>
      <w:lvlText w:val=""/>
      <w:lvlJc w:val="left"/>
      <w:pPr>
        <w:ind w:left="1080" w:hanging="360"/>
      </w:pPr>
      <w:rPr>
        <w:rFonts w:ascii="Symbol" w:hAnsi="Symbol"/>
      </w:rPr>
    </w:lvl>
    <w:lvl w:ilvl="5" w:tplc="B46C0426">
      <w:start w:val="1"/>
      <w:numFmt w:val="bullet"/>
      <w:lvlText w:val=""/>
      <w:lvlJc w:val="left"/>
      <w:pPr>
        <w:ind w:left="1080" w:hanging="360"/>
      </w:pPr>
      <w:rPr>
        <w:rFonts w:ascii="Symbol" w:hAnsi="Symbol"/>
      </w:rPr>
    </w:lvl>
    <w:lvl w:ilvl="6" w:tplc="A28E9956">
      <w:start w:val="1"/>
      <w:numFmt w:val="bullet"/>
      <w:lvlText w:val=""/>
      <w:lvlJc w:val="left"/>
      <w:pPr>
        <w:ind w:left="1080" w:hanging="360"/>
      </w:pPr>
      <w:rPr>
        <w:rFonts w:ascii="Symbol" w:hAnsi="Symbol"/>
      </w:rPr>
    </w:lvl>
    <w:lvl w:ilvl="7" w:tplc="0B32FC2A">
      <w:start w:val="1"/>
      <w:numFmt w:val="bullet"/>
      <w:lvlText w:val=""/>
      <w:lvlJc w:val="left"/>
      <w:pPr>
        <w:ind w:left="1080" w:hanging="360"/>
      </w:pPr>
      <w:rPr>
        <w:rFonts w:ascii="Symbol" w:hAnsi="Symbol"/>
      </w:rPr>
    </w:lvl>
    <w:lvl w:ilvl="8" w:tplc="6516898E">
      <w:start w:val="1"/>
      <w:numFmt w:val="bullet"/>
      <w:lvlText w:val=""/>
      <w:lvlJc w:val="left"/>
      <w:pPr>
        <w:ind w:left="1080" w:hanging="360"/>
      </w:pPr>
      <w:rPr>
        <w:rFonts w:ascii="Symbol" w:hAnsi="Symbol"/>
      </w:rPr>
    </w:lvl>
  </w:abstractNum>
  <w:abstractNum w:abstractNumId="22" w15:restartNumberingAfterBreak="0">
    <w:nsid w:val="3E4A686B"/>
    <w:multiLevelType w:val="hybridMultilevel"/>
    <w:tmpl w:val="4AB8D8A8"/>
    <w:lvl w:ilvl="0" w:tplc="D43EF902">
      <w:start w:val="1"/>
      <w:numFmt w:val="decimal"/>
      <w:lvlText w:val="5.%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3E6435F9"/>
    <w:multiLevelType w:val="hybridMultilevel"/>
    <w:tmpl w:val="BE26552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417733FC"/>
    <w:multiLevelType w:val="hybridMultilevel"/>
    <w:tmpl w:val="F5FA035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449E1495"/>
    <w:multiLevelType w:val="hybridMultilevel"/>
    <w:tmpl w:val="A35C900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47E55177"/>
    <w:multiLevelType w:val="hybridMultilevel"/>
    <w:tmpl w:val="2954D916"/>
    <w:lvl w:ilvl="0" w:tplc="B4BE751E">
      <w:start w:val="1"/>
      <w:numFmt w:val="decimal"/>
      <w:lvlText w:val="2.%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488D7B5B"/>
    <w:multiLevelType w:val="hybridMultilevel"/>
    <w:tmpl w:val="6916FCD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492261A2"/>
    <w:multiLevelType w:val="hybridMultilevel"/>
    <w:tmpl w:val="9846546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4B025D70"/>
    <w:multiLevelType w:val="hybridMultilevel"/>
    <w:tmpl w:val="AA10D68C"/>
    <w:lvl w:ilvl="0" w:tplc="3C3EA546">
      <w:start w:val="1"/>
      <w:numFmt w:val="decimal"/>
      <w:lvlText w:val="%1."/>
      <w:lvlJc w:val="left"/>
      <w:pPr>
        <w:ind w:left="1440" w:hanging="360"/>
      </w:pPr>
    </w:lvl>
    <w:lvl w:ilvl="1" w:tplc="1D387262">
      <w:start w:val="1"/>
      <w:numFmt w:val="decimal"/>
      <w:lvlText w:val="%2."/>
      <w:lvlJc w:val="left"/>
      <w:pPr>
        <w:ind w:left="1440" w:hanging="360"/>
      </w:pPr>
    </w:lvl>
    <w:lvl w:ilvl="2" w:tplc="B2621110">
      <w:start w:val="1"/>
      <w:numFmt w:val="decimal"/>
      <w:lvlText w:val="%3."/>
      <w:lvlJc w:val="left"/>
      <w:pPr>
        <w:ind w:left="1440" w:hanging="360"/>
      </w:pPr>
    </w:lvl>
    <w:lvl w:ilvl="3" w:tplc="18025214">
      <w:start w:val="1"/>
      <w:numFmt w:val="decimal"/>
      <w:lvlText w:val="%4."/>
      <w:lvlJc w:val="left"/>
      <w:pPr>
        <w:ind w:left="1440" w:hanging="360"/>
      </w:pPr>
    </w:lvl>
    <w:lvl w:ilvl="4" w:tplc="5E5A3218">
      <w:start w:val="1"/>
      <w:numFmt w:val="decimal"/>
      <w:lvlText w:val="%5."/>
      <w:lvlJc w:val="left"/>
      <w:pPr>
        <w:ind w:left="1440" w:hanging="360"/>
      </w:pPr>
    </w:lvl>
    <w:lvl w:ilvl="5" w:tplc="3856C278">
      <w:start w:val="1"/>
      <w:numFmt w:val="decimal"/>
      <w:lvlText w:val="%6."/>
      <w:lvlJc w:val="left"/>
      <w:pPr>
        <w:ind w:left="1440" w:hanging="360"/>
      </w:pPr>
    </w:lvl>
    <w:lvl w:ilvl="6" w:tplc="FDD80616">
      <w:start w:val="1"/>
      <w:numFmt w:val="decimal"/>
      <w:lvlText w:val="%7."/>
      <w:lvlJc w:val="left"/>
      <w:pPr>
        <w:ind w:left="1440" w:hanging="360"/>
      </w:pPr>
    </w:lvl>
    <w:lvl w:ilvl="7" w:tplc="B5EEE9A4">
      <w:start w:val="1"/>
      <w:numFmt w:val="decimal"/>
      <w:lvlText w:val="%8."/>
      <w:lvlJc w:val="left"/>
      <w:pPr>
        <w:ind w:left="1440" w:hanging="360"/>
      </w:pPr>
    </w:lvl>
    <w:lvl w:ilvl="8" w:tplc="EF02C1D8">
      <w:start w:val="1"/>
      <w:numFmt w:val="decimal"/>
      <w:lvlText w:val="%9."/>
      <w:lvlJc w:val="left"/>
      <w:pPr>
        <w:ind w:left="1440" w:hanging="360"/>
      </w:pPr>
    </w:lvl>
  </w:abstractNum>
  <w:abstractNum w:abstractNumId="30" w15:restartNumberingAfterBreak="0">
    <w:nsid w:val="4C7026D5"/>
    <w:multiLevelType w:val="hybridMultilevel"/>
    <w:tmpl w:val="F438D0B0"/>
    <w:lvl w:ilvl="0" w:tplc="F566EA64">
      <w:start w:val="1"/>
      <w:numFmt w:val="decimal"/>
      <w:lvlText w:val="(OB%1)"/>
      <w:lvlJc w:val="left"/>
      <w:pPr>
        <w:ind w:left="2629"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4CDC5976"/>
    <w:multiLevelType w:val="hybridMultilevel"/>
    <w:tmpl w:val="8FFE7BA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4F70304D"/>
    <w:multiLevelType w:val="hybridMultilevel"/>
    <w:tmpl w:val="5432552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4F845356"/>
    <w:multiLevelType w:val="hybridMultilevel"/>
    <w:tmpl w:val="91166C6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50477B51"/>
    <w:multiLevelType w:val="hybridMultilevel"/>
    <w:tmpl w:val="679094C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5120789E"/>
    <w:multiLevelType w:val="hybridMultilevel"/>
    <w:tmpl w:val="3ACCEDF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53DE3A4B"/>
    <w:multiLevelType w:val="hybridMultilevel"/>
    <w:tmpl w:val="17904E7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57081370"/>
    <w:multiLevelType w:val="hybridMultilevel"/>
    <w:tmpl w:val="A906E8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573268DD"/>
    <w:multiLevelType w:val="hybridMultilevel"/>
    <w:tmpl w:val="7E40D5F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5CA333B6"/>
    <w:multiLevelType w:val="multilevel"/>
    <w:tmpl w:val="FDB6FA10"/>
    <w:lvl w:ilvl="0">
      <w:start w:val="1"/>
      <w:numFmt w:val="decimal"/>
      <w:pStyle w:val="Ttulo1"/>
      <w:lvlText w:val="%1"/>
      <w:lvlJc w:val="left"/>
      <w:pPr>
        <w:ind w:left="432" w:hanging="432"/>
      </w:pPr>
      <w:rPr>
        <w:rFonts w:hint="default"/>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40" w15:restartNumberingAfterBreak="0">
    <w:nsid w:val="5D71024B"/>
    <w:multiLevelType w:val="hybridMultilevel"/>
    <w:tmpl w:val="4CC8145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1" w15:restartNumberingAfterBreak="0">
    <w:nsid w:val="5FD13109"/>
    <w:multiLevelType w:val="hybridMultilevel"/>
    <w:tmpl w:val="D0BC4AEE"/>
    <w:lvl w:ilvl="0" w:tplc="39E465BE">
      <w:start w:val="1"/>
      <w:numFmt w:val="decimal"/>
      <w:lvlText w:val="1.%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2" w15:restartNumberingAfterBreak="0">
    <w:nsid w:val="65AA7CE1"/>
    <w:multiLevelType w:val="hybridMultilevel"/>
    <w:tmpl w:val="2ABCE3B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15:restartNumberingAfterBreak="0">
    <w:nsid w:val="660B6EF2"/>
    <w:multiLevelType w:val="hybridMultilevel"/>
    <w:tmpl w:val="32B2246E"/>
    <w:lvl w:ilvl="0" w:tplc="FA565684">
      <w:start w:val="1"/>
      <w:numFmt w:val="decimal"/>
      <w:lvlText w:val="%1."/>
      <w:lvlJc w:val="left"/>
      <w:pPr>
        <w:ind w:left="1440" w:hanging="360"/>
      </w:pPr>
    </w:lvl>
    <w:lvl w:ilvl="1" w:tplc="97842D96">
      <w:start w:val="1"/>
      <w:numFmt w:val="decimal"/>
      <w:lvlText w:val="%2."/>
      <w:lvlJc w:val="left"/>
      <w:pPr>
        <w:ind w:left="1440" w:hanging="360"/>
      </w:pPr>
    </w:lvl>
    <w:lvl w:ilvl="2" w:tplc="41E8E064">
      <w:start w:val="1"/>
      <w:numFmt w:val="decimal"/>
      <w:lvlText w:val="%3."/>
      <w:lvlJc w:val="left"/>
      <w:pPr>
        <w:ind w:left="1440" w:hanging="360"/>
      </w:pPr>
    </w:lvl>
    <w:lvl w:ilvl="3" w:tplc="DEDADB18">
      <w:start w:val="1"/>
      <w:numFmt w:val="decimal"/>
      <w:lvlText w:val="%4."/>
      <w:lvlJc w:val="left"/>
      <w:pPr>
        <w:ind w:left="1440" w:hanging="360"/>
      </w:pPr>
    </w:lvl>
    <w:lvl w:ilvl="4" w:tplc="E746246C">
      <w:start w:val="1"/>
      <w:numFmt w:val="decimal"/>
      <w:lvlText w:val="%5."/>
      <w:lvlJc w:val="left"/>
      <w:pPr>
        <w:ind w:left="1440" w:hanging="360"/>
      </w:pPr>
    </w:lvl>
    <w:lvl w:ilvl="5" w:tplc="87E0400C">
      <w:start w:val="1"/>
      <w:numFmt w:val="decimal"/>
      <w:lvlText w:val="%6."/>
      <w:lvlJc w:val="left"/>
      <w:pPr>
        <w:ind w:left="1440" w:hanging="360"/>
      </w:pPr>
    </w:lvl>
    <w:lvl w:ilvl="6" w:tplc="816A67B6">
      <w:start w:val="1"/>
      <w:numFmt w:val="decimal"/>
      <w:lvlText w:val="%7."/>
      <w:lvlJc w:val="left"/>
      <w:pPr>
        <w:ind w:left="1440" w:hanging="360"/>
      </w:pPr>
    </w:lvl>
    <w:lvl w:ilvl="7" w:tplc="0BB801E0">
      <w:start w:val="1"/>
      <w:numFmt w:val="decimal"/>
      <w:lvlText w:val="%8."/>
      <w:lvlJc w:val="left"/>
      <w:pPr>
        <w:ind w:left="1440" w:hanging="360"/>
      </w:pPr>
    </w:lvl>
    <w:lvl w:ilvl="8" w:tplc="5AE8F9B6">
      <w:start w:val="1"/>
      <w:numFmt w:val="decimal"/>
      <w:lvlText w:val="%9."/>
      <w:lvlJc w:val="left"/>
      <w:pPr>
        <w:ind w:left="1440" w:hanging="360"/>
      </w:pPr>
    </w:lvl>
  </w:abstractNum>
  <w:abstractNum w:abstractNumId="44" w15:restartNumberingAfterBreak="0">
    <w:nsid w:val="72015D62"/>
    <w:multiLevelType w:val="hybridMultilevel"/>
    <w:tmpl w:val="15269C56"/>
    <w:lvl w:ilvl="0" w:tplc="8D16020E">
      <w:start w:val="1"/>
      <w:numFmt w:val="decimal"/>
      <w:lvlText w:val="4.%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5" w15:restartNumberingAfterBreak="0">
    <w:nsid w:val="73FF51C2"/>
    <w:multiLevelType w:val="hybridMultilevel"/>
    <w:tmpl w:val="7B480E84"/>
    <w:lvl w:ilvl="0" w:tplc="609E0CBC">
      <w:start w:val="1"/>
      <w:numFmt w:val="bullet"/>
      <w:lvlText w:val=""/>
      <w:lvlJc w:val="left"/>
      <w:pPr>
        <w:ind w:left="1080" w:hanging="360"/>
      </w:pPr>
      <w:rPr>
        <w:rFonts w:ascii="Symbol" w:hAnsi="Symbol"/>
      </w:rPr>
    </w:lvl>
    <w:lvl w:ilvl="1" w:tplc="E1C848B8">
      <w:start w:val="1"/>
      <w:numFmt w:val="bullet"/>
      <w:lvlText w:val=""/>
      <w:lvlJc w:val="left"/>
      <w:pPr>
        <w:ind w:left="1080" w:hanging="360"/>
      </w:pPr>
      <w:rPr>
        <w:rFonts w:ascii="Symbol" w:hAnsi="Symbol"/>
      </w:rPr>
    </w:lvl>
    <w:lvl w:ilvl="2" w:tplc="16728516">
      <w:start w:val="1"/>
      <w:numFmt w:val="bullet"/>
      <w:lvlText w:val=""/>
      <w:lvlJc w:val="left"/>
      <w:pPr>
        <w:ind w:left="1080" w:hanging="360"/>
      </w:pPr>
      <w:rPr>
        <w:rFonts w:ascii="Symbol" w:hAnsi="Symbol"/>
      </w:rPr>
    </w:lvl>
    <w:lvl w:ilvl="3" w:tplc="1F72A5FC">
      <w:start w:val="1"/>
      <w:numFmt w:val="bullet"/>
      <w:lvlText w:val=""/>
      <w:lvlJc w:val="left"/>
      <w:pPr>
        <w:ind w:left="1080" w:hanging="360"/>
      </w:pPr>
      <w:rPr>
        <w:rFonts w:ascii="Symbol" w:hAnsi="Symbol"/>
      </w:rPr>
    </w:lvl>
    <w:lvl w:ilvl="4" w:tplc="4560D4B2">
      <w:start w:val="1"/>
      <w:numFmt w:val="bullet"/>
      <w:lvlText w:val=""/>
      <w:lvlJc w:val="left"/>
      <w:pPr>
        <w:ind w:left="1080" w:hanging="360"/>
      </w:pPr>
      <w:rPr>
        <w:rFonts w:ascii="Symbol" w:hAnsi="Symbol"/>
      </w:rPr>
    </w:lvl>
    <w:lvl w:ilvl="5" w:tplc="66BEEC6A">
      <w:start w:val="1"/>
      <w:numFmt w:val="bullet"/>
      <w:lvlText w:val=""/>
      <w:lvlJc w:val="left"/>
      <w:pPr>
        <w:ind w:left="1080" w:hanging="360"/>
      </w:pPr>
      <w:rPr>
        <w:rFonts w:ascii="Symbol" w:hAnsi="Symbol"/>
      </w:rPr>
    </w:lvl>
    <w:lvl w:ilvl="6" w:tplc="5C602A1C">
      <w:start w:val="1"/>
      <w:numFmt w:val="bullet"/>
      <w:lvlText w:val=""/>
      <w:lvlJc w:val="left"/>
      <w:pPr>
        <w:ind w:left="1080" w:hanging="360"/>
      </w:pPr>
      <w:rPr>
        <w:rFonts w:ascii="Symbol" w:hAnsi="Symbol"/>
      </w:rPr>
    </w:lvl>
    <w:lvl w:ilvl="7" w:tplc="F1B42412">
      <w:start w:val="1"/>
      <w:numFmt w:val="bullet"/>
      <w:lvlText w:val=""/>
      <w:lvlJc w:val="left"/>
      <w:pPr>
        <w:ind w:left="1080" w:hanging="360"/>
      </w:pPr>
      <w:rPr>
        <w:rFonts w:ascii="Symbol" w:hAnsi="Symbol"/>
      </w:rPr>
    </w:lvl>
    <w:lvl w:ilvl="8" w:tplc="5386CAFA">
      <w:start w:val="1"/>
      <w:numFmt w:val="bullet"/>
      <w:lvlText w:val=""/>
      <w:lvlJc w:val="left"/>
      <w:pPr>
        <w:ind w:left="1080" w:hanging="360"/>
      </w:pPr>
      <w:rPr>
        <w:rFonts w:ascii="Symbol" w:hAnsi="Symbol"/>
      </w:rPr>
    </w:lvl>
  </w:abstractNum>
  <w:abstractNum w:abstractNumId="46" w15:restartNumberingAfterBreak="0">
    <w:nsid w:val="748B3A79"/>
    <w:multiLevelType w:val="hybridMultilevel"/>
    <w:tmpl w:val="046CEDBE"/>
    <w:lvl w:ilvl="0" w:tplc="52C25170">
      <w:start w:val="1"/>
      <w:numFmt w:val="decimal"/>
      <w:lvlText w:val="(%1)"/>
      <w:lvlJc w:val="left"/>
      <w:pPr>
        <w:ind w:left="1440" w:hanging="360"/>
      </w:pPr>
    </w:lvl>
    <w:lvl w:ilvl="1" w:tplc="CBD0749E">
      <w:start w:val="1"/>
      <w:numFmt w:val="decimal"/>
      <w:lvlText w:val="(%2)"/>
      <w:lvlJc w:val="left"/>
      <w:pPr>
        <w:ind w:left="1440" w:hanging="360"/>
      </w:pPr>
    </w:lvl>
    <w:lvl w:ilvl="2" w:tplc="5F0493A4">
      <w:start w:val="1"/>
      <w:numFmt w:val="decimal"/>
      <w:lvlText w:val="(%3)"/>
      <w:lvlJc w:val="left"/>
      <w:pPr>
        <w:ind w:left="1440" w:hanging="360"/>
      </w:pPr>
    </w:lvl>
    <w:lvl w:ilvl="3" w:tplc="7792B21E">
      <w:start w:val="1"/>
      <w:numFmt w:val="decimal"/>
      <w:lvlText w:val="(%4)"/>
      <w:lvlJc w:val="left"/>
      <w:pPr>
        <w:ind w:left="1440" w:hanging="360"/>
      </w:pPr>
    </w:lvl>
    <w:lvl w:ilvl="4" w:tplc="A3D4A246">
      <w:start w:val="1"/>
      <w:numFmt w:val="decimal"/>
      <w:lvlText w:val="(%5)"/>
      <w:lvlJc w:val="left"/>
      <w:pPr>
        <w:ind w:left="1440" w:hanging="360"/>
      </w:pPr>
    </w:lvl>
    <w:lvl w:ilvl="5" w:tplc="D61A53A4">
      <w:start w:val="1"/>
      <w:numFmt w:val="decimal"/>
      <w:lvlText w:val="(%6)"/>
      <w:lvlJc w:val="left"/>
      <w:pPr>
        <w:ind w:left="1440" w:hanging="360"/>
      </w:pPr>
    </w:lvl>
    <w:lvl w:ilvl="6" w:tplc="27FAEC32">
      <w:start w:val="1"/>
      <w:numFmt w:val="decimal"/>
      <w:lvlText w:val="(%7)"/>
      <w:lvlJc w:val="left"/>
      <w:pPr>
        <w:ind w:left="1440" w:hanging="360"/>
      </w:pPr>
    </w:lvl>
    <w:lvl w:ilvl="7" w:tplc="FB42B4BA">
      <w:start w:val="1"/>
      <w:numFmt w:val="decimal"/>
      <w:lvlText w:val="(%8)"/>
      <w:lvlJc w:val="left"/>
      <w:pPr>
        <w:ind w:left="1440" w:hanging="360"/>
      </w:pPr>
    </w:lvl>
    <w:lvl w:ilvl="8" w:tplc="C7102AA2">
      <w:start w:val="1"/>
      <w:numFmt w:val="decimal"/>
      <w:lvlText w:val="(%9)"/>
      <w:lvlJc w:val="left"/>
      <w:pPr>
        <w:ind w:left="1440" w:hanging="360"/>
      </w:pPr>
    </w:lvl>
  </w:abstractNum>
  <w:abstractNum w:abstractNumId="47" w15:restartNumberingAfterBreak="0">
    <w:nsid w:val="74A9529B"/>
    <w:multiLevelType w:val="hybridMultilevel"/>
    <w:tmpl w:val="71D8F7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281033944">
    <w:abstractNumId w:val="39"/>
  </w:num>
  <w:num w:numId="2" w16cid:durableId="529412013">
    <w:abstractNumId w:val="6"/>
  </w:num>
  <w:num w:numId="3" w16cid:durableId="2110931291">
    <w:abstractNumId w:val="0"/>
  </w:num>
  <w:num w:numId="4" w16cid:durableId="1246459455">
    <w:abstractNumId w:val="0"/>
    <w:lvlOverride w:ilvl="0">
      <w:startOverride w:val="1"/>
    </w:lvlOverride>
  </w:num>
  <w:num w:numId="5" w16cid:durableId="148447160">
    <w:abstractNumId w:val="30"/>
  </w:num>
  <w:num w:numId="6" w16cid:durableId="1613049429">
    <w:abstractNumId w:val="41"/>
  </w:num>
  <w:num w:numId="7" w16cid:durableId="158615807">
    <w:abstractNumId w:val="26"/>
  </w:num>
  <w:num w:numId="8" w16cid:durableId="1603610607">
    <w:abstractNumId w:val="11"/>
  </w:num>
  <w:num w:numId="9" w16cid:durableId="1367826776">
    <w:abstractNumId w:val="44"/>
  </w:num>
  <w:num w:numId="10" w16cid:durableId="282688880">
    <w:abstractNumId w:val="22"/>
  </w:num>
  <w:num w:numId="11" w16cid:durableId="360282234">
    <w:abstractNumId w:val="17"/>
  </w:num>
  <w:num w:numId="12" w16cid:durableId="454174530">
    <w:abstractNumId w:val="19"/>
  </w:num>
  <w:num w:numId="13" w16cid:durableId="555433541">
    <w:abstractNumId w:val="16"/>
  </w:num>
  <w:num w:numId="14" w16cid:durableId="851646996">
    <w:abstractNumId w:val="13"/>
  </w:num>
  <w:num w:numId="15" w16cid:durableId="911040777">
    <w:abstractNumId w:val="42"/>
  </w:num>
  <w:num w:numId="16" w16cid:durableId="215119808">
    <w:abstractNumId w:val="38"/>
  </w:num>
  <w:num w:numId="17" w16cid:durableId="1376782772">
    <w:abstractNumId w:val="1"/>
  </w:num>
  <w:num w:numId="18" w16cid:durableId="663509479">
    <w:abstractNumId w:val="23"/>
  </w:num>
  <w:num w:numId="19" w16cid:durableId="712967407">
    <w:abstractNumId w:val="3"/>
  </w:num>
  <w:num w:numId="20" w16cid:durableId="86777358">
    <w:abstractNumId w:val="20"/>
  </w:num>
  <w:num w:numId="21" w16cid:durableId="460153006">
    <w:abstractNumId w:val="35"/>
  </w:num>
  <w:num w:numId="22" w16cid:durableId="2042894786">
    <w:abstractNumId w:val="33"/>
  </w:num>
  <w:num w:numId="23" w16cid:durableId="1322470207">
    <w:abstractNumId w:val="4"/>
  </w:num>
  <w:num w:numId="24" w16cid:durableId="1288467020">
    <w:abstractNumId w:val="7"/>
  </w:num>
  <w:num w:numId="25" w16cid:durableId="900671365">
    <w:abstractNumId w:val="40"/>
  </w:num>
  <w:num w:numId="26" w16cid:durableId="1075473706">
    <w:abstractNumId w:val="43"/>
  </w:num>
  <w:num w:numId="27" w16cid:durableId="1076315846">
    <w:abstractNumId w:val="14"/>
  </w:num>
  <w:num w:numId="28" w16cid:durableId="216623028">
    <w:abstractNumId w:val="29"/>
  </w:num>
  <w:num w:numId="29" w16cid:durableId="1846244999">
    <w:abstractNumId w:val="46"/>
  </w:num>
  <w:num w:numId="30" w16cid:durableId="309141026">
    <w:abstractNumId w:val="12"/>
  </w:num>
  <w:num w:numId="31" w16cid:durableId="524057371">
    <w:abstractNumId w:val="18"/>
  </w:num>
  <w:num w:numId="32" w16cid:durableId="808863671">
    <w:abstractNumId w:val="45"/>
  </w:num>
  <w:num w:numId="33" w16cid:durableId="1100877444">
    <w:abstractNumId w:val="21"/>
  </w:num>
  <w:num w:numId="34" w16cid:durableId="2018771982">
    <w:abstractNumId w:val="25"/>
  </w:num>
  <w:num w:numId="35" w16cid:durableId="1226113395">
    <w:abstractNumId w:val="28"/>
  </w:num>
  <w:num w:numId="36" w16cid:durableId="1942949927">
    <w:abstractNumId w:val="32"/>
  </w:num>
  <w:num w:numId="37" w16cid:durableId="1863471114">
    <w:abstractNumId w:val="36"/>
  </w:num>
  <w:num w:numId="38" w16cid:durableId="1972635852">
    <w:abstractNumId w:val="9"/>
  </w:num>
  <w:num w:numId="39" w16cid:durableId="896011525">
    <w:abstractNumId w:val="15"/>
  </w:num>
  <w:num w:numId="40" w16cid:durableId="1391265110">
    <w:abstractNumId w:val="37"/>
  </w:num>
  <w:num w:numId="41" w16cid:durableId="564415309">
    <w:abstractNumId w:val="5"/>
  </w:num>
  <w:num w:numId="42" w16cid:durableId="1016344357">
    <w:abstractNumId w:val="27"/>
  </w:num>
  <w:num w:numId="43" w16cid:durableId="1200554317">
    <w:abstractNumId w:val="10"/>
  </w:num>
  <w:num w:numId="44" w16cid:durableId="154808632">
    <w:abstractNumId w:val="47"/>
  </w:num>
  <w:num w:numId="45" w16cid:durableId="1888293438">
    <w:abstractNumId w:val="2"/>
  </w:num>
  <w:num w:numId="46" w16cid:durableId="1670862999">
    <w:abstractNumId w:val="34"/>
  </w:num>
  <w:num w:numId="47" w16cid:durableId="14233359">
    <w:abstractNumId w:val="8"/>
  </w:num>
  <w:num w:numId="48" w16cid:durableId="511531338">
    <w:abstractNumId w:val="24"/>
  </w:num>
  <w:num w:numId="49" w16cid:durableId="159732853">
    <w:abstractNumId w:val="3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RANCISCO GARCIA SANCHEZ">
    <w15:presenceInfo w15:providerId="AD" w15:userId="S::frgarcia@um.es::5fc2f7f5-a35f-4a09-b35c-507cd8049009"/>
  </w15:person>
  <w15:person w15:author="CHRISTIAN MATAS CONESA">
    <w15:presenceInfo w15:providerId="AD" w15:userId="S::christian.m.c@um.es::0525f404-4f3e-4e13-ba37-55d1d70f21e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27678"/>
    <w:rsid w:val="00006756"/>
    <w:rsid w:val="00014354"/>
    <w:rsid w:val="000151DF"/>
    <w:rsid w:val="000165FB"/>
    <w:rsid w:val="00016BEB"/>
    <w:rsid w:val="00025B2F"/>
    <w:rsid w:val="00026899"/>
    <w:rsid w:val="00027678"/>
    <w:rsid w:val="00027A6A"/>
    <w:rsid w:val="00027B0A"/>
    <w:rsid w:val="00043C37"/>
    <w:rsid w:val="0005299C"/>
    <w:rsid w:val="00061186"/>
    <w:rsid w:val="0006136E"/>
    <w:rsid w:val="000615CA"/>
    <w:rsid w:val="00063B3D"/>
    <w:rsid w:val="00074B1F"/>
    <w:rsid w:val="00074E7B"/>
    <w:rsid w:val="00082F70"/>
    <w:rsid w:val="000846F5"/>
    <w:rsid w:val="00086A02"/>
    <w:rsid w:val="000939CE"/>
    <w:rsid w:val="00094FFD"/>
    <w:rsid w:val="0009509B"/>
    <w:rsid w:val="000A1DD3"/>
    <w:rsid w:val="000B59BB"/>
    <w:rsid w:val="000B75B9"/>
    <w:rsid w:val="000C50AA"/>
    <w:rsid w:val="000D5847"/>
    <w:rsid w:val="000E008E"/>
    <w:rsid w:val="000E1460"/>
    <w:rsid w:val="000E65A2"/>
    <w:rsid w:val="000F067A"/>
    <w:rsid w:val="000F1B38"/>
    <w:rsid w:val="000F5AC4"/>
    <w:rsid w:val="000F6A95"/>
    <w:rsid w:val="001015D0"/>
    <w:rsid w:val="00103536"/>
    <w:rsid w:val="001048E9"/>
    <w:rsid w:val="00113388"/>
    <w:rsid w:val="00114A1E"/>
    <w:rsid w:val="0011722B"/>
    <w:rsid w:val="001255F6"/>
    <w:rsid w:val="00126065"/>
    <w:rsid w:val="00127C2C"/>
    <w:rsid w:val="00132B6F"/>
    <w:rsid w:val="00134F5A"/>
    <w:rsid w:val="00140176"/>
    <w:rsid w:val="0014538F"/>
    <w:rsid w:val="001474F6"/>
    <w:rsid w:val="001475D2"/>
    <w:rsid w:val="00155FFD"/>
    <w:rsid w:val="00161133"/>
    <w:rsid w:val="0017043D"/>
    <w:rsid w:val="001858BE"/>
    <w:rsid w:val="001903D3"/>
    <w:rsid w:val="00192DE9"/>
    <w:rsid w:val="001949CF"/>
    <w:rsid w:val="00195EF7"/>
    <w:rsid w:val="001A26FB"/>
    <w:rsid w:val="001A7951"/>
    <w:rsid w:val="001B0E17"/>
    <w:rsid w:val="001B19CE"/>
    <w:rsid w:val="001B4B49"/>
    <w:rsid w:val="001D33C7"/>
    <w:rsid w:val="001D73BC"/>
    <w:rsid w:val="001E5E56"/>
    <w:rsid w:val="001F3895"/>
    <w:rsid w:val="00220C7C"/>
    <w:rsid w:val="002215D9"/>
    <w:rsid w:val="00233551"/>
    <w:rsid w:val="00237CB6"/>
    <w:rsid w:val="00247968"/>
    <w:rsid w:val="00250C11"/>
    <w:rsid w:val="00251007"/>
    <w:rsid w:val="00262B6D"/>
    <w:rsid w:val="00282C64"/>
    <w:rsid w:val="00283276"/>
    <w:rsid w:val="002850AF"/>
    <w:rsid w:val="0028710B"/>
    <w:rsid w:val="002879B0"/>
    <w:rsid w:val="00293AE6"/>
    <w:rsid w:val="00295833"/>
    <w:rsid w:val="00297039"/>
    <w:rsid w:val="0029729E"/>
    <w:rsid w:val="002A0AEA"/>
    <w:rsid w:val="002A3F58"/>
    <w:rsid w:val="002A77BA"/>
    <w:rsid w:val="002B0DBA"/>
    <w:rsid w:val="002B4769"/>
    <w:rsid w:val="002C3696"/>
    <w:rsid w:val="002C396F"/>
    <w:rsid w:val="002C4780"/>
    <w:rsid w:val="002D7CD7"/>
    <w:rsid w:val="002E1E03"/>
    <w:rsid w:val="002E2782"/>
    <w:rsid w:val="002F086B"/>
    <w:rsid w:val="002F0DB6"/>
    <w:rsid w:val="002F0E81"/>
    <w:rsid w:val="002F2774"/>
    <w:rsid w:val="00301AA3"/>
    <w:rsid w:val="0030555F"/>
    <w:rsid w:val="0031161E"/>
    <w:rsid w:val="00312460"/>
    <w:rsid w:val="00312E76"/>
    <w:rsid w:val="00313C56"/>
    <w:rsid w:val="00316DF9"/>
    <w:rsid w:val="003255CC"/>
    <w:rsid w:val="00326CAC"/>
    <w:rsid w:val="00332F4E"/>
    <w:rsid w:val="00336390"/>
    <w:rsid w:val="00340E37"/>
    <w:rsid w:val="00345DD6"/>
    <w:rsid w:val="00347D61"/>
    <w:rsid w:val="00360D14"/>
    <w:rsid w:val="003662A6"/>
    <w:rsid w:val="00367294"/>
    <w:rsid w:val="00367875"/>
    <w:rsid w:val="00373CBA"/>
    <w:rsid w:val="0038634C"/>
    <w:rsid w:val="00386E3C"/>
    <w:rsid w:val="003911DE"/>
    <w:rsid w:val="00392DBB"/>
    <w:rsid w:val="0039730F"/>
    <w:rsid w:val="003A52C5"/>
    <w:rsid w:val="003B2179"/>
    <w:rsid w:val="003B2D44"/>
    <w:rsid w:val="003B2DBC"/>
    <w:rsid w:val="003C027C"/>
    <w:rsid w:val="003C4250"/>
    <w:rsid w:val="003C6BAA"/>
    <w:rsid w:val="003D4C17"/>
    <w:rsid w:val="003D4D41"/>
    <w:rsid w:val="003D4F96"/>
    <w:rsid w:val="003E64D4"/>
    <w:rsid w:val="003F06F9"/>
    <w:rsid w:val="003F0BDA"/>
    <w:rsid w:val="003F3F1E"/>
    <w:rsid w:val="003F4679"/>
    <w:rsid w:val="00404B9D"/>
    <w:rsid w:val="004067C1"/>
    <w:rsid w:val="00406B69"/>
    <w:rsid w:val="00407F5E"/>
    <w:rsid w:val="00417FCB"/>
    <w:rsid w:val="004234A6"/>
    <w:rsid w:val="0042533D"/>
    <w:rsid w:val="00440CD7"/>
    <w:rsid w:val="00450C97"/>
    <w:rsid w:val="004541A2"/>
    <w:rsid w:val="00462138"/>
    <w:rsid w:val="00473F8E"/>
    <w:rsid w:val="00476A44"/>
    <w:rsid w:val="004800B6"/>
    <w:rsid w:val="00493AC1"/>
    <w:rsid w:val="004A1837"/>
    <w:rsid w:val="004A2E73"/>
    <w:rsid w:val="004B2823"/>
    <w:rsid w:val="004B4958"/>
    <w:rsid w:val="004C2D43"/>
    <w:rsid w:val="004C2E5C"/>
    <w:rsid w:val="004C3C53"/>
    <w:rsid w:val="004C422D"/>
    <w:rsid w:val="004E3080"/>
    <w:rsid w:val="004E3315"/>
    <w:rsid w:val="00502D19"/>
    <w:rsid w:val="00507FE3"/>
    <w:rsid w:val="00510120"/>
    <w:rsid w:val="00511E3F"/>
    <w:rsid w:val="0051247B"/>
    <w:rsid w:val="00512587"/>
    <w:rsid w:val="00514130"/>
    <w:rsid w:val="005206AB"/>
    <w:rsid w:val="00522750"/>
    <w:rsid w:val="00525E26"/>
    <w:rsid w:val="005278FD"/>
    <w:rsid w:val="00533827"/>
    <w:rsid w:val="00533A62"/>
    <w:rsid w:val="00541BEC"/>
    <w:rsid w:val="005455A6"/>
    <w:rsid w:val="00555982"/>
    <w:rsid w:val="00557FDD"/>
    <w:rsid w:val="005669E2"/>
    <w:rsid w:val="00566FC2"/>
    <w:rsid w:val="00571727"/>
    <w:rsid w:val="00577117"/>
    <w:rsid w:val="00580B7D"/>
    <w:rsid w:val="00582265"/>
    <w:rsid w:val="005829F7"/>
    <w:rsid w:val="005A30D6"/>
    <w:rsid w:val="005A6768"/>
    <w:rsid w:val="005B1C37"/>
    <w:rsid w:val="005B1EC4"/>
    <w:rsid w:val="005B3C85"/>
    <w:rsid w:val="005B41DD"/>
    <w:rsid w:val="005C6AE1"/>
    <w:rsid w:val="005D283C"/>
    <w:rsid w:val="005D4C02"/>
    <w:rsid w:val="005D4DCF"/>
    <w:rsid w:val="005E07BD"/>
    <w:rsid w:val="005E1014"/>
    <w:rsid w:val="005E5BBE"/>
    <w:rsid w:val="005E7F3A"/>
    <w:rsid w:val="005F1C33"/>
    <w:rsid w:val="005F35C7"/>
    <w:rsid w:val="005F65EE"/>
    <w:rsid w:val="00604232"/>
    <w:rsid w:val="00610465"/>
    <w:rsid w:val="00611C67"/>
    <w:rsid w:val="00612201"/>
    <w:rsid w:val="00615D4D"/>
    <w:rsid w:val="006206BC"/>
    <w:rsid w:val="006210F9"/>
    <w:rsid w:val="006228C4"/>
    <w:rsid w:val="00623779"/>
    <w:rsid w:val="00625E80"/>
    <w:rsid w:val="006268B9"/>
    <w:rsid w:val="006277A6"/>
    <w:rsid w:val="00640D24"/>
    <w:rsid w:val="00642289"/>
    <w:rsid w:val="006446BF"/>
    <w:rsid w:val="0065293D"/>
    <w:rsid w:val="0065595E"/>
    <w:rsid w:val="0066286E"/>
    <w:rsid w:val="006641F8"/>
    <w:rsid w:val="006662DC"/>
    <w:rsid w:val="00677F3E"/>
    <w:rsid w:val="00683F52"/>
    <w:rsid w:val="00685C87"/>
    <w:rsid w:val="006870F6"/>
    <w:rsid w:val="00690382"/>
    <w:rsid w:val="0069682D"/>
    <w:rsid w:val="006A732F"/>
    <w:rsid w:val="006B014B"/>
    <w:rsid w:val="006B10EF"/>
    <w:rsid w:val="006C3ED6"/>
    <w:rsid w:val="006D2115"/>
    <w:rsid w:val="006D766C"/>
    <w:rsid w:val="006E0BF1"/>
    <w:rsid w:val="006E21CA"/>
    <w:rsid w:val="006E2B82"/>
    <w:rsid w:val="006E51F2"/>
    <w:rsid w:val="006E5C39"/>
    <w:rsid w:val="006E7C34"/>
    <w:rsid w:val="006F4026"/>
    <w:rsid w:val="006F7F3A"/>
    <w:rsid w:val="007118D3"/>
    <w:rsid w:val="00716B1A"/>
    <w:rsid w:val="00722331"/>
    <w:rsid w:val="0072364B"/>
    <w:rsid w:val="00723913"/>
    <w:rsid w:val="00723B8A"/>
    <w:rsid w:val="00731FB5"/>
    <w:rsid w:val="007463E3"/>
    <w:rsid w:val="007475CC"/>
    <w:rsid w:val="00750DD5"/>
    <w:rsid w:val="0075284E"/>
    <w:rsid w:val="00763001"/>
    <w:rsid w:val="00763A20"/>
    <w:rsid w:val="00767ADD"/>
    <w:rsid w:val="00774BA3"/>
    <w:rsid w:val="00785F9A"/>
    <w:rsid w:val="00793D6E"/>
    <w:rsid w:val="007B1868"/>
    <w:rsid w:val="007B1DE6"/>
    <w:rsid w:val="007B1FBE"/>
    <w:rsid w:val="007B2FF3"/>
    <w:rsid w:val="007C3C15"/>
    <w:rsid w:val="007C5ACC"/>
    <w:rsid w:val="007D5856"/>
    <w:rsid w:val="007D6217"/>
    <w:rsid w:val="007E0F63"/>
    <w:rsid w:val="007E3654"/>
    <w:rsid w:val="007F47C1"/>
    <w:rsid w:val="007F4CEC"/>
    <w:rsid w:val="007F795C"/>
    <w:rsid w:val="00801FE4"/>
    <w:rsid w:val="0080291F"/>
    <w:rsid w:val="0080507D"/>
    <w:rsid w:val="00817B4B"/>
    <w:rsid w:val="00820652"/>
    <w:rsid w:val="00825E8E"/>
    <w:rsid w:val="00827580"/>
    <w:rsid w:val="008343D4"/>
    <w:rsid w:val="00836B7E"/>
    <w:rsid w:val="00840CB6"/>
    <w:rsid w:val="00846CB9"/>
    <w:rsid w:val="0084726F"/>
    <w:rsid w:val="00851DD2"/>
    <w:rsid w:val="008541C6"/>
    <w:rsid w:val="0086044E"/>
    <w:rsid w:val="00864D00"/>
    <w:rsid w:val="0086673A"/>
    <w:rsid w:val="0087160C"/>
    <w:rsid w:val="00877189"/>
    <w:rsid w:val="00880DAE"/>
    <w:rsid w:val="00890DA0"/>
    <w:rsid w:val="008A1CE4"/>
    <w:rsid w:val="008A4D22"/>
    <w:rsid w:val="008B7461"/>
    <w:rsid w:val="008C498C"/>
    <w:rsid w:val="008C6983"/>
    <w:rsid w:val="008E0C43"/>
    <w:rsid w:val="008E1666"/>
    <w:rsid w:val="008E17A8"/>
    <w:rsid w:val="008E4328"/>
    <w:rsid w:val="008E7836"/>
    <w:rsid w:val="008F694E"/>
    <w:rsid w:val="008F7371"/>
    <w:rsid w:val="008F7814"/>
    <w:rsid w:val="009045DE"/>
    <w:rsid w:val="00905649"/>
    <w:rsid w:val="00907021"/>
    <w:rsid w:val="00907FE3"/>
    <w:rsid w:val="00910B94"/>
    <w:rsid w:val="009110A8"/>
    <w:rsid w:val="00911512"/>
    <w:rsid w:val="00916C01"/>
    <w:rsid w:val="00916CB5"/>
    <w:rsid w:val="00920CA7"/>
    <w:rsid w:val="00926108"/>
    <w:rsid w:val="009268FD"/>
    <w:rsid w:val="0093454B"/>
    <w:rsid w:val="00943C9D"/>
    <w:rsid w:val="00943FE1"/>
    <w:rsid w:val="00944BFF"/>
    <w:rsid w:val="00954D61"/>
    <w:rsid w:val="0095645B"/>
    <w:rsid w:val="00960DA5"/>
    <w:rsid w:val="00961484"/>
    <w:rsid w:val="009667EE"/>
    <w:rsid w:val="00966FBA"/>
    <w:rsid w:val="00973395"/>
    <w:rsid w:val="00977370"/>
    <w:rsid w:val="00977E80"/>
    <w:rsid w:val="00980C84"/>
    <w:rsid w:val="00981B11"/>
    <w:rsid w:val="00985199"/>
    <w:rsid w:val="009856C6"/>
    <w:rsid w:val="00986EF7"/>
    <w:rsid w:val="00994304"/>
    <w:rsid w:val="00996EB3"/>
    <w:rsid w:val="009B0195"/>
    <w:rsid w:val="009C13E2"/>
    <w:rsid w:val="009C6345"/>
    <w:rsid w:val="009D4441"/>
    <w:rsid w:val="009D78AD"/>
    <w:rsid w:val="009E58D9"/>
    <w:rsid w:val="009E73B6"/>
    <w:rsid w:val="009E7BE6"/>
    <w:rsid w:val="009F6070"/>
    <w:rsid w:val="00A06C45"/>
    <w:rsid w:val="00A07EF0"/>
    <w:rsid w:val="00A11121"/>
    <w:rsid w:val="00A14472"/>
    <w:rsid w:val="00A1698A"/>
    <w:rsid w:val="00A16E45"/>
    <w:rsid w:val="00A20EB5"/>
    <w:rsid w:val="00A31D3B"/>
    <w:rsid w:val="00A35ECE"/>
    <w:rsid w:val="00A37154"/>
    <w:rsid w:val="00A42443"/>
    <w:rsid w:val="00A63B1E"/>
    <w:rsid w:val="00A65C21"/>
    <w:rsid w:val="00A732AD"/>
    <w:rsid w:val="00A7404C"/>
    <w:rsid w:val="00A80F87"/>
    <w:rsid w:val="00A85DA8"/>
    <w:rsid w:val="00A877BF"/>
    <w:rsid w:val="00A969D3"/>
    <w:rsid w:val="00AB1B5A"/>
    <w:rsid w:val="00AB2C44"/>
    <w:rsid w:val="00AB4348"/>
    <w:rsid w:val="00AC1102"/>
    <w:rsid w:val="00AC286B"/>
    <w:rsid w:val="00AC455D"/>
    <w:rsid w:val="00AC7316"/>
    <w:rsid w:val="00AD3F76"/>
    <w:rsid w:val="00AD668C"/>
    <w:rsid w:val="00AE0965"/>
    <w:rsid w:val="00AE1759"/>
    <w:rsid w:val="00AE5D3D"/>
    <w:rsid w:val="00AE699C"/>
    <w:rsid w:val="00AF1E03"/>
    <w:rsid w:val="00B00D50"/>
    <w:rsid w:val="00B03F04"/>
    <w:rsid w:val="00B0493C"/>
    <w:rsid w:val="00B10CAA"/>
    <w:rsid w:val="00B33E23"/>
    <w:rsid w:val="00B441D8"/>
    <w:rsid w:val="00B4735D"/>
    <w:rsid w:val="00B52A86"/>
    <w:rsid w:val="00B6195C"/>
    <w:rsid w:val="00B62BE4"/>
    <w:rsid w:val="00B63EFF"/>
    <w:rsid w:val="00B6481C"/>
    <w:rsid w:val="00B655E5"/>
    <w:rsid w:val="00B72AB1"/>
    <w:rsid w:val="00B7335A"/>
    <w:rsid w:val="00B74E84"/>
    <w:rsid w:val="00B7576C"/>
    <w:rsid w:val="00B80F82"/>
    <w:rsid w:val="00B828B5"/>
    <w:rsid w:val="00B82F94"/>
    <w:rsid w:val="00B85D05"/>
    <w:rsid w:val="00B863D3"/>
    <w:rsid w:val="00B92DA9"/>
    <w:rsid w:val="00BB1699"/>
    <w:rsid w:val="00BB51EF"/>
    <w:rsid w:val="00BC053E"/>
    <w:rsid w:val="00BD6636"/>
    <w:rsid w:val="00C01726"/>
    <w:rsid w:val="00C022D9"/>
    <w:rsid w:val="00C07843"/>
    <w:rsid w:val="00C1028D"/>
    <w:rsid w:val="00C1289D"/>
    <w:rsid w:val="00C17BB3"/>
    <w:rsid w:val="00C36432"/>
    <w:rsid w:val="00C52674"/>
    <w:rsid w:val="00C5611F"/>
    <w:rsid w:val="00C70B2E"/>
    <w:rsid w:val="00C71158"/>
    <w:rsid w:val="00C72311"/>
    <w:rsid w:val="00C75F4F"/>
    <w:rsid w:val="00C805DD"/>
    <w:rsid w:val="00C810AA"/>
    <w:rsid w:val="00C94AAF"/>
    <w:rsid w:val="00CA59EE"/>
    <w:rsid w:val="00CA7924"/>
    <w:rsid w:val="00CB43E0"/>
    <w:rsid w:val="00CB679F"/>
    <w:rsid w:val="00CD46F5"/>
    <w:rsid w:val="00CD554F"/>
    <w:rsid w:val="00CD73B2"/>
    <w:rsid w:val="00CD79EF"/>
    <w:rsid w:val="00CE31FD"/>
    <w:rsid w:val="00CF07AA"/>
    <w:rsid w:val="00CF1182"/>
    <w:rsid w:val="00D0405A"/>
    <w:rsid w:val="00D065F8"/>
    <w:rsid w:val="00D06773"/>
    <w:rsid w:val="00D111E2"/>
    <w:rsid w:val="00D25965"/>
    <w:rsid w:val="00D264DF"/>
    <w:rsid w:val="00D27389"/>
    <w:rsid w:val="00D564A8"/>
    <w:rsid w:val="00D92E59"/>
    <w:rsid w:val="00D9379B"/>
    <w:rsid w:val="00DA238D"/>
    <w:rsid w:val="00DA25F1"/>
    <w:rsid w:val="00DA3305"/>
    <w:rsid w:val="00DA4D3B"/>
    <w:rsid w:val="00DC65B3"/>
    <w:rsid w:val="00DC7A9D"/>
    <w:rsid w:val="00DD0F18"/>
    <w:rsid w:val="00DD45AA"/>
    <w:rsid w:val="00DD5BBF"/>
    <w:rsid w:val="00DD7A78"/>
    <w:rsid w:val="00DE0275"/>
    <w:rsid w:val="00DE0298"/>
    <w:rsid w:val="00DF0F9A"/>
    <w:rsid w:val="00E02BFB"/>
    <w:rsid w:val="00E06686"/>
    <w:rsid w:val="00E06B87"/>
    <w:rsid w:val="00E13551"/>
    <w:rsid w:val="00E22EA3"/>
    <w:rsid w:val="00E279CD"/>
    <w:rsid w:val="00E313AE"/>
    <w:rsid w:val="00E41B3C"/>
    <w:rsid w:val="00E43083"/>
    <w:rsid w:val="00E459AB"/>
    <w:rsid w:val="00E53526"/>
    <w:rsid w:val="00E830A9"/>
    <w:rsid w:val="00E843C0"/>
    <w:rsid w:val="00E85CF7"/>
    <w:rsid w:val="00E865BB"/>
    <w:rsid w:val="00E93C13"/>
    <w:rsid w:val="00EA171B"/>
    <w:rsid w:val="00EA5731"/>
    <w:rsid w:val="00EB3074"/>
    <w:rsid w:val="00EB5753"/>
    <w:rsid w:val="00EC06CD"/>
    <w:rsid w:val="00EC06E0"/>
    <w:rsid w:val="00EC4770"/>
    <w:rsid w:val="00ED02BA"/>
    <w:rsid w:val="00ED1313"/>
    <w:rsid w:val="00ED3F6D"/>
    <w:rsid w:val="00ED51C7"/>
    <w:rsid w:val="00ED6316"/>
    <w:rsid w:val="00ED634E"/>
    <w:rsid w:val="00ED7969"/>
    <w:rsid w:val="00EE2A55"/>
    <w:rsid w:val="00EE4030"/>
    <w:rsid w:val="00F13A52"/>
    <w:rsid w:val="00F22EF0"/>
    <w:rsid w:val="00F23346"/>
    <w:rsid w:val="00F26BDC"/>
    <w:rsid w:val="00F31195"/>
    <w:rsid w:val="00F31E6E"/>
    <w:rsid w:val="00F326BE"/>
    <w:rsid w:val="00F4299F"/>
    <w:rsid w:val="00F46F10"/>
    <w:rsid w:val="00F55829"/>
    <w:rsid w:val="00F57658"/>
    <w:rsid w:val="00F64874"/>
    <w:rsid w:val="00F65A52"/>
    <w:rsid w:val="00F753E9"/>
    <w:rsid w:val="00F762D4"/>
    <w:rsid w:val="00F95B64"/>
    <w:rsid w:val="00F9781D"/>
    <w:rsid w:val="00FA1535"/>
    <w:rsid w:val="00FA2DC4"/>
    <w:rsid w:val="00FA4676"/>
    <w:rsid w:val="00FA5815"/>
    <w:rsid w:val="00FB2393"/>
    <w:rsid w:val="00FB3807"/>
    <w:rsid w:val="00FB4C05"/>
    <w:rsid w:val="00FC1DEA"/>
    <w:rsid w:val="00FD056D"/>
    <w:rsid w:val="00FD1FDC"/>
    <w:rsid w:val="00FD7390"/>
    <w:rsid w:val="00FE599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16751"/>
  <w15:docId w15:val="{D5B06D7C-DB89-440C-BAE2-51A57C2EB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0DAE"/>
    <w:pPr>
      <w:jc w:val="both"/>
    </w:pPr>
  </w:style>
  <w:style w:type="paragraph" w:styleId="Ttulo1">
    <w:name w:val="heading 1"/>
    <w:basedOn w:val="Normal"/>
    <w:next w:val="Normal"/>
    <w:link w:val="Ttulo1Car"/>
    <w:uiPriority w:val="9"/>
    <w:qFormat/>
    <w:rsid w:val="00966FBA"/>
    <w:pPr>
      <w:keepNext/>
      <w:keepLines/>
      <w:pageBreakBefore/>
      <w:numPr>
        <w:numId w:val="1"/>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3D4D41"/>
    <w:pPr>
      <w:keepNext/>
      <w:keepLines/>
      <w:numPr>
        <w:ilvl w:val="1"/>
        <w:numId w:val="1"/>
      </w:numPr>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3D4D41"/>
    <w:pPr>
      <w:keepNext/>
      <w:keepLines/>
      <w:numPr>
        <w:ilvl w:val="2"/>
        <w:numId w:val="1"/>
      </w:numPr>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unhideWhenUsed/>
    <w:qFormat/>
    <w:rsid w:val="003D4D41"/>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unhideWhenUsed/>
    <w:qFormat/>
    <w:rsid w:val="003D4D41"/>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3D4D41"/>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3D4D41"/>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3D4D41"/>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semiHidden/>
    <w:unhideWhenUsed/>
    <w:qFormat/>
    <w:rsid w:val="003D4D41"/>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3D4D41"/>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3D4D41"/>
    <w:rPr>
      <w:rFonts w:asciiTheme="majorHAnsi" w:eastAsiaTheme="majorEastAsia" w:hAnsiTheme="majorHAnsi" w:cstheme="majorBidi"/>
      <w:color w:val="17365D" w:themeColor="text2" w:themeShade="BF"/>
      <w:spacing w:val="5"/>
      <w:kern w:val="28"/>
      <w:sz w:val="52"/>
      <w:szCs w:val="52"/>
    </w:rPr>
  </w:style>
  <w:style w:type="character" w:customStyle="1" w:styleId="Ttulo1Car">
    <w:name w:val="Título 1 Car"/>
    <w:basedOn w:val="Fuentedeprrafopredeter"/>
    <w:link w:val="Ttulo1"/>
    <w:uiPriority w:val="9"/>
    <w:rsid w:val="00966FBA"/>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3D4D41"/>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3D4D41"/>
    <w:rPr>
      <w:rFonts w:asciiTheme="majorHAnsi" w:eastAsiaTheme="majorEastAsia" w:hAnsiTheme="majorHAnsi" w:cstheme="majorBidi"/>
      <w:b/>
      <w:bCs/>
      <w:color w:val="4F81BD" w:themeColor="accent1"/>
    </w:rPr>
  </w:style>
  <w:style w:type="character" w:customStyle="1" w:styleId="Ttulo4Car">
    <w:name w:val="Título 4 Car"/>
    <w:basedOn w:val="Fuentedeprrafopredeter"/>
    <w:link w:val="Ttulo4"/>
    <w:uiPriority w:val="9"/>
    <w:rsid w:val="003D4D41"/>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rsid w:val="003D4D41"/>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3D4D41"/>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3D4D41"/>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3D4D41"/>
    <w:rPr>
      <w:rFonts w:asciiTheme="majorHAnsi" w:eastAsiaTheme="majorEastAsia" w:hAnsiTheme="majorHAnsi" w:cstheme="majorBidi"/>
      <w:color w:val="404040" w:themeColor="text1" w:themeTint="BF"/>
      <w:sz w:val="20"/>
      <w:szCs w:val="20"/>
    </w:rPr>
  </w:style>
  <w:style w:type="character" w:customStyle="1" w:styleId="Ttulo9Car">
    <w:name w:val="Título 9 Car"/>
    <w:basedOn w:val="Fuentedeprrafopredeter"/>
    <w:link w:val="Ttulo9"/>
    <w:uiPriority w:val="9"/>
    <w:semiHidden/>
    <w:rsid w:val="003D4D41"/>
    <w:rPr>
      <w:rFonts w:asciiTheme="majorHAnsi" w:eastAsiaTheme="majorEastAsia" w:hAnsiTheme="majorHAnsi" w:cstheme="majorBidi"/>
      <w:i/>
      <w:iCs/>
      <w:color w:val="404040" w:themeColor="text1" w:themeTint="BF"/>
      <w:sz w:val="20"/>
      <w:szCs w:val="20"/>
    </w:rPr>
  </w:style>
  <w:style w:type="paragraph" w:styleId="TtuloTDC">
    <w:name w:val="TOC Heading"/>
    <w:basedOn w:val="Ttulo1"/>
    <w:next w:val="Normal"/>
    <w:uiPriority w:val="39"/>
    <w:semiHidden/>
    <w:unhideWhenUsed/>
    <w:qFormat/>
    <w:rsid w:val="003D4D41"/>
    <w:pPr>
      <w:numPr>
        <w:numId w:val="0"/>
      </w:numPr>
      <w:outlineLvl w:val="9"/>
    </w:pPr>
    <w:rPr>
      <w:lang w:eastAsia="es-ES"/>
    </w:rPr>
  </w:style>
  <w:style w:type="paragraph" w:styleId="TDC1">
    <w:name w:val="toc 1"/>
    <w:basedOn w:val="Normal"/>
    <w:next w:val="Normal"/>
    <w:autoRedefine/>
    <w:uiPriority w:val="39"/>
    <w:unhideWhenUsed/>
    <w:rsid w:val="00336390"/>
    <w:pPr>
      <w:tabs>
        <w:tab w:val="left" w:pos="440"/>
        <w:tab w:val="right" w:leader="dot" w:pos="8494"/>
      </w:tabs>
      <w:spacing w:after="100"/>
    </w:pPr>
  </w:style>
  <w:style w:type="paragraph" w:styleId="TDC2">
    <w:name w:val="toc 2"/>
    <w:basedOn w:val="Normal"/>
    <w:next w:val="Normal"/>
    <w:autoRedefine/>
    <w:uiPriority w:val="39"/>
    <w:unhideWhenUsed/>
    <w:rsid w:val="003D4D41"/>
    <w:pPr>
      <w:spacing w:after="100"/>
      <w:ind w:left="220"/>
    </w:pPr>
  </w:style>
  <w:style w:type="character" w:styleId="Hipervnculo">
    <w:name w:val="Hyperlink"/>
    <w:basedOn w:val="Fuentedeprrafopredeter"/>
    <w:uiPriority w:val="99"/>
    <w:unhideWhenUsed/>
    <w:rsid w:val="003D4D41"/>
    <w:rPr>
      <w:color w:val="0000FF" w:themeColor="hyperlink"/>
      <w:u w:val="single"/>
    </w:rPr>
  </w:style>
  <w:style w:type="paragraph" w:styleId="Textodeglobo">
    <w:name w:val="Balloon Text"/>
    <w:basedOn w:val="Normal"/>
    <w:link w:val="TextodegloboCar"/>
    <w:uiPriority w:val="99"/>
    <w:semiHidden/>
    <w:unhideWhenUsed/>
    <w:rsid w:val="003D4D41"/>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D4D41"/>
    <w:rPr>
      <w:rFonts w:ascii="Tahoma" w:hAnsi="Tahoma" w:cs="Tahoma"/>
      <w:sz w:val="16"/>
      <w:szCs w:val="16"/>
    </w:rPr>
  </w:style>
  <w:style w:type="paragraph" w:styleId="Prrafodelista">
    <w:name w:val="List Paragraph"/>
    <w:basedOn w:val="Normal"/>
    <w:uiPriority w:val="34"/>
    <w:qFormat/>
    <w:rsid w:val="003D4D41"/>
    <w:pPr>
      <w:ind w:left="720"/>
      <w:contextualSpacing/>
    </w:pPr>
  </w:style>
  <w:style w:type="paragraph" w:styleId="Descripcin">
    <w:name w:val="caption"/>
    <w:basedOn w:val="Normal"/>
    <w:next w:val="Normal"/>
    <w:uiPriority w:val="35"/>
    <w:unhideWhenUsed/>
    <w:qFormat/>
    <w:rsid w:val="00113388"/>
    <w:pPr>
      <w:spacing w:line="240" w:lineRule="auto"/>
    </w:pPr>
    <w:rPr>
      <w:b/>
      <w:bCs/>
      <w:color w:val="4F81BD" w:themeColor="accent1"/>
      <w:sz w:val="18"/>
      <w:szCs w:val="18"/>
    </w:rPr>
  </w:style>
  <w:style w:type="paragraph" w:styleId="Tabladeilustraciones">
    <w:name w:val="table of figures"/>
    <w:basedOn w:val="Normal"/>
    <w:next w:val="Normal"/>
    <w:uiPriority w:val="99"/>
    <w:unhideWhenUsed/>
    <w:rsid w:val="00113388"/>
    <w:pPr>
      <w:spacing w:after="0"/>
    </w:pPr>
  </w:style>
  <w:style w:type="table" w:styleId="Tablaconcuadrcula">
    <w:name w:val="Table Grid"/>
    <w:basedOn w:val="Tablanormal"/>
    <w:uiPriority w:val="39"/>
    <w:rsid w:val="001133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113388"/>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113388"/>
    <w:rPr>
      <w:sz w:val="20"/>
      <w:szCs w:val="20"/>
    </w:rPr>
  </w:style>
  <w:style w:type="character" w:styleId="Refdenotaalpie">
    <w:name w:val="footnote reference"/>
    <w:basedOn w:val="Fuentedeprrafopredeter"/>
    <w:uiPriority w:val="99"/>
    <w:semiHidden/>
    <w:unhideWhenUsed/>
    <w:rsid w:val="00113388"/>
    <w:rPr>
      <w:vertAlign w:val="superscript"/>
    </w:rPr>
  </w:style>
  <w:style w:type="paragraph" w:styleId="Encabezado">
    <w:name w:val="header"/>
    <w:basedOn w:val="Normal"/>
    <w:link w:val="EncabezadoCar"/>
    <w:uiPriority w:val="99"/>
    <w:unhideWhenUsed/>
    <w:rsid w:val="003F0BD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F0BDA"/>
  </w:style>
  <w:style w:type="paragraph" w:styleId="Piedepgina">
    <w:name w:val="footer"/>
    <w:basedOn w:val="Normal"/>
    <w:link w:val="PiedepginaCar"/>
    <w:uiPriority w:val="99"/>
    <w:unhideWhenUsed/>
    <w:rsid w:val="003F0BD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F0BDA"/>
  </w:style>
  <w:style w:type="paragraph" w:customStyle="1" w:styleId="Ttuloprevio">
    <w:name w:val="Título previo"/>
    <w:basedOn w:val="Ttulo1"/>
    <w:next w:val="Normal"/>
    <w:qFormat/>
    <w:rsid w:val="00450C97"/>
    <w:pPr>
      <w:numPr>
        <w:numId w:val="3"/>
      </w:numPr>
      <w:tabs>
        <w:tab w:val="left" w:pos="567"/>
      </w:tabs>
      <w:spacing w:before="0"/>
      <w:ind w:left="357" w:hanging="357"/>
    </w:pPr>
  </w:style>
  <w:style w:type="paragraph" w:customStyle="1" w:styleId="Comentario">
    <w:name w:val="Comentario"/>
    <w:basedOn w:val="Normal"/>
    <w:next w:val="Normal"/>
    <w:link w:val="ComentarioCar"/>
    <w:qFormat/>
    <w:rsid w:val="00043C37"/>
    <w:rPr>
      <w:i/>
      <w:color w:val="0070C0"/>
    </w:rPr>
  </w:style>
  <w:style w:type="character" w:customStyle="1" w:styleId="ComentarioCar">
    <w:name w:val="Comentario Car"/>
    <w:basedOn w:val="Fuentedeprrafopredeter"/>
    <w:link w:val="Comentario"/>
    <w:rsid w:val="00043C37"/>
    <w:rPr>
      <w:i/>
      <w:color w:val="0070C0"/>
    </w:rPr>
  </w:style>
  <w:style w:type="paragraph" w:styleId="Textoindependiente">
    <w:name w:val="Body Text"/>
    <w:basedOn w:val="Normal"/>
    <w:link w:val="TextoindependienteCar"/>
    <w:uiPriority w:val="1"/>
    <w:qFormat/>
    <w:rsid w:val="004C2E5C"/>
    <w:pPr>
      <w:widowControl w:val="0"/>
      <w:autoSpaceDE w:val="0"/>
      <w:autoSpaceDN w:val="0"/>
      <w:spacing w:after="0" w:line="240" w:lineRule="auto"/>
      <w:jc w:val="left"/>
    </w:pPr>
    <w:rPr>
      <w:rFonts w:ascii="Arial" w:eastAsia="Arial" w:hAnsi="Arial" w:cs="Arial"/>
      <w:lang w:eastAsia="es-ES" w:bidi="es-ES"/>
    </w:rPr>
  </w:style>
  <w:style w:type="character" w:customStyle="1" w:styleId="TextoindependienteCar">
    <w:name w:val="Texto independiente Car"/>
    <w:basedOn w:val="Fuentedeprrafopredeter"/>
    <w:link w:val="Textoindependiente"/>
    <w:uiPriority w:val="1"/>
    <w:rsid w:val="004C2E5C"/>
    <w:rPr>
      <w:rFonts w:ascii="Arial" w:eastAsia="Arial" w:hAnsi="Arial" w:cs="Arial"/>
      <w:lang w:eastAsia="es-ES" w:bidi="es-ES"/>
    </w:rPr>
  </w:style>
  <w:style w:type="character" w:styleId="Hipervnculovisitado">
    <w:name w:val="FollowedHyperlink"/>
    <w:basedOn w:val="Fuentedeprrafopredeter"/>
    <w:uiPriority w:val="99"/>
    <w:semiHidden/>
    <w:unhideWhenUsed/>
    <w:rsid w:val="00851DD2"/>
    <w:rPr>
      <w:color w:val="800080" w:themeColor="followedHyperlink"/>
      <w:u w:val="single"/>
    </w:rPr>
  </w:style>
  <w:style w:type="character" w:styleId="Mencinsinresolver">
    <w:name w:val="Unresolved Mention"/>
    <w:basedOn w:val="Fuentedeprrafopredeter"/>
    <w:uiPriority w:val="99"/>
    <w:semiHidden/>
    <w:unhideWhenUsed/>
    <w:rsid w:val="00851DD2"/>
    <w:rPr>
      <w:color w:val="808080"/>
      <w:shd w:val="clear" w:color="auto" w:fill="E6E6E6"/>
    </w:rPr>
  </w:style>
  <w:style w:type="paragraph" w:styleId="TDC3">
    <w:name w:val="toc 3"/>
    <w:basedOn w:val="Normal"/>
    <w:next w:val="Normal"/>
    <w:autoRedefine/>
    <w:uiPriority w:val="39"/>
    <w:unhideWhenUsed/>
    <w:rsid w:val="00A877BF"/>
    <w:pPr>
      <w:spacing w:after="100"/>
      <w:ind w:left="440"/>
    </w:pPr>
  </w:style>
  <w:style w:type="paragraph" w:styleId="Sinespaciado">
    <w:name w:val="No Spacing"/>
    <w:uiPriority w:val="1"/>
    <w:qFormat/>
    <w:rsid w:val="001015D0"/>
    <w:pPr>
      <w:spacing w:after="0" w:line="240" w:lineRule="auto"/>
    </w:pPr>
    <w:rPr>
      <w:lang w:val="es-ES_tradnl"/>
    </w:rPr>
  </w:style>
  <w:style w:type="paragraph" w:styleId="Revisin">
    <w:name w:val="Revision"/>
    <w:hidden/>
    <w:uiPriority w:val="99"/>
    <w:semiHidden/>
    <w:rsid w:val="0051247B"/>
    <w:pPr>
      <w:spacing w:after="0" w:line="240" w:lineRule="auto"/>
    </w:pPr>
  </w:style>
  <w:style w:type="character" w:styleId="Refdecomentario">
    <w:name w:val="annotation reference"/>
    <w:basedOn w:val="Fuentedeprrafopredeter"/>
    <w:uiPriority w:val="99"/>
    <w:semiHidden/>
    <w:unhideWhenUsed/>
    <w:rsid w:val="00CB43E0"/>
    <w:rPr>
      <w:sz w:val="16"/>
      <w:szCs w:val="16"/>
    </w:rPr>
  </w:style>
  <w:style w:type="paragraph" w:styleId="Textocomentario">
    <w:name w:val="annotation text"/>
    <w:basedOn w:val="Normal"/>
    <w:link w:val="TextocomentarioCar"/>
    <w:uiPriority w:val="99"/>
    <w:unhideWhenUsed/>
    <w:rsid w:val="00CB43E0"/>
    <w:pPr>
      <w:spacing w:line="240" w:lineRule="auto"/>
    </w:pPr>
    <w:rPr>
      <w:sz w:val="20"/>
      <w:szCs w:val="20"/>
    </w:rPr>
  </w:style>
  <w:style w:type="character" w:customStyle="1" w:styleId="TextocomentarioCar">
    <w:name w:val="Texto comentario Car"/>
    <w:basedOn w:val="Fuentedeprrafopredeter"/>
    <w:link w:val="Textocomentario"/>
    <w:uiPriority w:val="99"/>
    <w:rsid w:val="00CB43E0"/>
    <w:rPr>
      <w:sz w:val="20"/>
      <w:szCs w:val="20"/>
    </w:rPr>
  </w:style>
  <w:style w:type="paragraph" w:styleId="Asuntodelcomentario">
    <w:name w:val="annotation subject"/>
    <w:basedOn w:val="Textocomentario"/>
    <w:next w:val="Textocomentario"/>
    <w:link w:val="AsuntodelcomentarioCar"/>
    <w:uiPriority w:val="99"/>
    <w:semiHidden/>
    <w:unhideWhenUsed/>
    <w:rsid w:val="00CB43E0"/>
    <w:rPr>
      <w:b/>
      <w:bCs/>
    </w:rPr>
  </w:style>
  <w:style w:type="character" w:customStyle="1" w:styleId="AsuntodelcomentarioCar">
    <w:name w:val="Asunto del comentario Car"/>
    <w:basedOn w:val="TextocomentarioCar"/>
    <w:link w:val="Asuntodelcomentario"/>
    <w:uiPriority w:val="99"/>
    <w:semiHidden/>
    <w:rsid w:val="00CB43E0"/>
    <w:rPr>
      <w:b/>
      <w:bCs/>
      <w:sz w:val="20"/>
      <w:szCs w:val="20"/>
    </w:rPr>
  </w:style>
  <w:style w:type="table" w:styleId="Tabladelista3-nfasis1">
    <w:name w:val="List Table 3 Accent 1"/>
    <w:basedOn w:val="Tablanormal"/>
    <w:uiPriority w:val="48"/>
    <w:rsid w:val="00512587"/>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paragraph" w:customStyle="1" w:styleId="ds-markdown-paragraph">
    <w:name w:val="ds-markdown-paragraph"/>
    <w:basedOn w:val="Normal"/>
    <w:rsid w:val="00F23346"/>
    <w:pPr>
      <w:spacing w:before="100" w:beforeAutospacing="1" w:after="100" w:afterAutospacing="1" w:line="240" w:lineRule="auto"/>
      <w:jc w:val="left"/>
    </w:pPr>
    <w:rPr>
      <w:rFonts w:ascii="Times New Roman" w:eastAsia="Times New Roman" w:hAnsi="Times New Roman" w:cs="Times New Roman"/>
      <w:sz w:val="24"/>
      <w:szCs w:val="24"/>
      <w:lang w:eastAsia="es-ES"/>
    </w:rPr>
  </w:style>
  <w:style w:type="character" w:styleId="Fuerte">
    <w:name w:val="Strong"/>
    <w:basedOn w:val="Fuentedeprrafopredeter"/>
    <w:uiPriority w:val="22"/>
    <w:qFormat/>
    <w:rsid w:val="00F23346"/>
    <w:rPr>
      <w:b/>
      <w:bCs/>
    </w:rPr>
  </w:style>
  <w:style w:type="character" w:styleId="nfasis">
    <w:name w:val="Emphasis"/>
    <w:basedOn w:val="Fuentedeprrafopredeter"/>
    <w:uiPriority w:val="20"/>
    <w:qFormat/>
    <w:rsid w:val="00F23346"/>
    <w:rPr>
      <w:i/>
      <w:iCs/>
    </w:rPr>
  </w:style>
  <w:style w:type="paragraph" w:styleId="NormalWeb">
    <w:name w:val="Normal (Web)"/>
    <w:basedOn w:val="Normal"/>
    <w:uiPriority w:val="99"/>
    <w:semiHidden/>
    <w:unhideWhenUsed/>
    <w:rsid w:val="00D264DF"/>
    <w:pPr>
      <w:spacing w:before="100" w:beforeAutospacing="1" w:after="100" w:afterAutospacing="1" w:line="240" w:lineRule="auto"/>
      <w:jc w:val="left"/>
    </w:pPr>
    <w:rPr>
      <w:rFonts w:ascii="Times New Roman" w:eastAsia="Times New Roman" w:hAnsi="Times New Roman" w:cs="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5.png"/><Relationship Id="rId26" Type="http://schemas.openxmlformats.org/officeDocument/2006/relationships/image" Target="media/image12.png"/><Relationship Id="rId39" Type="http://schemas.openxmlformats.org/officeDocument/2006/relationships/hyperlink" Target="https://react.dev/" TargetMode="External"/><Relationship Id="rId21" Type="http://schemas.openxmlformats.org/officeDocument/2006/relationships/image" Target="media/image8.png"/><Relationship Id="rId34" Type="http://schemas.openxmlformats.org/officeDocument/2006/relationships/hyperlink" Target="https://www.postgresql.org/" TargetMode="External"/><Relationship Id="rId42" Type="http://schemas.openxmlformats.org/officeDocument/2006/relationships/hyperlink" Target="https://www.docker.com/" TargetMode="Externa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microsoft.com/office/2016/09/relationships/commentsIds" Target="commentsIds.xml"/><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1.jpeg"/><Relationship Id="rId32" Type="http://schemas.openxmlformats.org/officeDocument/2006/relationships/image" Target="media/image18.png"/><Relationship Id="rId37" Type="http://schemas.openxmlformats.org/officeDocument/2006/relationships/hyperlink" Target="https://www.h2database.com/" TargetMode="External"/><Relationship Id="rId40" Type="http://schemas.openxmlformats.org/officeDocument/2006/relationships/hyperlink" Target="https://www.pgadmin.org/"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microsoft.com/office/2011/relationships/commentsExtended" Target="commentsExtended.xml"/><Relationship Id="rId23" Type="http://schemas.openxmlformats.org/officeDocument/2006/relationships/image" Target="media/image10.png"/><Relationship Id="rId28" Type="http://schemas.openxmlformats.org/officeDocument/2006/relationships/image" Target="media/image14.png"/><Relationship Id="rId36" Type="http://schemas.openxmlformats.org/officeDocument/2006/relationships/hyperlink" Target="https://swagger.io/" TargetMode="External"/><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7.png"/><Relationship Id="rId44"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omments" Target="comments.xml"/><Relationship Id="rId22" Type="http://schemas.openxmlformats.org/officeDocument/2006/relationships/image" Target="media/image9.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hyperlink" Target="https://www.openapis.org/" TargetMode="External"/><Relationship Id="rId43" Type="http://schemas.openxmlformats.org/officeDocument/2006/relationships/hyperlink" Target="https://docs.docker.com/compose/"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microsoft.com/office/2018/08/relationships/commentsExtensible" Target="commentsExtensible.xml"/><Relationship Id="rId25" Type="http://schemas.openxmlformats.org/officeDocument/2006/relationships/hyperlink" Target="https://click-it.es/arquitectura-monolitica-vs-arquitectura-de-microservicios-cual-debo-elegir/" TargetMode="External"/><Relationship Id="rId33" Type="http://schemas.openxmlformats.org/officeDocument/2006/relationships/hyperlink" Target="https://www.imdb.com/" TargetMode="External"/><Relationship Id="rId38" Type="http://schemas.openxmlformats.org/officeDocument/2006/relationships/hyperlink" Target="https://www.jacoco.org/jacoco/" TargetMode="External"/><Relationship Id="rId46" Type="http://schemas.microsoft.com/office/2011/relationships/people" Target="people.xml"/><Relationship Id="rId20" Type="http://schemas.openxmlformats.org/officeDocument/2006/relationships/image" Target="media/image7.png"/><Relationship Id="rId41" Type="http://schemas.openxmlformats.org/officeDocument/2006/relationships/hyperlink" Target="https://site.mockito.org/"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biblioguias.uam.es/citar/estilo_ieee"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70C417-7A3A-417C-8201-E32581A9A4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3588</TotalTime>
  <Pages>49</Pages>
  <Words>12088</Words>
  <Characters>66485</Characters>
  <Application>Microsoft Office Word</Application>
  <DocSecurity>0</DocSecurity>
  <Lines>554</Lines>
  <Paragraphs>156</Paragraphs>
  <ScaleCrop>false</ScaleCrop>
  <HeadingPairs>
    <vt:vector size="2" baseType="variant">
      <vt:variant>
        <vt:lpstr>Título</vt:lpstr>
      </vt:variant>
      <vt:variant>
        <vt:i4>1</vt:i4>
      </vt:variant>
    </vt:vector>
  </HeadingPairs>
  <TitlesOfParts>
    <vt:vector size="1" baseType="lpstr">
      <vt:lpstr/>
    </vt:vector>
  </TitlesOfParts>
  <Company>Universidad de Murcia</Company>
  <LinksUpToDate>false</LinksUpToDate>
  <CharactersWithSpaces>78417</CharactersWithSpaces>
  <SharedDoc>false</SharedDoc>
  <HLinks>
    <vt:vector size="96" baseType="variant">
      <vt:variant>
        <vt:i4>2031665</vt:i4>
      </vt:variant>
      <vt:variant>
        <vt:i4>92</vt:i4>
      </vt:variant>
      <vt:variant>
        <vt:i4>0</vt:i4>
      </vt:variant>
      <vt:variant>
        <vt:i4>5</vt:i4>
      </vt:variant>
      <vt:variant>
        <vt:lpwstr/>
      </vt:variant>
      <vt:variant>
        <vt:lpwstr>_Toc50560816</vt:lpwstr>
      </vt:variant>
      <vt:variant>
        <vt:i4>1835057</vt:i4>
      </vt:variant>
      <vt:variant>
        <vt:i4>83</vt:i4>
      </vt:variant>
      <vt:variant>
        <vt:i4>0</vt:i4>
      </vt:variant>
      <vt:variant>
        <vt:i4>5</vt:i4>
      </vt:variant>
      <vt:variant>
        <vt:lpwstr/>
      </vt:variant>
      <vt:variant>
        <vt:lpwstr>_Toc50560815</vt:lpwstr>
      </vt:variant>
      <vt:variant>
        <vt:i4>1507378</vt:i4>
      </vt:variant>
      <vt:variant>
        <vt:i4>74</vt:i4>
      </vt:variant>
      <vt:variant>
        <vt:i4>0</vt:i4>
      </vt:variant>
      <vt:variant>
        <vt:i4>5</vt:i4>
      </vt:variant>
      <vt:variant>
        <vt:lpwstr/>
      </vt:variant>
      <vt:variant>
        <vt:lpwstr>_Toc53632232</vt:lpwstr>
      </vt:variant>
      <vt:variant>
        <vt:i4>1310770</vt:i4>
      </vt:variant>
      <vt:variant>
        <vt:i4>68</vt:i4>
      </vt:variant>
      <vt:variant>
        <vt:i4>0</vt:i4>
      </vt:variant>
      <vt:variant>
        <vt:i4>5</vt:i4>
      </vt:variant>
      <vt:variant>
        <vt:lpwstr/>
      </vt:variant>
      <vt:variant>
        <vt:lpwstr>_Toc53632231</vt:lpwstr>
      </vt:variant>
      <vt:variant>
        <vt:i4>1376306</vt:i4>
      </vt:variant>
      <vt:variant>
        <vt:i4>62</vt:i4>
      </vt:variant>
      <vt:variant>
        <vt:i4>0</vt:i4>
      </vt:variant>
      <vt:variant>
        <vt:i4>5</vt:i4>
      </vt:variant>
      <vt:variant>
        <vt:lpwstr/>
      </vt:variant>
      <vt:variant>
        <vt:lpwstr>_Toc53632230</vt:lpwstr>
      </vt:variant>
      <vt:variant>
        <vt:i4>1835059</vt:i4>
      </vt:variant>
      <vt:variant>
        <vt:i4>56</vt:i4>
      </vt:variant>
      <vt:variant>
        <vt:i4>0</vt:i4>
      </vt:variant>
      <vt:variant>
        <vt:i4>5</vt:i4>
      </vt:variant>
      <vt:variant>
        <vt:lpwstr/>
      </vt:variant>
      <vt:variant>
        <vt:lpwstr>_Toc53632229</vt:lpwstr>
      </vt:variant>
      <vt:variant>
        <vt:i4>1900595</vt:i4>
      </vt:variant>
      <vt:variant>
        <vt:i4>50</vt:i4>
      </vt:variant>
      <vt:variant>
        <vt:i4>0</vt:i4>
      </vt:variant>
      <vt:variant>
        <vt:i4>5</vt:i4>
      </vt:variant>
      <vt:variant>
        <vt:lpwstr/>
      </vt:variant>
      <vt:variant>
        <vt:lpwstr>_Toc53632228</vt:lpwstr>
      </vt:variant>
      <vt:variant>
        <vt:i4>1179699</vt:i4>
      </vt:variant>
      <vt:variant>
        <vt:i4>44</vt:i4>
      </vt:variant>
      <vt:variant>
        <vt:i4>0</vt:i4>
      </vt:variant>
      <vt:variant>
        <vt:i4>5</vt:i4>
      </vt:variant>
      <vt:variant>
        <vt:lpwstr/>
      </vt:variant>
      <vt:variant>
        <vt:lpwstr>_Toc53632227</vt:lpwstr>
      </vt:variant>
      <vt:variant>
        <vt:i4>1245235</vt:i4>
      </vt:variant>
      <vt:variant>
        <vt:i4>38</vt:i4>
      </vt:variant>
      <vt:variant>
        <vt:i4>0</vt:i4>
      </vt:variant>
      <vt:variant>
        <vt:i4>5</vt:i4>
      </vt:variant>
      <vt:variant>
        <vt:lpwstr/>
      </vt:variant>
      <vt:variant>
        <vt:lpwstr>_Toc53632226</vt:lpwstr>
      </vt:variant>
      <vt:variant>
        <vt:i4>1048627</vt:i4>
      </vt:variant>
      <vt:variant>
        <vt:i4>32</vt:i4>
      </vt:variant>
      <vt:variant>
        <vt:i4>0</vt:i4>
      </vt:variant>
      <vt:variant>
        <vt:i4>5</vt:i4>
      </vt:variant>
      <vt:variant>
        <vt:lpwstr/>
      </vt:variant>
      <vt:variant>
        <vt:lpwstr>_Toc53632225</vt:lpwstr>
      </vt:variant>
      <vt:variant>
        <vt:i4>1114163</vt:i4>
      </vt:variant>
      <vt:variant>
        <vt:i4>26</vt:i4>
      </vt:variant>
      <vt:variant>
        <vt:i4>0</vt:i4>
      </vt:variant>
      <vt:variant>
        <vt:i4>5</vt:i4>
      </vt:variant>
      <vt:variant>
        <vt:lpwstr/>
      </vt:variant>
      <vt:variant>
        <vt:lpwstr>_Toc53632224</vt:lpwstr>
      </vt:variant>
      <vt:variant>
        <vt:i4>1441843</vt:i4>
      </vt:variant>
      <vt:variant>
        <vt:i4>20</vt:i4>
      </vt:variant>
      <vt:variant>
        <vt:i4>0</vt:i4>
      </vt:variant>
      <vt:variant>
        <vt:i4>5</vt:i4>
      </vt:variant>
      <vt:variant>
        <vt:lpwstr/>
      </vt:variant>
      <vt:variant>
        <vt:lpwstr>_Toc53632223</vt:lpwstr>
      </vt:variant>
      <vt:variant>
        <vt:i4>1507379</vt:i4>
      </vt:variant>
      <vt:variant>
        <vt:i4>14</vt:i4>
      </vt:variant>
      <vt:variant>
        <vt:i4>0</vt:i4>
      </vt:variant>
      <vt:variant>
        <vt:i4>5</vt:i4>
      </vt:variant>
      <vt:variant>
        <vt:lpwstr/>
      </vt:variant>
      <vt:variant>
        <vt:lpwstr>_Toc53632222</vt:lpwstr>
      </vt:variant>
      <vt:variant>
        <vt:i4>1310771</vt:i4>
      </vt:variant>
      <vt:variant>
        <vt:i4>8</vt:i4>
      </vt:variant>
      <vt:variant>
        <vt:i4>0</vt:i4>
      </vt:variant>
      <vt:variant>
        <vt:i4>5</vt:i4>
      </vt:variant>
      <vt:variant>
        <vt:lpwstr/>
      </vt:variant>
      <vt:variant>
        <vt:lpwstr>_Toc53632221</vt:lpwstr>
      </vt:variant>
      <vt:variant>
        <vt:i4>1376307</vt:i4>
      </vt:variant>
      <vt:variant>
        <vt:i4>2</vt:i4>
      </vt:variant>
      <vt:variant>
        <vt:i4>0</vt:i4>
      </vt:variant>
      <vt:variant>
        <vt:i4>5</vt:i4>
      </vt:variant>
      <vt:variant>
        <vt:lpwstr/>
      </vt:variant>
      <vt:variant>
        <vt:lpwstr>_Toc53632220</vt:lpwstr>
      </vt:variant>
      <vt:variant>
        <vt:i4>3801176</vt:i4>
      </vt:variant>
      <vt:variant>
        <vt:i4>0</vt:i4>
      </vt:variant>
      <vt:variant>
        <vt:i4>0</vt:i4>
      </vt:variant>
      <vt:variant>
        <vt:i4>5</vt:i4>
      </vt:variant>
      <vt:variant>
        <vt:lpwstr>https://biblioguias.uam.es/citar/estilo_ieee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García Sánchez</dc:creator>
  <cp:keywords/>
  <dc:description/>
  <cp:lastModifiedBy>CHRISTIAN MATAS CONESA</cp:lastModifiedBy>
  <cp:revision>366</cp:revision>
  <dcterms:created xsi:type="dcterms:W3CDTF">2014-10-06T19:50:00Z</dcterms:created>
  <dcterms:modified xsi:type="dcterms:W3CDTF">2026-03-02T22:14:00Z</dcterms:modified>
</cp:coreProperties>
</file>