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FB3A4" w14:textId="40694A57" w:rsidR="003D4D41" w:rsidRPr="007B1868" w:rsidRDefault="00966FBA">
      <w:r w:rsidRPr="007B1868">
        <w:rPr>
          <w:noProof/>
          <w:lang w:eastAsia="es-ES"/>
        </w:rPr>
        <w:drawing>
          <wp:anchor distT="0" distB="0" distL="114935" distR="114935" simplePos="0" relativeHeight="251658240" behindDoc="0" locked="0" layoutInCell="1" allowOverlap="1" wp14:anchorId="06B11446" wp14:editId="5938D347">
            <wp:simplePos x="0" y="0"/>
            <wp:positionH relativeFrom="page">
              <wp:posOffset>1634667</wp:posOffset>
            </wp:positionH>
            <wp:positionV relativeFrom="page">
              <wp:posOffset>7951</wp:posOffset>
            </wp:positionV>
            <wp:extent cx="4286531" cy="926465"/>
            <wp:effectExtent l="0" t="0" r="0" b="698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4286531" cy="9264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027B0A">
        <w:t xml:space="preserve"> </w:t>
      </w:r>
    </w:p>
    <w:p w14:paraId="01DB4A16" w14:textId="77777777" w:rsidR="003D4D41" w:rsidRPr="007B1868" w:rsidRDefault="00981B11" w:rsidP="00981B11">
      <w:pPr>
        <w:jc w:val="center"/>
        <w:rPr>
          <w:b/>
          <w:sz w:val="72"/>
        </w:rPr>
      </w:pPr>
      <w:r w:rsidRPr="007B1868">
        <w:rPr>
          <w:b/>
          <w:sz w:val="72"/>
        </w:rPr>
        <w:t>TRABAJO FIN DE GRADO</w:t>
      </w:r>
    </w:p>
    <w:p w14:paraId="54B5E79C" w14:textId="77777777" w:rsidR="003D4D41" w:rsidRPr="007B1868" w:rsidRDefault="003D4D41"/>
    <w:p w14:paraId="61833FA9" w14:textId="77777777" w:rsidR="003D4D41" w:rsidRPr="007B1868" w:rsidRDefault="003D4D41"/>
    <w:p w14:paraId="032E2E22" w14:textId="77777777" w:rsidR="003D4D41" w:rsidRPr="007B1868" w:rsidRDefault="003D4D41"/>
    <w:p w14:paraId="1DAC8BDF" w14:textId="77926411" w:rsidR="003D4D41" w:rsidRPr="00EC06CD" w:rsidRDefault="00EC06CD" w:rsidP="003D4D41">
      <w:pPr>
        <w:pStyle w:val="Ttulo"/>
        <w:jc w:val="center"/>
        <w:rPr>
          <w:sz w:val="96"/>
          <w:szCs w:val="96"/>
        </w:rPr>
      </w:pPr>
      <w:r w:rsidRPr="00EC06CD">
        <w:rPr>
          <w:sz w:val="96"/>
          <w:szCs w:val="96"/>
        </w:rPr>
        <w:t xml:space="preserve">MovieMate: app </w:t>
      </w:r>
      <w:r>
        <w:rPr>
          <w:sz w:val="96"/>
          <w:szCs w:val="96"/>
        </w:rPr>
        <w:t>de</w:t>
      </w:r>
      <w:r w:rsidRPr="00EC06CD">
        <w:rPr>
          <w:sz w:val="96"/>
          <w:szCs w:val="96"/>
        </w:rPr>
        <w:t xml:space="preserve"> gestión y valoración de películas</w:t>
      </w:r>
      <w:r>
        <w:rPr>
          <w:sz w:val="96"/>
          <w:szCs w:val="96"/>
        </w:rPr>
        <w:t xml:space="preserve"> y </w:t>
      </w:r>
      <w:r w:rsidRPr="00EC06CD">
        <w:rPr>
          <w:sz w:val="96"/>
          <w:szCs w:val="96"/>
        </w:rPr>
        <w:t>series</w:t>
      </w:r>
    </w:p>
    <w:p w14:paraId="7F7EA25B" w14:textId="77777777" w:rsidR="003D4D41" w:rsidRPr="007B1868" w:rsidRDefault="003D4D41"/>
    <w:p w14:paraId="382784AE" w14:textId="77777777" w:rsidR="003D4D41" w:rsidRPr="007B1868" w:rsidRDefault="003D4D41"/>
    <w:p w14:paraId="5F19D85B" w14:textId="77777777" w:rsidR="003D4D41" w:rsidRPr="007B1868" w:rsidRDefault="003D4D41">
      <w:pPr>
        <w:rPr>
          <w:sz w:val="20"/>
        </w:rPr>
      </w:pPr>
    </w:p>
    <w:p w14:paraId="7D8E1065" w14:textId="77777777" w:rsidR="003D4D41" w:rsidRPr="007B1868" w:rsidRDefault="003D4D41"/>
    <w:p w14:paraId="4E17DDC3" w14:textId="77777777" w:rsidR="003D4D41" w:rsidRPr="007B1868" w:rsidRDefault="003D4D41"/>
    <w:p w14:paraId="04A37169" w14:textId="77777777" w:rsidR="004C2E5C" w:rsidRPr="007B1868" w:rsidRDefault="004C2E5C"/>
    <w:p w14:paraId="0D428E62" w14:textId="77777777" w:rsidR="003D4D41" w:rsidRPr="007B1868" w:rsidRDefault="004C2E5C" w:rsidP="004C2E5C">
      <w:pPr>
        <w:jc w:val="center"/>
        <w:rPr>
          <w:i/>
        </w:rPr>
      </w:pPr>
      <w:r w:rsidRPr="007B1868">
        <w:rPr>
          <w:i/>
        </w:rPr>
        <w:t>Murcia, a XX de XXXXXXX de 20XX</w:t>
      </w:r>
    </w:p>
    <w:p w14:paraId="4D5CF2C8" w14:textId="77777777" w:rsidR="003D4D41" w:rsidRPr="007B1868" w:rsidRDefault="003D4D41"/>
    <w:p w14:paraId="01DAD0CE" w14:textId="77777777" w:rsidR="003D4D41" w:rsidRPr="007B1868" w:rsidRDefault="003D4D41"/>
    <w:p w14:paraId="428922C3" w14:textId="2DB70608" w:rsidR="00966FBA" w:rsidRPr="007B1868" w:rsidRDefault="007B1868" w:rsidP="00966FBA">
      <w:pPr>
        <w:tabs>
          <w:tab w:val="left" w:pos="5103"/>
        </w:tabs>
        <w:spacing w:after="0" w:line="240" w:lineRule="auto"/>
        <w:jc w:val="center"/>
        <w:rPr>
          <w:b/>
          <w:sz w:val="28"/>
        </w:rPr>
      </w:pPr>
      <w:r w:rsidRPr="007B1868">
        <w:rPr>
          <w:b/>
          <w:sz w:val="28"/>
        </w:rPr>
        <w:t>Christian Matas Conesa</w:t>
      </w:r>
    </w:p>
    <w:p w14:paraId="220767F6" w14:textId="5EA10980" w:rsidR="00966FBA" w:rsidRPr="007B1868" w:rsidRDefault="007B1868" w:rsidP="00966FBA">
      <w:pPr>
        <w:tabs>
          <w:tab w:val="left" w:pos="5103"/>
        </w:tabs>
        <w:spacing w:after="0" w:line="240" w:lineRule="auto"/>
        <w:jc w:val="center"/>
        <w:rPr>
          <w:b/>
          <w:sz w:val="28"/>
        </w:rPr>
      </w:pPr>
      <w:r w:rsidRPr="007B1868">
        <w:rPr>
          <w:b/>
          <w:sz w:val="28"/>
        </w:rPr>
        <w:t>24427423C</w:t>
      </w:r>
    </w:p>
    <w:p w14:paraId="112C2009" w14:textId="68E5AAA2" w:rsidR="00966FBA" w:rsidRPr="007B1868" w:rsidRDefault="007B1868" w:rsidP="00966FBA">
      <w:pPr>
        <w:tabs>
          <w:tab w:val="left" w:pos="5103"/>
        </w:tabs>
        <w:spacing w:after="0" w:line="240" w:lineRule="auto"/>
        <w:jc w:val="center"/>
        <w:rPr>
          <w:b/>
          <w:sz w:val="28"/>
        </w:rPr>
      </w:pPr>
      <w:r w:rsidRPr="007B1868">
        <w:rPr>
          <w:b/>
          <w:sz w:val="28"/>
        </w:rPr>
        <w:t>christian.m.c@um.es</w:t>
      </w:r>
    </w:p>
    <w:p w14:paraId="64D5C0AD" w14:textId="77777777" w:rsidR="00966FBA" w:rsidRPr="007B1868" w:rsidRDefault="00966FBA"/>
    <w:p w14:paraId="00072958" w14:textId="27B50685" w:rsidR="003D4D41" w:rsidRPr="007B1868" w:rsidRDefault="007B1868" w:rsidP="007B1868">
      <w:pPr>
        <w:tabs>
          <w:tab w:val="left" w:pos="5103"/>
        </w:tabs>
        <w:spacing w:after="0" w:line="240" w:lineRule="auto"/>
        <w:jc w:val="right"/>
      </w:pPr>
      <w:r w:rsidRPr="007B1868">
        <w:t>Francisco García Sánchez</w:t>
      </w:r>
      <w:r w:rsidR="003D4D41" w:rsidRPr="007B1868">
        <w:br w:type="page"/>
      </w:r>
    </w:p>
    <w:p w14:paraId="2DC9D7BB" w14:textId="77777777" w:rsidR="003D4D41" w:rsidRPr="007B1868" w:rsidRDefault="003D4D41" w:rsidP="00113388">
      <w:pPr>
        <w:jc w:val="center"/>
        <w:rPr>
          <w:b/>
        </w:rPr>
      </w:pPr>
      <w:r w:rsidRPr="007B1868">
        <w:rPr>
          <w:b/>
        </w:rPr>
        <w:lastRenderedPageBreak/>
        <w:t>ÍNDICE DE CONTENIDOS</w:t>
      </w:r>
    </w:p>
    <w:p w14:paraId="793F1B93" w14:textId="1B86C8DC" w:rsidR="004A2E73" w:rsidRDefault="003D4D41">
      <w:pPr>
        <w:pStyle w:val="TDC1"/>
        <w:rPr>
          <w:rFonts w:eastAsiaTheme="minorEastAsia"/>
          <w:noProof/>
          <w:kern w:val="2"/>
          <w:sz w:val="24"/>
          <w:szCs w:val="24"/>
          <w:lang w:eastAsia="es-ES"/>
          <w14:ligatures w14:val="standardContextual"/>
        </w:rPr>
      </w:pPr>
      <w:r w:rsidRPr="007B1868">
        <w:fldChar w:fldCharType="begin"/>
      </w:r>
      <w:r w:rsidRPr="007B1868">
        <w:instrText xml:space="preserve"> TOC \o "1-3" \h \z \u </w:instrText>
      </w:r>
      <w:r w:rsidRPr="007B1868">
        <w:fldChar w:fldCharType="separate"/>
      </w:r>
      <w:hyperlink w:anchor="_Toc222830779" w:history="1">
        <w:r w:rsidR="004A2E73" w:rsidRPr="003C7E67">
          <w:rPr>
            <w:rStyle w:val="Hipervnculo"/>
            <w:noProof/>
          </w:rPr>
          <w:t>I.</w:t>
        </w:r>
        <w:r w:rsidR="004A2E73">
          <w:rPr>
            <w:rFonts w:eastAsiaTheme="minorEastAsia"/>
            <w:noProof/>
            <w:kern w:val="2"/>
            <w:sz w:val="24"/>
            <w:szCs w:val="24"/>
            <w:lang w:eastAsia="es-ES"/>
            <w14:ligatures w14:val="standardContextual"/>
          </w:rPr>
          <w:tab/>
        </w:r>
        <w:r w:rsidR="004A2E73" w:rsidRPr="003C7E67">
          <w:rPr>
            <w:rStyle w:val="Hipervnculo"/>
            <w:noProof/>
          </w:rPr>
          <w:t>Resumen</w:t>
        </w:r>
        <w:r w:rsidR="004A2E73">
          <w:rPr>
            <w:noProof/>
            <w:webHidden/>
          </w:rPr>
          <w:tab/>
        </w:r>
        <w:r w:rsidR="004A2E73">
          <w:rPr>
            <w:noProof/>
            <w:webHidden/>
          </w:rPr>
          <w:fldChar w:fldCharType="begin"/>
        </w:r>
        <w:r w:rsidR="004A2E73">
          <w:rPr>
            <w:noProof/>
            <w:webHidden/>
          </w:rPr>
          <w:instrText xml:space="preserve"> PAGEREF _Toc222830779 \h </w:instrText>
        </w:r>
        <w:r w:rsidR="004A2E73">
          <w:rPr>
            <w:noProof/>
            <w:webHidden/>
          </w:rPr>
        </w:r>
        <w:r w:rsidR="004A2E73">
          <w:rPr>
            <w:noProof/>
            <w:webHidden/>
          </w:rPr>
          <w:fldChar w:fldCharType="separate"/>
        </w:r>
        <w:r w:rsidR="004A2E73">
          <w:rPr>
            <w:noProof/>
            <w:webHidden/>
          </w:rPr>
          <w:t>v</w:t>
        </w:r>
        <w:r w:rsidR="004A2E73">
          <w:rPr>
            <w:noProof/>
            <w:webHidden/>
          </w:rPr>
          <w:fldChar w:fldCharType="end"/>
        </w:r>
      </w:hyperlink>
    </w:p>
    <w:p w14:paraId="0511D7E2" w14:textId="198496BD" w:rsidR="004A2E73" w:rsidRDefault="004A2E73">
      <w:pPr>
        <w:pStyle w:val="TDC1"/>
        <w:rPr>
          <w:rFonts w:eastAsiaTheme="minorEastAsia"/>
          <w:noProof/>
          <w:kern w:val="2"/>
          <w:sz w:val="24"/>
          <w:szCs w:val="24"/>
          <w:lang w:eastAsia="es-ES"/>
          <w14:ligatures w14:val="standardContextual"/>
        </w:rPr>
      </w:pPr>
      <w:hyperlink w:anchor="_Toc222830780" w:history="1">
        <w:r w:rsidRPr="003C7E67">
          <w:rPr>
            <w:rStyle w:val="Hipervnculo"/>
            <w:noProof/>
          </w:rPr>
          <w:t>II.</w:t>
        </w:r>
        <w:r>
          <w:rPr>
            <w:rFonts w:eastAsiaTheme="minorEastAsia"/>
            <w:noProof/>
            <w:kern w:val="2"/>
            <w:sz w:val="24"/>
            <w:szCs w:val="24"/>
            <w:lang w:eastAsia="es-ES"/>
            <w14:ligatures w14:val="standardContextual"/>
          </w:rPr>
          <w:tab/>
        </w:r>
        <w:r w:rsidRPr="003C7E67">
          <w:rPr>
            <w:rStyle w:val="Hipervnculo"/>
            <w:noProof/>
          </w:rPr>
          <w:t>Extended abstract</w:t>
        </w:r>
        <w:r>
          <w:rPr>
            <w:noProof/>
            <w:webHidden/>
          </w:rPr>
          <w:tab/>
        </w:r>
        <w:r>
          <w:rPr>
            <w:noProof/>
            <w:webHidden/>
          </w:rPr>
          <w:fldChar w:fldCharType="begin"/>
        </w:r>
        <w:r>
          <w:rPr>
            <w:noProof/>
            <w:webHidden/>
          </w:rPr>
          <w:instrText xml:space="preserve"> PAGEREF _Toc222830780 \h </w:instrText>
        </w:r>
        <w:r>
          <w:rPr>
            <w:noProof/>
            <w:webHidden/>
          </w:rPr>
        </w:r>
        <w:r>
          <w:rPr>
            <w:noProof/>
            <w:webHidden/>
          </w:rPr>
          <w:fldChar w:fldCharType="separate"/>
        </w:r>
        <w:r>
          <w:rPr>
            <w:noProof/>
            <w:webHidden/>
          </w:rPr>
          <w:t>vi</w:t>
        </w:r>
        <w:r>
          <w:rPr>
            <w:noProof/>
            <w:webHidden/>
          </w:rPr>
          <w:fldChar w:fldCharType="end"/>
        </w:r>
      </w:hyperlink>
    </w:p>
    <w:p w14:paraId="1893A7C9" w14:textId="64E32DD3" w:rsidR="004A2E73" w:rsidRDefault="004A2E73">
      <w:pPr>
        <w:pStyle w:val="TDC1"/>
        <w:rPr>
          <w:rFonts w:eastAsiaTheme="minorEastAsia"/>
          <w:noProof/>
          <w:kern w:val="2"/>
          <w:sz w:val="24"/>
          <w:szCs w:val="24"/>
          <w:lang w:eastAsia="es-ES"/>
          <w14:ligatures w14:val="standardContextual"/>
        </w:rPr>
      </w:pPr>
      <w:hyperlink w:anchor="_Toc222830781" w:history="1">
        <w:r w:rsidRPr="003C7E67">
          <w:rPr>
            <w:rStyle w:val="Hipervnculo"/>
            <w:noProof/>
          </w:rPr>
          <w:t>1</w:t>
        </w:r>
        <w:r>
          <w:rPr>
            <w:rFonts w:eastAsiaTheme="minorEastAsia"/>
            <w:noProof/>
            <w:kern w:val="2"/>
            <w:sz w:val="24"/>
            <w:szCs w:val="24"/>
            <w:lang w:eastAsia="es-ES"/>
            <w14:ligatures w14:val="standardContextual"/>
          </w:rPr>
          <w:tab/>
        </w:r>
        <w:r w:rsidRPr="003C7E67">
          <w:rPr>
            <w:rStyle w:val="Hipervnculo"/>
            <w:noProof/>
          </w:rPr>
          <w:t>Introducción</w:t>
        </w:r>
        <w:r>
          <w:rPr>
            <w:noProof/>
            <w:webHidden/>
          </w:rPr>
          <w:tab/>
        </w:r>
        <w:r>
          <w:rPr>
            <w:noProof/>
            <w:webHidden/>
          </w:rPr>
          <w:fldChar w:fldCharType="begin"/>
        </w:r>
        <w:r>
          <w:rPr>
            <w:noProof/>
            <w:webHidden/>
          </w:rPr>
          <w:instrText xml:space="preserve"> PAGEREF _Toc222830781 \h </w:instrText>
        </w:r>
        <w:r>
          <w:rPr>
            <w:noProof/>
            <w:webHidden/>
          </w:rPr>
        </w:r>
        <w:r>
          <w:rPr>
            <w:noProof/>
            <w:webHidden/>
          </w:rPr>
          <w:fldChar w:fldCharType="separate"/>
        </w:r>
        <w:r>
          <w:rPr>
            <w:noProof/>
            <w:webHidden/>
          </w:rPr>
          <w:t>1</w:t>
        </w:r>
        <w:r>
          <w:rPr>
            <w:noProof/>
            <w:webHidden/>
          </w:rPr>
          <w:fldChar w:fldCharType="end"/>
        </w:r>
      </w:hyperlink>
    </w:p>
    <w:p w14:paraId="739883B6" w14:textId="1A74497C" w:rsidR="004A2E73" w:rsidRDefault="004A2E73">
      <w:pPr>
        <w:pStyle w:val="TDC1"/>
        <w:rPr>
          <w:rFonts w:eastAsiaTheme="minorEastAsia"/>
          <w:noProof/>
          <w:kern w:val="2"/>
          <w:sz w:val="24"/>
          <w:szCs w:val="24"/>
          <w:lang w:eastAsia="es-ES"/>
          <w14:ligatures w14:val="standardContextual"/>
        </w:rPr>
      </w:pPr>
      <w:hyperlink w:anchor="_Toc222830782" w:history="1">
        <w:r w:rsidRPr="003C7E67">
          <w:rPr>
            <w:rStyle w:val="Hipervnculo"/>
            <w:noProof/>
          </w:rPr>
          <w:t>2</w:t>
        </w:r>
        <w:r>
          <w:rPr>
            <w:rFonts w:eastAsiaTheme="minorEastAsia"/>
            <w:noProof/>
            <w:kern w:val="2"/>
            <w:sz w:val="24"/>
            <w:szCs w:val="24"/>
            <w:lang w:eastAsia="es-ES"/>
            <w14:ligatures w14:val="standardContextual"/>
          </w:rPr>
          <w:tab/>
        </w:r>
        <w:r w:rsidRPr="003C7E67">
          <w:rPr>
            <w:rStyle w:val="Hipervnculo"/>
            <w:noProof/>
          </w:rPr>
          <w:t>Estado del arte</w:t>
        </w:r>
        <w:r>
          <w:rPr>
            <w:noProof/>
            <w:webHidden/>
          </w:rPr>
          <w:tab/>
        </w:r>
        <w:r>
          <w:rPr>
            <w:noProof/>
            <w:webHidden/>
          </w:rPr>
          <w:fldChar w:fldCharType="begin"/>
        </w:r>
        <w:r>
          <w:rPr>
            <w:noProof/>
            <w:webHidden/>
          </w:rPr>
          <w:instrText xml:space="preserve"> PAGEREF _Toc222830782 \h </w:instrText>
        </w:r>
        <w:r>
          <w:rPr>
            <w:noProof/>
            <w:webHidden/>
          </w:rPr>
        </w:r>
        <w:r>
          <w:rPr>
            <w:noProof/>
            <w:webHidden/>
          </w:rPr>
          <w:fldChar w:fldCharType="separate"/>
        </w:r>
        <w:r>
          <w:rPr>
            <w:noProof/>
            <w:webHidden/>
          </w:rPr>
          <w:t>2</w:t>
        </w:r>
        <w:r>
          <w:rPr>
            <w:noProof/>
            <w:webHidden/>
          </w:rPr>
          <w:fldChar w:fldCharType="end"/>
        </w:r>
      </w:hyperlink>
    </w:p>
    <w:p w14:paraId="3D01D813" w14:textId="324EC91C" w:rsidR="004A2E73" w:rsidRDefault="004A2E73">
      <w:pPr>
        <w:pStyle w:val="TDC2"/>
        <w:tabs>
          <w:tab w:val="left" w:pos="960"/>
          <w:tab w:val="right" w:leader="dot" w:pos="8494"/>
        </w:tabs>
        <w:rPr>
          <w:rFonts w:eastAsiaTheme="minorEastAsia"/>
          <w:noProof/>
          <w:kern w:val="2"/>
          <w:sz w:val="24"/>
          <w:szCs w:val="24"/>
          <w:lang w:eastAsia="es-ES"/>
          <w14:ligatures w14:val="standardContextual"/>
        </w:rPr>
      </w:pPr>
      <w:hyperlink w:anchor="_Toc222830783" w:history="1">
        <w:r w:rsidRPr="003C7E67">
          <w:rPr>
            <w:rStyle w:val="Hipervnculo"/>
            <w:noProof/>
          </w:rPr>
          <w:t>2.1</w:t>
        </w:r>
        <w:r>
          <w:rPr>
            <w:rFonts w:eastAsiaTheme="minorEastAsia"/>
            <w:noProof/>
            <w:kern w:val="2"/>
            <w:sz w:val="24"/>
            <w:szCs w:val="24"/>
            <w:lang w:eastAsia="es-ES"/>
            <w14:ligatures w14:val="standardContextual"/>
          </w:rPr>
          <w:tab/>
        </w:r>
        <w:r w:rsidRPr="003C7E67">
          <w:rPr>
            <w:rStyle w:val="Hipervnculo"/>
            <w:noProof/>
          </w:rPr>
          <w:t>Análisis de la situación de partida</w:t>
        </w:r>
        <w:r>
          <w:rPr>
            <w:noProof/>
            <w:webHidden/>
          </w:rPr>
          <w:tab/>
        </w:r>
        <w:r>
          <w:rPr>
            <w:noProof/>
            <w:webHidden/>
          </w:rPr>
          <w:fldChar w:fldCharType="begin"/>
        </w:r>
        <w:r>
          <w:rPr>
            <w:noProof/>
            <w:webHidden/>
          </w:rPr>
          <w:instrText xml:space="preserve"> PAGEREF _Toc222830783 \h </w:instrText>
        </w:r>
        <w:r>
          <w:rPr>
            <w:noProof/>
            <w:webHidden/>
          </w:rPr>
        </w:r>
        <w:r>
          <w:rPr>
            <w:noProof/>
            <w:webHidden/>
          </w:rPr>
          <w:fldChar w:fldCharType="separate"/>
        </w:r>
        <w:r>
          <w:rPr>
            <w:noProof/>
            <w:webHidden/>
          </w:rPr>
          <w:t>2</w:t>
        </w:r>
        <w:r>
          <w:rPr>
            <w:noProof/>
            <w:webHidden/>
          </w:rPr>
          <w:fldChar w:fldCharType="end"/>
        </w:r>
      </w:hyperlink>
    </w:p>
    <w:p w14:paraId="0ACB2D98" w14:textId="167E91D6" w:rsidR="004A2E73" w:rsidRDefault="004A2E73">
      <w:pPr>
        <w:pStyle w:val="TDC2"/>
        <w:tabs>
          <w:tab w:val="left" w:pos="960"/>
          <w:tab w:val="right" w:leader="dot" w:pos="8494"/>
        </w:tabs>
        <w:rPr>
          <w:rFonts w:eastAsiaTheme="minorEastAsia"/>
          <w:noProof/>
          <w:kern w:val="2"/>
          <w:sz w:val="24"/>
          <w:szCs w:val="24"/>
          <w:lang w:eastAsia="es-ES"/>
          <w14:ligatures w14:val="standardContextual"/>
        </w:rPr>
      </w:pPr>
      <w:hyperlink w:anchor="_Toc222830784" w:history="1">
        <w:r w:rsidRPr="003C7E67">
          <w:rPr>
            <w:rStyle w:val="Hipervnculo"/>
            <w:noProof/>
          </w:rPr>
          <w:t>2.2</w:t>
        </w:r>
        <w:r>
          <w:rPr>
            <w:rFonts w:eastAsiaTheme="minorEastAsia"/>
            <w:noProof/>
            <w:kern w:val="2"/>
            <w:sz w:val="24"/>
            <w:szCs w:val="24"/>
            <w:lang w:eastAsia="es-ES"/>
            <w14:ligatures w14:val="standardContextual"/>
          </w:rPr>
          <w:tab/>
        </w:r>
        <w:r w:rsidRPr="003C7E67">
          <w:rPr>
            <w:rStyle w:val="Hipervnculo"/>
            <w:noProof/>
          </w:rPr>
          <w:t>Tecnologías empleadas</w:t>
        </w:r>
        <w:r>
          <w:rPr>
            <w:noProof/>
            <w:webHidden/>
          </w:rPr>
          <w:tab/>
        </w:r>
        <w:r>
          <w:rPr>
            <w:noProof/>
            <w:webHidden/>
          </w:rPr>
          <w:fldChar w:fldCharType="begin"/>
        </w:r>
        <w:r>
          <w:rPr>
            <w:noProof/>
            <w:webHidden/>
          </w:rPr>
          <w:instrText xml:space="preserve"> PAGEREF _Toc222830784 \h </w:instrText>
        </w:r>
        <w:r>
          <w:rPr>
            <w:noProof/>
            <w:webHidden/>
          </w:rPr>
        </w:r>
        <w:r>
          <w:rPr>
            <w:noProof/>
            <w:webHidden/>
          </w:rPr>
          <w:fldChar w:fldCharType="separate"/>
        </w:r>
        <w:r>
          <w:rPr>
            <w:noProof/>
            <w:webHidden/>
          </w:rPr>
          <w:t>5</w:t>
        </w:r>
        <w:r>
          <w:rPr>
            <w:noProof/>
            <w:webHidden/>
          </w:rPr>
          <w:fldChar w:fldCharType="end"/>
        </w:r>
      </w:hyperlink>
    </w:p>
    <w:p w14:paraId="2FA0C7C8" w14:textId="6CA1365F"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785" w:history="1">
        <w:r w:rsidRPr="003C7E67">
          <w:rPr>
            <w:rStyle w:val="Hipervnculo"/>
            <w:noProof/>
          </w:rPr>
          <w:t>2.2.1</w:t>
        </w:r>
        <w:r>
          <w:rPr>
            <w:rFonts w:eastAsiaTheme="minorEastAsia"/>
            <w:noProof/>
            <w:kern w:val="2"/>
            <w:sz w:val="24"/>
            <w:szCs w:val="24"/>
            <w:lang w:eastAsia="es-ES"/>
            <w14:ligatures w14:val="standardContextual"/>
          </w:rPr>
          <w:tab/>
        </w:r>
        <w:r w:rsidRPr="003C7E67">
          <w:rPr>
            <w:rStyle w:val="Hipervnculo"/>
            <w:noProof/>
          </w:rPr>
          <w:t>Back-end</w:t>
        </w:r>
        <w:r>
          <w:rPr>
            <w:noProof/>
            <w:webHidden/>
          </w:rPr>
          <w:tab/>
        </w:r>
        <w:r>
          <w:rPr>
            <w:noProof/>
            <w:webHidden/>
          </w:rPr>
          <w:fldChar w:fldCharType="begin"/>
        </w:r>
        <w:r>
          <w:rPr>
            <w:noProof/>
            <w:webHidden/>
          </w:rPr>
          <w:instrText xml:space="preserve"> PAGEREF _Toc222830785 \h </w:instrText>
        </w:r>
        <w:r>
          <w:rPr>
            <w:noProof/>
            <w:webHidden/>
          </w:rPr>
        </w:r>
        <w:r>
          <w:rPr>
            <w:noProof/>
            <w:webHidden/>
          </w:rPr>
          <w:fldChar w:fldCharType="separate"/>
        </w:r>
        <w:r>
          <w:rPr>
            <w:noProof/>
            <w:webHidden/>
          </w:rPr>
          <w:t>5</w:t>
        </w:r>
        <w:r>
          <w:rPr>
            <w:noProof/>
            <w:webHidden/>
          </w:rPr>
          <w:fldChar w:fldCharType="end"/>
        </w:r>
      </w:hyperlink>
    </w:p>
    <w:p w14:paraId="461D19E6" w14:textId="14F11810"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786" w:history="1">
        <w:r w:rsidRPr="003C7E67">
          <w:rPr>
            <w:rStyle w:val="Hipervnculo"/>
            <w:noProof/>
          </w:rPr>
          <w:t>2.2.2</w:t>
        </w:r>
        <w:r>
          <w:rPr>
            <w:rFonts w:eastAsiaTheme="minorEastAsia"/>
            <w:noProof/>
            <w:kern w:val="2"/>
            <w:sz w:val="24"/>
            <w:szCs w:val="24"/>
            <w:lang w:eastAsia="es-ES"/>
            <w14:ligatures w14:val="standardContextual"/>
          </w:rPr>
          <w:tab/>
        </w:r>
        <w:r w:rsidRPr="003C7E67">
          <w:rPr>
            <w:rStyle w:val="Hipervnculo"/>
            <w:noProof/>
          </w:rPr>
          <w:t>Front-end</w:t>
        </w:r>
        <w:r>
          <w:rPr>
            <w:noProof/>
            <w:webHidden/>
          </w:rPr>
          <w:tab/>
        </w:r>
        <w:r>
          <w:rPr>
            <w:noProof/>
            <w:webHidden/>
          </w:rPr>
          <w:fldChar w:fldCharType="begin"/>
        </w:r>
        <w:r>
          <w:rPr>
            <w:noProof/>
            <w:webHidden/>
          </w:rPr>
          <w:instrText xml:space="preserve"> PAGEREF _Toc222830786 \h </w:instrText>
        </w:r>
        <w:r>
          <w:rPr>
            <w:noProof/>
            <w:webHidden/>
          </w:rPr>
        </w:r>
        <w:r>
          <w:rPr>
            <w:noProof/>
            <w:webHidden/>
          </w:rPr>
          <w:fldChar w:fldCharType="separate"/>
        </w:r>
        <w:r>
          <w:rPr>
            <w:noProof/>
            <w:webHidden/>
          </w:rPr>
          <w:t>6</w:t>
        </w:r>
        <w:r>
          <w:rPr>
            <w:noProof/>
            <w:webHidden/>
          </w:rPr>
          <w:fldChar w:fldCharType="end"/>
        </w:r>
      </w:hyperlink>
    </w:p>
    <w:p w14:paraId="65776904" w14:textId="06C9447D"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787" w:history="1">
        <w:r w:rsidRPr="003C7E67">
          <w:rPr>
            <w:rStyle w:val="Hipervnculo"/>
            <w:noProof/>
          </w:rPr>
          <w:t>2.2.3</w:t>
        </w:r>
        <w:r>
          <w:rPr>
            <w:rFonts w:eastAsiaTheme="minorEastAsia"/>
            <w:noProof/>
            <w:kern w:val="2"/>
            <w:sz w:val="24"/>
            <w:szCs w:val="24"/>
            <w:lang w:eastAsia="es-ES"/>
            <w14:ligatures w14:val="standardContextual"/>
          </w:rPr>
          <w:tab/>
        </w:r>
        <w:r w:rsidRPr="003C7E67">
          <w:rPr>
            <w:rStyle w:val="Hipervnculo"/>
            <w:noProof/>
          </w:rPr>
          <w:t>Integración de datos</w:t>
        </w:r>
        <w:r>
          <w:rPr>
            <w:noProof/>
            <w:webHidden/>
          </w:rPr>
          <w:tab/>
        </w:r>
        <w:r>
          <w:rPr>
            <w:noProof/>
            <w:webHidden/>
          </w:rPr>
          <w:fldChar w:fldCharType="begin"/>
        </w:r>
        <w:r>
          <w:rPr>
            <w:noProof/>
            <w:webHidden/>
          </w:rPr>
          <w:instrText xml:space="preserve"> PAGEREF _Toc222830787 \h </w:instrText>
        </w:r>
        <w:r>
          <w:rPr>
            <w:noProof/>
            <w:webHidden/>
          </w:rPr>
        </w:r>
        <w:r>
          <w:rPr>
            <w:noProof/>
            <w:webHidden/>
          </w:rPr>
          <w:fldChar w:fldCharType="separate"/>
        </w:r>
        <w:r>
          <w:rPr>
            <w:noProof/>
            <w:webHidden/>
          </w:rPr>
          <w:t>6</w:t>
        </w:r>
        <w:r>
          <w:rPr>
            <w:noProof/>
            <w:webHidden/>
          </w:rPr>
          <w:fldChar w:fldCharType="end"/>
        </w:r>
      </w:hyperlink>
    </w:p>
    <w:p w14:paraId="31049DD7" w14:textId="460E8B30"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788" w:history="1">
        <w:r w:rsidRPr="003C7E67">
          <w:rPr>
            <w:rStyle w:val="Hipervnculo"/>
            <w:noProof/>
          </w:rPr>
          <w:t>2.2.4</w:t>
        </w:r>
        <w:r>
          <w:rPr>
            <w:rFonts w:eastAsiaTheme="minorEastAsia"/>
            <w:noProof/>
            <w:kern w:val="2"/>
            <w:sz w:val="24"/>
            <w:szCs w:val="24"/>
            <w:lang w:eastAsia="es-ES"/>
            <w14:ligatures w14:val="standardContextual"/>
          </w:rPr>
          <w:tab/>
        </w:r>
        <w:r w:rsidRPr="003C7E67">
          <w:rPr>
            <w:rStyle w:val="Hipervnculo"/>
            <w:noProof/>
          </w:rPr>
          <w:t>Miscelánea</w:t>
        </w:r>
        <w:r>
          <w:rPr>
            <w:noProof/>
            <w:webHidden/>
          </w:rPr>
          <w:tab/>
        </w:r>
        <w:r>
          <w:rPr>
            <w:noProof/>
            <w:webHidden/>
          </w:rPr>
          <w:fldChar w:fldCharType="begin"/>
        </w:r>
        <w:r>
          <w:rPr>
            <w:noProof/>
            <w:webHidden/>
          </w:rPr>
          <w:instrText xml:space="preserve"> PAGEREF _Toc222830788 \h </w:instrText>
        </w:r>
        <w:r>
          <w:rPr>
            <w:noProof/>
            <w:webHidden/>
          </w:rPr>
        </w:r>
        <w:r>
          <w:rPr>
            <w:noProof/>
            <w:webHidden/>
          </w:rPr>
          <w:fldChar w:fldCharType="separate"/>
        </w:r>
        <w:r>
          <w:rPr>
            <w:noProof/>
            <w:webHidden/>
          </w:rPr>
          <w:t>6</w:t>
        </w:r>
        <w:r>
          <w:rPr>
            <w:noProof/>
            <w:webHidden/>
          </w:rPr>
          <w:fldChar w:fldCharType="end"/>
        </w:r>
      </w:hyperlink>
    </w:p>
    <w:p w14:paraId="1927FD5A" w14:textId="5E05D7B9" w:rsidR="004A2E73" w:rsidRDefault="004A2E73">
      <w:pPr>
        <w:pStyle w:val="TDC1"/>
        <w:rPr>
          <w:rFonts w:eastAsiaTheme="minorEastAsia"/>
          <w:noProof/>
          <w:kern w:val="2"/>
          <w:sz w:val="24"/>
          <w:szCs w:val="24"/>
          <w:lang w:eastAsia="es-ES"/>
          <w14:ligatures w14:val="standardContextual"/>
        </w:rPr>
      </w:pPr>
      <w:hyperlink w:anchor="_Toc222830789" w:history="1">
        <w:r w:rsidRPr="003C7E67">
          <w:rPr>
            <w:rStyle w:val="Hipervnculo"/>
            <w:noProof/>
          </w:rPr>
          <w:t>3</w:t>
        </w:r>
        <w:r>
          <w:rPr>
            <w:rFonts w:eastAsiaTheme="minorEastAsia"/>
            <w:noProof/>
            <w:kern w:val="2"/>
            <w:sz w:val="24"/>
            <w:szCs w:val="24"/>
            <w:lang w:eastAsia="es-ES"/>
            <w14:ligatures w14:val="standardContextual"/>
          </w:rPr>
          <w:tab/>
        </w:r>
        <w:r w:rsidRPr="003C7E67">
          <w:rPr>
            <w:rStyle w:val="Hipervnculo"/>
            <w:noProof/>
          </w:rPr>
          <w:t>Análisis de objetivos y metodología</w:t>
        </w:r>
        <w:r>
          <w:rPr>
            <w:noProof/>
            <w:webHidden/>
          </w:rPr>
          <w:tab/>
        </w:r>
        <w:r>
          <w:rPr>
            <w:noProof/>
            <w:webHidden/>
          </w:rPr>
          <w:fldChar w:fldCharType="begin"/>
        </w:r>
        <w:r>
          <w:rPr>
            <w:noProof/>
            <w:webHidden/>
          </w:rPr>
          <w:instrText xml:space="preserve"> PAGEREF _Toc222830789 \h </w:instrText>
        </w:r>
        <w:r>
          <w:rPr>
            <w:noProof/>
            <w:webHidden/>
          </w:rPr>
        </w:r>
        <w:r>
          <w:rPr>
            <w:noProof/>
            <w:webHidden/>
          </w:rPr>
          <w:fldChar w:fldCharType="separate"/>
        </w:r>
        <w:r>
          <w:rPr>
            <w:noProof/>
            <w:webHidden/>
          </w:rPr>
          <w:t>7</w:t>
        </w:r>
        <w:r>
          <w:rPr>
            <w:noProof/>
            <w:webHidden/>
          </w:rPr>
          <w:fldChar w:fldCharType="end"/>
        </w:r>
      </w:hyperlink>
    </w:p>
    <w:p w14:paraId="2E2F1AAC" w14:textId="0B19C696" w:rsidR="004A2E73" w:rsidRDefault="004A2E73">
      <w:pPr>
        <w:pStyle w:val="TDC2"/>
        <w:tabs>
          <w:tab w:val="left" w:pos="960"/>
          <w:tab w:val="right" w:leader="dot" w:pos="8494"/>
        </w:tabs>
        <w:rPr>
          <w:rFonts w:eastAsiaTheme="minorEastAsia"/>
          <w:noProof/>
          <w:kern w:val="2"/>
          <w:sz w:val="24"/>
          <w:szCs w:val="24"/>
          <w:lang w:eastAsia="es-ES"/>
          <w14:ligatures w14:val="standardContextual"/>
        </w:rPr>
      </w:pPr>
      <w:hyperlink w:anchor="_Toc222830790" w:history="1">
        <w:r w:rsidRPr="003C7E67">
          <w:rPr>
            <w:rStyle w:val="Hipervnculo"/>
            <w:noProof/>
          </w:rPr>
          <w:t>3.1</w:t>
        </w:r>
        <w:r>
          <w:rPr>
            <w:rFonts w:eastAsiaTheme="minorEastAsia"/>
            <w:noProof/>
            <w:kern w:val="2"/>
            <w:sz w:val="24"/>
            <w:szCs w:val="24"/>
            <w:lang w:eastAsia="es-ES"/>
            <w14:ligatures w14:val="standardContextual"/>
          </w:rPr>
          <w:tab/>
        </w:r>
        <w:r w:rsidRPr="003C7E67">
          <w:rPr>
            <w:rStyle w:val="Hipervnculo"/>
            <w:noProof/>
          </w:rPr>
          <w:t>Objetivos</w:t>
        </w:r>
        <w:r>
          <w:rPr>
            <w:noProof/>
            <w:webHidden/>
          </w:rPr>
          <w:tab/>
        </w:r>
        <w:r>
          <w:rPr>
            <w:noProof/>
            <w:webHidden/>
          </w:rPr>
          <w:fldChar w:fldCharType="begin"/>
        </w:r>
        <w:r>
          <w:rPr>
            <w:noProof/>
            <w:webHidden/>
          </w:rPr>
          <w:instrText xml:space="preserve"> PAGEREF _Toc222830790 \h </w:instrText>
        </w:r>
        <w:r>
          <w:rPr>
            <w:noProof/>
            <w:webHidden/>
          </w:rPr>
        </w:r>
        <w:r>
          <w:rPr>
            <w:noProof/>
            <w:webHidden/>
          </w:rPr>
          <w:fldChar w:fldCharType="separate"/>
        </w:r>
        <w:r>
          <w:rPr>
            <w:noProof/>
            <w:webHidden/>
          </w:rPr>
          <w:t>7</w:t>
        </w:r>
        <w:r>
          <w:rPr>
            <w:noProof/>
            <w:webHidden/>
          </w:rPr>
          <w:fldChar w:fldCharType="end"/>
        </w:r>
      </w:hyperlink>
    </w:p>
    <w:p w14:paraId="601EFC11" w14:textId="270396ED" w:rsidR="004A2E73" w:rsidRDefault="004A2E73">
      <w:pPr>
        <w:pStyle w:val="TDC2"/>
        <w:tabs>
          <w:tab w:val="left" w:pos="960"/>
          <w:tab w:val="right" w:leader="dot" w:pos="8494"/>
        </w:tabs>
        <w:rPr>
          <w:rFonts w:eastAsiaTheme="minorEastAsia"/>
          <w:noProof/>
          <w:kern w:val="2"/>
          <w:sz w:val="24"/>
          <w:szCs w:val="24"/>
          <w:lang w:eastAsia="es-ES"/>
          <w14:ligatures w14:val="standardContextual"/>
        </w:rPr>
      </w:pPr>
      <w:hyperlink w:anchor="_Toc222830791" w:history="1">
        <w:r w:rsidRPr="003C7E67">
          <w:rPr>
            <w:rStyle w:val="Hipervnculo"/>
            <w:noProof/>
          </w:rPr>
          <w:t>3.2</w:t>
        </w:r>
        <w:r>
          <w:rPr>
            <w:rFonts w:eastAsiaTheme="minorEastAsia"/>
            <w:noProof/>
            <w:kern w:val="2"/>
            <w:sz w:val="24"/>
            <w:szCs w:val="24"/>
            <w:lang w:eastAsia="es-ES"/>
            <w14:ligatures w14:val="standardContextual"/>
          </w:rPr>
          <w:tab/>
        </w:r>
        <w:r w:rsidRPr="003C7E67">
          <w:rPr>
            <w:rStyle w:val="Hipervnculo"/>
            <w:noProof/>
          </w:rPr>
          <w:t>Metodología</w:t>
        </w:r>
        <w:r>
          <w:rPr>
            <w:noProof/>
            <w:webHidden/>
          </w:rPr>
          <w:tab/>
        </w:r>
        <w:r>
          <w:rPr>
            <w:noProof/>
            <w:webHidden/>
          </w:rPr>
          <w:fldChar w:fldCharType="begin"/>
        </w:r>
        <w:r>
          <w:rPr>
            <w:noProof/>
            <w:webHidden/>
          </w:rPr>
          <w:instrText xml:space="preserve"> PAGEREF _Toc222830791 \h </w:instrText>
        </w:r>
        <w:r>
          <w:rPr>
            <w:noProof/>
            <w:webHidden/>
          </w:rPr>
        </w:r>
        <w:r>
          <w:rPr>
            <w:noProof/>
            <w:webHidden/>
          </w:rPr>
          <w:fldChar w:fldCharType="separate"/>
        </w:r>
        <w:r>
          <w:rPr>
            <w:noProof/>
            <w:webHidden/>
          </w:rPr>
          <w:t>7</w:t>
        </w:r>
        <w:r>
          <w:rPr>
            <w:noProof/>
            <w:webHidden/>
          </w:rPr>
          <w:fldChar w:fldCharType="end"/>
        </w:r>
      </w:hyperlink>
    </w:p>
    <w:p w14:paraId="1FB9123C" w14:textId="55DE1462" w:rsidR="004A2E73" w:rsidRDefault="004A2E73">
      <w:pPr>
        <w:pStyle w:val="TDC1"/>
        <w:rPr>
          <w:rFonts w:eastAsiaTheme="minorEastAsia"/>
          <w:noProof/>
          <w:kern w:val="2"/>
          <w:sz w:val="24"/>
          <w:szCs w:val="24"/>
          <w:lang w:eastAsia="es-ES"/>
          <w14:ligatures w14:val="standardContextual"/>
        </w:rPr>
      </w:pPr>
      <w:hyperlink w:anchor="_Toc222830792" w:history="1">
        <w:r w:rsidRPr="003C7E67">
          <w:rPr>
            <w:rStyle w:val="Hipervnculo"/>
            <w:noProof/>
          </w:rPr>
          <w:t>4</w:t>
        </w:r>
        <w:r>
          <w:rPr>
            <w:rFonts w:eastAsiaTheme="minorEastAsia"/>
            <w:noProof/>
            <w:kern w:val="2"/>
            <w:sz w:val="24"/>
            <w:szCs w:val="24"/>
            <w:lang w:eastAsia="es-ES"/>
            <w14:ligatures w14:val="standardContextual"/>
          </w:rPr>
          <w:tab/>
        </w:r>
        <w:r w:rsidRPr="003C7E67">
          <w:rPr>
            <w:rStyle w:val="Hipervnculo"/>
            <w:noProof/>
          </w:rPr>
          <w:t>Diseño y resolución del trabajo realizado</w:t>
        </w:r>
        <w:r>
          <w:rPr>
            <w:noProof/>
            <w:webHidden/>
          </w:rPr>
          <w:tab/>
        </w:r>
        <w:r>
          <w:rPr>
            <w:noProof/>
            <w:webHidden/>
          </w:rPr>
          <w:fldChar w:fldCharType="begin"/>
        </w:r>
        <w:r>
          <w:rPr>
            <w:noProof/>
            <w:webHidden/>
          </w:rPr>
          <w:instrText xml:space="preserve"> PAGEREF _Toc222830792 \h </w:instrText>
        </w:r>
        <w:r>
          <w:rPr>
            <w:noProof/>
            <w:webHidden/>
          </w:rPr>
        </w:r>
        <w:r>
          <w:rPr>
            <w:noProof/>
            <w:webHidden/>
          </w:rPr>
          <w:fldChar w:fldCharType="separate"/>
        </w:r>
        <w:r>
          <w:rPr>
            <w:noProof/>
            <w:webHidden/>
          </w:rPr>
          <w:t>10</w:t>
        </w:r>
        <w:r>
          <w:rPr>
            <w:noProof/>
            <w:webHidden/>
          </w:rPr>
          <w:fldChar w:fldCharType="end"/>
        </w:r>
      </w:hyperlink>
    </w:p>
    <w:p w14:paraId="19FD5D84" w14:textId="58176864" w:rsidR="004A2E73" w:rsidRDefault="004A2E73">
      <w:pPr>
        <w:pStyle w:val="TDC2"/>
        <w:tabs>
          <w:tab w:val="left" w:pos="960"/>
          <w:tab w:val="right" w:leader="dot" w:pos="8494"/>
        </w:tabs>
        <w:rPr>
          <w:rFonts w:eastAsiaTheme="minorEastAsia"/>
          <w:noProof/>
          <w:kern w:val="2"/>
          <w:sz w:val="24"/>
          <w:szCs w:val="24"/>
          <w:lang w:eastAsia="es-ES"/>
          <w14:ligatures w14:val="standardContextual"/>
        </w:rPr>
      </w:pPr>
      <w:hyperlink w:anchor="_Toc222830793" w:history="1">
        <w:r w:rsidRPr="003C7E67">
          <w:rPr>
            <w:rStyle w:val="Hipervnculo"/>
            <w:noProof/>
          </w:rPr>
          <w:t>4.1</w:t>
        </w:r>
        <w:r>
          <w:rPr>
            <w:rFonts w:eastAsiaTheme="minorEastAsia"/>
            <w:noProof/>
            <w:kern w:val="2"/>
            <w:sz w:val="24"/>
            <w:szCs w:val="24"/>
            <w:lang w:eastAsia="es-ES"/>
            <w14:ligatures w14:val="standardContextual"/>
          </w:rPr>
          <w:tab/>
        </w:r>
        <w:r w:rsidRPr="003C7E67">
          <w:rPr>
            <w:rStyle w:val="Hipervnculo"/>
            <w:noProof/>
          </w:rPr>
          <w:t>Análisis</w:t>
        </w:r>
        <w:r>
          <w:rPr>
            <w:noProof/>
            <w:webHidden/>
          </w:rPr>
          <w:tab/>
        </w:r>
        <w:r>
          <w:rPr>
            <w:noProof/>
            <w:webHidden/>
          </w:rPr>
          <w:fldChar w:fldCharType="begin"/>
        </w:r>
        <w:r>
          <w:rPr>
            <w:noProof/>
            <w:webHidden/>
          </w:rPr>
          <w:instrText xml:space="preserve"> PAGEREF _Toc222830793 \h </w:instrText>
        </w:r>
        <w:r>
          <w:rPr>
            <w:noProof/>
            <w:webHidden/>
          </w:rPr>
        </w:r>
        <w:r>
          <w:rPr>
            <w:noProof/>
            <w:webHidden/>
          </w:rPr>
          <w:fldChar w:fldCharType="separate"/>
        </w:r>
        <w:r>
          <w:rPr>
            <w:noProof/>
            <w:webHidden/>
          </w:rPr>
          <w:t>10</w:t>
        </w:r>
        <w:r>
          <w:rPr>
            <w:noProof/>
            <w:webHidden/>
          </w:rPr>
          <w:fldChar w:fldCharType="end"/>
        </w:r>
      </w:hyperlink>
    </w:p>
    <w:p w14:paraId="27F96300" w14:textId="238681FB"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794" w:history="1">
        <w:r w:rsidRPr="003C7E67">
          <w:rPr>
            <w:rStyle w:val="Hipervnculo"/>
            <w:noProof/>
          </w:rPr>
          <w:t>4.1.1</w:t>
        </w:r>
        <w:r>
          <w:rPr>
            <w:rFonts w:eastAsiaTheme="minorEastAsia"/>
            <w:noProof/>
            <w:kern w:val="2"/>
            <w:sz w:val="24"/>
            <w:szCs w:val="24"/>
            <w:lang w:eastAsia="es-ES"/>
            <w14:ligatures w14:val="standardContextual"/>
          </w:rPr>
          <w:tab/>
        </w:r>
        <w:r w:rsidRPr="003C7E67">
          <w:rPr>
            <w:rStyle w:val="Hipervnculo"/>
            <w:noProof/>
          </w:rPr>
          <w:t>Usuarios no registrados</w:t>
        </w:r>
        <w:r>
          <w:rPr>
            <w:noProof/>
            <w:webHidden/>
          </w:rPr>
          <w:tab/>
        </w:r>
        <w:r>
          <w:rPr>
            <w:noProof/>
            <w:webHidden/>
          </w:rPr>
          <w:fldChar w:fldCharType="begin"/>
        </w:r>
        <w:r>
          <w:rPr>
            <w:noProof/>
            <w:webHidden/>
          </w:rPr>
          <w:instrText xml:space="preserve"> PAGEREF _Toc222830794 \h </w:instrText>
        </w:r>
        <w:r>
          <w:rPr>
            <w:noProof/>
            <w:webHidden/>
          </w:rPr>
        </w:r>
        <w:r>
          <w:rPr>
            <w:noProof/>
            <w:webHidden/>
          </w:rPr>
          <w:fldChar w:fldCharType="separate"/>
        </w:r>
        <w:r>
          <w:rPr>
            <w:noProof/>
            <w:webHidden/>
          </w:rPr>
          <w:t>10</w:t>
        </w:r>
        <w:r>
          <w:rPr>
            <w:noProof/>
            <w:webHidden/>
          </w:rPr>
          <w:fldChar w:fldCharType="end"/>
        </w:r>
      </w:hyperlink>
    </w:p>
    <w:p w14:paraId="2557CCDF" w14:textId="670E2814"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795" w:history="1">
        <w:r w:rsidRPr="003C7E67">
          <w:rPr>
            <w:rStyle w:val="Hipervnculo"/>
            <w:noProof/>
          </w:rPr>
          <w:t>4.1.2</w:t>
        </w:r>
        <w:r>
          <w:rPr>
            <w:rFonts w:eastAsiaTheme="minorEastAsia"/>
            <w:noProof/>
            <w:kern w:val="2"/>
            <w:sz w:val="24"/>
            <w:szCs w:val="24"/>
            <w:lang w:eastAsia="es-ES"/>
            <w14:ligatures w14:val="standardContextual"/>
          </w:rPr>
          <w:tab/>
        </w:r>
        <w:r w:rsidRPr="003C7E67">
          <w:rPr>
            <w:rStyle w:val="Hipervnculo"/>
            <w:noProof/>
          </w:rPr>
          <w:t>Usuarios registrados</w:t>
        </w:r>
        <w:r>
          <w:rPr>
            <w:noProof/>
            <w:webHidden/>
          </w:rPr>
          <w:tab/>
        </w:r>
        <w:r>
          <w:rPr>
            <w:noProof/>
            <w:webHidden/>
          </w:rPr>
          <w:fldChar w:fldCharType="begin"/>
        </w:r>
        <w:r>
          <w:rPr>
            <w:noProof/>
            <w:webHidden/>
          </w:rPr>
          <w:instrText xml:space="preserve"> PAGEREF _Toc222830795 \h </w:instrText>
        </w:r>
        <w:r>
          <w:rPr>
            <w:noProof/>
            <w:webHidden/>
          </w:rPr>
        </w:r>
        <w:r>
          <w:rPr>
            <w:noProof/>
            <w:webHidden/>
          </w:rPr>
          <w:fldChar w:fldCharType="separate"/>
        </w:r>
        <w:r>
          <w:rPr>
            <w:noProof/>
            <w:webHidden/>
          </w:rPr>
          <w:t>11</w:t>
        </w:r>
        <w:r>
          <w:rPr>
            <w:noProof/>
            <w:webHidden/>
          </w:rPr>
          <w:fldChar w:fldCharType="end"/>
        </w:r>
      </w:hyperlink>
    </w:p>
    <w:p w14:paraId="345B40A2" w14:textId="03DB6A60" w:rsidR="004A2E73" w:rsidRDefault="004A2E73">
      <w:pPr>
        <w:pStyle w:val="TDC2"/>
        <w:tabs>
          <w:tab w:val="left" w:pos="960"/>
          <w:tab w:val="right" w:leader="dot" w:pos="8494"/>
        </w:tabs>
        <w:rPr>
          <w:rFonts w:eastAsiaTheme="minorEastAsia"/>
          <w:noProof/>
          <w:kern w:val="2"/>
          <w:sz w:val="24"/>
          <w:szCs w:val="24"/>
          <w:lang w:eastAsia="es-ES"/>
          <w14:ligatures w14:val="standardContextual"/>
        </w:rPr>
      </w:pPr>
      <w:hyperlink w:anchor="_Toc222830796" w:history="1">
        <w:r w:rsidRPr="003C7E67">
          <w:rPr>
            <w:rStyle w:val="Hipervnculo"/>
            <w:noProof/>
          </w:rPr>
          <w:t>4.2</w:t>
        </w:r>
        <w:r>
          <w:rPr>
            <w:rFonts w:eastAsiaTheme="minorEastAsia"/>
            <w:noProof/>
            <w:kern w:val="2"/>
            <w:sz w:val="24"/>
            <w:szCs w:val="24"/>
            <w:lang w:eastAsia="es-ES"/>
            <w14:ligatures w14:val="standardContextual"/>
          </w:rPr>
          <w:tab/>
        </w:r>
        <w:r w:rsidRPr="003C7E67">
          <w:rPr>
            <w:rStyle w:val="Hipervnculo"/>
            <w:noProof/>
          </w:rPr>
          <w:t>Diseño</w:t>
        </w:r>
        <w:r>
          <w:rPr>
            <w:noProof/>
            <w:webHidden/>
          </w:rPr>
          <w:tab/>
        </w:r>
        <w:r>
          <w:rPr>
            <w:noProof/>
            <w:webHidden/>
          </w:rPr>
          <w:fldChar w:fldCharType="begin"/>
        </w:r>
        <w:r>
          <w:rPr>
            <w:noProof/>
            <w:webHidden/>
          </w:rPr>
          <w:instrText xml:space="preserve"> PAGEREF _Toc222830796 \h </w:instrText>
        </w:r>
        <w:r>
          <w:rPr>
            <w:noProof/>
            <w:webHidden/>
          </w:rPr>
        </w:r>
        <w:r>
          <w:rPr>
            <w:noProof/>
            <w:webHidden/>
          </w:rPr>
          <w:fldChar w:fldCharType="separate"/>
        </w:r>
        <w:r>
          <w:rPr>
            <w:noProof/>
            <w:webHidden/>
          </w:rPr>
          <w:t>14</w:t>
        </w:r>
        <w:r>
          <w:rPr>
            <w:noProof/>
            <w:webHidden/>
          </w:rPr>
          <w:fldChar w:fldCharType="end"/>
        </w:r>
      </w:hyperlink>
    </w:p>
    <w:p w14:paraId="2BCB547B" w14:textId="13E5C48F"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797" w:history="1">
        <w:r w:rsidRPr="003C7E67">
          <w:rPr>
            <w:rStyle w:val="Hipervnculo"/>
            <w:noProof/>
          </w:rPr>
          <w:t>4.2.1</w:t>
        </w:r>
        <w:r>
          <w:rPr>
            <w:rFonts w:eastAsiaTheme="minorEastAsia"/>
            <w:noProof/>
            <w:kern w:val="2"/>
            <w:sz w:val="24"/>
            <w:szCs w:val="24"/>
            <w:lang w:eastAsia="es-ES"/>
            <w14:ligatures w14:val="standardContextual"/>
          </w:rPr>
          <w:tab/>
        </w:r>
        <w:r w:rsidRPr="003C7E67">
          <w:rPr>
            <w:rStyle w:val="Hipervnculo"/>
            <w:noProof/>
          </w:rPr>
          <w:t>Modelo de datos</w:t>
        </w:r>
        <w:r>
          <w:rPr>
            <w:noProof/>
            <w:webHidden/>
          </w:rPr>
          <w:tab/>
        </w:r>
        <w:r>
          <w:rPr>
            <w:noProof/>
            <w:webHidden/>
          </w:rPr>
          <w:fldChar w:fldCharType="begin"/>
        </w:r>
        <w:r>
          <w:rPr>
            <w:noProof/>
            <w:webHidden/>
          </w:rPr>
          <w:instrText xml:space="preserve"> PAGEREF _Toc222830797 \h </w:instrText>
        </w:r>
        <w:r>
          <w:rPr>
            <w:noProof/>
            <w:webHidden/>
          </w:rPr>
        </w:r>
        <w:r>
          <w:rPr>
            <w:noProof/>
            <w:webHidden/>
          </w:rPr>
          <w:fldChar w:fldCharType="separate"/>
        </w:r>
        <w:r>
          <w:rPr>
            <w:noProof/>
            <w:webHidden/>
          </w:rPr>
          <w:t>14</w:t>
        </w:r>
        <w:r>
          <w:rPr>
            <w:noProof/>
            <w:webHidden/>
          </w:rPr>
          <w:fldChar w:fldCharType="end"/>
        </w:r>
      </w:hyperlink>
    </w:p>
    <w:p w14:paraId="3274AD0E" w14:textId="074CE833"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798" w:history="1">
        <w:r w:rsidRPr="003C7E67">
          <w:rPr>
            <w:rStyle w:val="Hipervnculo"/>
            <w:noProof/>
          </w:rPr>
          <w:t>4.2.2</w:t>
        </w:r>
        <w:r>
          <w:rPr>
            <w:rFonts w:eastAsiaTheme="minorEastAsia"/>
            <w:noProof/>
            <w:kern w:val="2"/>
            <w:sz w:val="24"/>
            <w:szCs w:val="24"/>
            <w:lang w:eastAsia="es-ES"/>
            <w14:ligatures w14:val="standardContextual"/>
          </w:rPr>
          <w:tab/>
        </w:r>
        <w:r w:rsidRPr="003C7E67">
          <w:rPr>
            <w:rStyle w:val="Hipervnculo"/>
            <w:noProof/>
          </w:rPr>
          <w:t>Diseño del back-end</w:t>
        </w:r>
        <w:r>
          <w:rPr>
            <w:noProof/>
            <w:webHidden/>
          </w:rPr>
          <w:tab/>
        </w:r>
        <w:r>
          <w:rPr>
            <w:noProof/>
            <w:webHidden/>
          </w:rPr>
          <w:fldChar w:fldCharType="begin"/>
        </w:r>
        <w:r>
          <w:rPr>
            <w:noProof/>
            <w:webHidden/>
          </w:rPr>
          <w:instrText xml:space="preserve"> PAGEREF _Toc222830798 \h </w:instrText>
        </w:r>
        <w:r>
          <w:rPr>
            <w:noProof/>
            <w:webHidden/>
          </w:rPr>
        </w:r>
        <w:r>
          <w:rPr>
            <w:noProof/>
            <w:webHidden/>
          </w:rPr>
          <w:fldChar w:fldCharType="separate"/>
        </w:r>
        <w:r>
          <w:rPr>
            <w:noProof/>
            <w:webHidden/>
          </w:rPr>
          <w:t>17</w:t>
        </w:r>
        <w:r>
          <w:rPr>
            <w:noProof/>
            <w:webHidden/>
          </w:rPr>
          <w:fldChar w:fldCharType="end"/>
        </w:r>
      </w:hyperlink>
    </w:p>
    <w:p w14:paraId="411FB8AB" w14:textId="133080C2"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799" w:history="1">
        <w:r w:rsidRPr="003C7E67">
          <w:rPr>
            <w:rStyle w:val="Hipervnculo"/>
            <w:noProof/>
          </w:rPr>
          <w:t>4.2.3</w:t>
        </w:r>
        <w:r>
          <w:rPr>
            <w:rFonts w:eastAsiaTheme="minorEastAsia"/>
            <w:noProof/>
            <w:kern w:val="2"/>
            <w:sz w:val="24"/>
            <w:szCs w:val="24"/>
            <w:lang w:eastAsia="es-ES"/>
            <w14:ligatures w14:val="standardContextual"/>
          </w:rPr>
          <w:tab/>
        </w:r>
        <w:r w:rsidRPr="003C7E67">
          <w:rPr>
            <w:rStyle w:val="Hipervnculo"/>
            <w:noProof/>
          </w:rPr>
          <w:t>Diseño del front-end</w:t>
        </w:r>
        <w:r>
          <w:rPr>
            <w:noProof/>
            <w:webHidden/>
          </w:rPr>
          <w:tab/>
        </w:r>
        <w:r>
          <w:rPr>
            <w:noProof/>
            <w:webHidden/>
          </w:rPr>
          <w:fldChar w:fldCharType="begin"/>
        </w:r>
        <w:r>
          <w:rPr>
            <w:noProof/>
            <w:webHidden/>
          </w:rPr>
          <w:instrText xml:space="preserve"> PAGEREF _Toc222830799 \h </w:instrText>
        </w:r>
        <w:r>
          <w:rPr>
            <w:noProof/>
            <w:webHidden/>
          </w:rPr>
        </w:r>
        <w:r>
          <w:rPr>
            <w:noProof/>
            <w:webHidden/>
          </w:rPr>
          <w:fldChar w:fldCharType="separate"/>
        </w:r>
        <w:r>
          <w:rPr>
            <w:noProof/>
            <w:webHidden/>
          </w:rPr>
          <w:t>19</w:t>
        </w:r>
        <w:r>
          <w:rPr>
            <w:noProof/>
            <w:webHidden/>
          </w:rPr>
          <w:fldChar w:fldCharType="end"/>
        </w:r>
      </w:hyperlink>
    </w:p>
    <w:p w14:paraId="78FC5601" w14:textId="0FF0881F" w:rsidR="004A2E73" w:rsidRDefault="004A2E73">
      <w:pPr>
        <w:pStyle w:val="TDC2"/>
        <w:tabs>
          <w:tab w:val="left" w:pos="960"/>
          <w:tab w:val="right" w:leader="dot" w:pos="8494"/>
        </w:tabs>
        <w:rPr>
          <w:rFonts w:eastAsiaTheme="minorEastAsia"/>
          <w:noProof/>
          <w:kern w:val="2"/>
          <w:sz w:val="24"/>
          <w:szCs w:val="24"/>
          <w:lang w:eastAsia="es-ES"/>
          <w14:ligatures w14:val="standardContextual"/>
        </w:rPr>
      </w:pPr>
      <w:hyperlink w:anchor="_Toc222830800" w:history="1">
        <w:r w:rsidRPr="003C7E67">
          <w:rPr>
            <w:rStyle w:val="Hipervnculo"/>
            <w:noProof/>
          </w:rPr>
          <w:t>4.3</w:t>
        </w:r>
        <w:r>
          <w:rPr>
            <w:rFonts w:eastAsiaTheme="minorEastAsia"/>
            <w:noProof/>
            <w:kern w:val="2"/>
            <w:sz w:val="24"/>
            <w:szCs w:val="24"/>
            <w:lang w:eastAsia="es-ES"/>
            <w14:ligatures w14:val="standardContextual"/>
          </w:rPr>
          <w:tab/>
        </w:r>
        <w:r w:rsidRPr="003C7E67">
          <w:rPr>
            <w:rStyle w:val="Hipervnculo"/>
            <w:noProof/>
          </w:rPr>
          <w:t>Implementación</w:t>
        </w:r>
        <w:r>
          <w:rPr>
            <w:noProof/>
            <w:webHidden/>
          </w:rPr>
          <w:tab/>
        </w:r>
        <w:r>
          <w:rPr>
            <w:noProof/>
            <w:webHidden/>
          </w:rPr>
          <w:fldChar w:fldCharType="begin"/>
        </w:r>
        <w:r>
          <w:rPr>
            <w:noProof/>
            <w:webHidden/>
          </w:rPr>
          <w:instrText xml:space="preserve"> PAGEREF _Toc222830800 \h </w:instrText>
        </w:r>
        <w:r>
          <w:rPr>
            <w:noProof/>
            <w:webHidden/>
          </w:rPr>
        </w:r>
        <w:r>
          <w:rPr>
            <w:noProof/>
            <w:webHidden/>
          </w:rPr>
          <w:fldChar w:fldCharType="separate"/>
        </w:r>
        <w:r>
          <w:rPr>
            <w:noProof/>
            <w:webHidden/>
          </w:rPr>
          <w:t>19</w:t>
        </w:r>
        <w:r>
          <w:rPr>
            <w:noProof/>
            <w:webHidden/>
          </w:rPr>
          <w:fldChar w:fldCharType="end"/>
        </w:r>
      </w:hyperlink>
    </w:p>
    <w:p w14:paraId="037C550F" w14:textId="1469DD18"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801" w:history="1">
        <w:r w:rsidRPr="003C7E67">
          <w:rPr>
            <w:rStyle w:val="Hipervnculo"/>
            <w:noProof/>
          </w:rPr>
          <w:t>4.3.1</w:t>
        </w:r>
        <w:r>
          <w:rPr>
            <w:rFonts w:eastAsiaTheme="minorEastAsia"/>
            <w:noProof/>
            <w:kern w:val="2"/>
            <w:sz w:val="24"/>
            <w:szCs w:val="24"/>
            <w:lang w:eastAsia="es-ES"/>
            <w14:ligatures w14:val="standardContextual"/>
          </w:rPr>
          <w:tab/>
        </w:r>
        <w:r w:rsidRPr="003C7E67">
          <w:rPr>
            <w:rStyle w:val="Hipervnculo"/>
            <w:noProof/>
          </w:rPr>
          <w:t>Arquitectura del back-end</w:t>
        </w:r>
        <w:r>
          <w:rPr>
            <w:noProof/>
            <w:webHidden/>
          </w:rPr>
          <w:tab/>
        </w:r>
        <w:r>
          <w:rPr>
            <w:noProof/>
            <w:webHidden/>
          </w:rPr>
          <w:fldChar w:fldCharType="begin"/>
        </w:r>
        <w:r>
          <w:rPr>
            <w:noProof/>
            <w:webHidden/>
          </w:rPr>
          <w:instrText xml:space="preserve"> PAGEREF _Toc222830801 \h </w:instrText>
        </w:r>
        <w:r>
          <w:rPr>
            <w:noProof/>
            <w:webHidden/>
          </w:rPr>
        </w:r>
        <w:r>
          <w:rPr>
            <w:noProof/>
            <w:webHidden/>
          </w:rPr>
          <w:fldChar w:fldCharType="separate"/>
        </w:r>
        <w:r>
          <w:rPr>
            <w:noProof/>
            <w:webHidden/>
          </w:rPr>
          <w:t>22</w:t>
        </w:r>
        <w:r>
          <w:rPr>
            <w:noProof/>
            <w:webHidden/>
          </w:rPr>
          <w:fldChar w:fldCharType="end"/>
        </w:r>
      </w:hyperlink>
    </w:p>
    <w:p w14:paraId="53D7DB1E" w14:textId="6D6732A5"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802" w:history="1">
        <w:r w:rsidRPr="003C7E67">
          <w:rPr>
            <w:rStyle w:val="Hipervnculo"/>
            <w:noProof/>
          </w:rPr>
          <w:t>4.3.2</w:t>
        </w:r>
        <w:r>
          <w:rPr>
            <w:rFonts w:eastAsiaTheme="minorEastAsia"/>
            <w:noProof/>
            <w:kern w:val="2"/>
            <w:sz w:val="24"/>
            <w:szCs w:val="24"/>
            <w:lang w:eastAsia="es-ES"/>
            <w14:ligatures w14:val="standardContextual"/>
          </w:rPr>
          <w:tab/>
        </w:r>
        <w:r w:rsidRPr="003C7E67">
          <w:rPr>
            <w:rStyle w:val="Hipervnculo"/>
            <w:noProof/>
          </w:rPr>
          <w:t>Arquitectura del front-end</w:t>
        </w:r>
        <w:r>
          <w:rPr>
            <w:noProof/>
            <w:webHidden/>
          </w:rPr>
          <w:tab/>
        </w:r>
        <w:r>
          <w:rPr>
            <w:noProof/>
            <w:webHidden/>
          </w:rPr>
          <w:fldChar w:fldCharType="begin"/>
        </w:r>
        <w:r>
          <w:rPr>
            <w:noProof/>
            <w:webHidden/>
          </w:rPr>
          <w:instrText xml:space="preserve"> PAGEREF _Toc222830802 \h </w:instrText>
        </w:r>
        <w:r>
          <w:rPr>
            <w:noProof/>
            <w:webHidden/>
          </w:rPr>
        </w:r>
        <w:r>
          <w:rPr>
            <w:noProof/>
            <w:webHidden/>
          </w:rPr>
          <w:fldChar w:fldCharType="separate"/>
        </w:r>
        <w:r>
          <w:rPr>
            <w:noProof/>
            <w:webHidden/>
          </w:rPr>
          <w:t>28</w:t>
        </w:r>
        <w:r>
          <w:rPr>
            <w:noProof/>
            <w:webHidden/>
          </w:rPr>
          <w:fldChar w:fldCharType="end"/>
        </w:r>
      </w:hyperlink>
    </w:p>
    <w:p w14:paraId="1AFDF05B" w14:textId="7267D2CF" w:rsidR="004A2E73" w:rsidRDefault="004A2E73">
      <w:pPr>
        <w:pStyle w:val="TDC2"/>
        <w:tabs>
          <w:tab w:val="left" w:pos="960"/>
          <w:tab w:val="right" w:leader="dot" w:pos="8494"/>
        </w:tabs>
        <w:rPr>
          <w:rFonts w:eastAsiaTheme="minorEastAsia"/>
          <w:noProof/>
          <w:kern w:val="2"/>
          <w:sz w:val="24"/>
          <w:szCs w:val="24"/>
          <w:lang w:eastAsia="es-ES"/>
          <w14:ligatures w14:val="standardContextual"/>
        </w:rPr>
      </w:pPr>
      <w:hyperlink w:anchor="_Toc222830803" w:history="1">
        <w:r w:rsidRPr="003C7E67">
          <w:rPr>
            <w:rStyle w:val="Hipervnculo"/>
            <w:noProof/>
          </w:rPr>
          <w:t>4.4</w:t>
        </w:r>
        <w:r>
          <w:rPr>
            <w:rFonts w:eastAsiaTheme="minorEastAsia"/>
            <w:noProof/>
            <w:kern w:val="2"/>
            <w:sz w:val="24"/>
            <w:szCs w:val="24"/>
            <w:lang w:eastAsia="es-ES"/>
            <w14:ligatures w14:val="standardContextual"/>
          </w:rPr>
          <w:tab/>
        </w:r>
        <w:r w:rsidRPr="003C7E67">
          <w:rPr>
            <w:rStyle w:val="Hipervnculo"/>
            <w:noProof/>
          </w:rPr>
          <w:t>Pruebas</w:t>
        </w:r>
        <w:r>
          <w:rPr>
            <w:noProof/>
            <w:webHidden/>
          </w:rPr>
          <w:tab/>
        </w:r>
        <w:r>
          <w:rPr>
            <w:noProof/>
            <w:webHidden/>
          </w:rPr>
          <w:fldChar w:fldCharType="begin"/>
        </w:r>
        <w:r>
          <w:rPr>
            <w:noProof/>
            <w:webHidden/>
          </w:rPr>
          <w:instrText xml:space="preserve"> PAGEREF _Toc222830803 \h </w:instrText>
        </w:r>
        <w:r>
          <w:rPr>
            <w:noProof/>
            <w:webHidden/>
          </w:rPr>
        </w:r>
        <w:r>
          <w:rPr>
            <w:noProof/>
            <w:webHidden/>
          </w:rPr>
          <w:fldChar w:fldCharType="separate"/>
        </w:r>
        <w:r>
          <w:rPr>
            <w:noProof/>
            <w:webHidden/>
          </w:rPr>
          <w:t>28</w:t>
        </w:r>
        <w:r>
          <w:rPr>
            <w:noProof/>
            <w:webHidden/>
          </w:rPr>
          <w:fldChar w:fldCharType="end"/>
        </w:r>
      </w:hyperlink>
    </w:p>
    <w:p w14:paraId="1AFAA076" w14:textId="2AF88DA5" w:rsidR="004A2E73" w:rsidRDefault="004A2E73">
      <w:pPr>
        <w:pStyle w:val="TDC2"/>
        <w:tabs>
          <w:tab w:val="left" w:pos="960"/>
          <w:tab w:val="right" w:leader="dot" w:pos="8494"/>
        </w:tabs>
        <w:rPr>
          <w:rFonts w:eastAsiaTheme="minorEastAsia"/>
          <w:noProof/>
          <w:kern w:val="2"/>
          <w:sz w:val="24"/>
          <w:szCs w:val="24"/>
          <w:lang w:eastAsia="es-ES"/>
          <w14:ligatures w14:val="standardContextual"/>
        </w:rPr>
      </w:pPr>
      <w:hyperlink w:anchor="_Toc222830804" w:history="1">
        <w:r w:rsidRPr="003C7E67">
          <w:rPr>
            <w:rStyle w:val="Hipervnculo"/>
            <w:noProof/>
          </w:rPr>
          <w:t>4.5</w:t>
        </w:r>
        <w:r>
          <w:rPr>
            <w:rFonts w:eastAsiaTheme="minorEastAsia"/>
            <w:noProof/>
            <w:kern w:val="2"/>
            <w:sz w:val="24"/>
            <w:szCs w:val="24"/>
            <w:lang w:eastAsia="es-ES"/>
            <w14:ligatures w14:val="standardContextual"/>
          </w:rPr>
          <w:tab/>
        </w:r>
        <w:r w:rsidRPr="003C7E67">
          <w:rPr>
            <w:rStyle w:val="Hipervnculo"/>
            <w:noProof/>
          </w:rPr>
          <w:t>Despliegue</w:t>
        </w:r>
        <w:r>
          <w:rPr>
            <w:noProof/>
            <w:webHidden/>
          </w:rPr>
          <w:tab/>
        </w:r>
        <w:r>
          <w:rPr>
            <w:noProof/>
            <w:webHidden/>
          </w:rPr>
          <w:fldChar w:fldCharType="begin"/>
        </w:r>
        <w:r>
          <w:rPr>
            <w:noProof/>
            <w:webHidden/>
          </w:rPr>
          <w:instrText xml:space="preserve"> PAGEREF _Toc222830804 \h </w:instrText>
        </w:r>
        <w:r>
          <w:rPr>
            <w:noProof/>
            <w:webHidden/>
          </w:rPr>
        </w:r>
        <w:r>
          <w:rPr>
            <w:noProof/>
            <w:webHidden/>
          </w:rPr>
          <w:fldChar w:fldCharType="separate"/>
        </w:r>
        <w:r>
          <w:rPr>
            <w:noProof/>
            <w:webHidden/>
          </w:rPr>
          <w:t>29</w:t>
        </w:r>
        <w:r>
          <w:rPr>
            <w:noProof/>
            <w:webHidden/>
          </w:rPr>
          <w:fldChar w:fldCharType="end"/>
        </w:r>
      </w:hyperlink>
    </w:p>
    <w:p w14:paraId="1BEA9AB2" w14:textId="7B280EBB"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805" w:history="1">
        <w:r w:rsidRPr="003C7E67">
          <w:rPr>
            <w:rStyle w:val="Hipervnculo"/>
            <w:noProof/>
          </w:rPr>
          <w:t>4.5.1</w:t>
        </w:r>
        <w:r>
          <w:rPr>
            <w:rFonts w:eastAsiaTheme="minorEastAsia"/>
            <w:noProof/>
            <w:kern w:val="2"/>
            <w:sz w:val="24"/>
            <w:szCs w:val="24"/>
            <w:lang w:eastAsia="es-ES"/>
            <w14:ligatures w14:val="standardContextual"/>
          </w:rPr>
          <w:tab/>
        </w:r>
        <w:r w:rsidRPr="003C7E67">
          <w:rPr>
            <w:rStyle w:val="Hipervnculo"/>
            <w:noProof/>
          </w:rPr>
          <w:t>Contenerización con Docker</w:t>
        </w:r>
        <w:r>
          <w:rPr>
            <w:noProof/>
            <w:webHidden/>
          </w:rPr>
          <w:tab/>
        </w:r>
        <w:r>
          <w:rPr>
            <w:noProof/>
            <w:webHidden/>
          </w:rPr>
          <w:fldChar w:fldCharType="begin"/>
        </w:r>
        <w:r>
          <w:rPr>
            <w:noProof/>
            <w:webHidden/>
          </w:rPr>
          <w:instrText xml:space="preserve"> PAGEREF _Toc222830805 \h </w:instrText>
        </w:r>
        <w:r>
          <w:rPr>
            <w:noProof/>
            <w:webHidden/>
          </w:rPr>
        </w:r>
        <w:r>
          <w:rPr>
            <w:noProof/>
            <w:webHidden/>
          </w:rPr>
          <w:fldChar w:fldCharType="separate"/>
        </w:r>
        <w:r>
          <w:rPr>
            <w:noProof/>
            <w:webHidden/>
          </w:rPr>
          <w:t>30</w:t>
        </w:r>
        <w:r>
          <w:rPr>
            <w:noProof/>
            <w:webHidden/>
          </w:rPr>
          <w:fldChar w:fldCharType="end"/>
        </w:r>
      </w:hyperlink>
    </w:p>
    <w:p w14:paraId="123D719D" w14:textId="467B1E54"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806" w:history="1">
        <w:r w:rsidRPr="003C7E67">
          <w:rPr>
            <w:rStyle w:val="Hipervnculo"/>
            <w:noProof/>
          </w:rPr>
          <w:t>4.5.2</w:t>
        </w:r>
        <w:r>
          <w:rPr>
            <w:rFonts w:eastAsiaTheme="minorEastAsia"/>
            <w:noProof/>
            <w:kern w:val="2"/>
            <w:sz w:val="24"/>
            <w:szCs w:val="24"/>
            <w:lang w:eastAsia="es-ES"/>
            <w14:ligatures w14:val="standardContextual"/>
          </w:rPr>
          <w:tab/>
        </w:r>
        <w:r w:rsidRPr="003C7E67">
          <w:rPr>
            <w:rStyle w:val="Hipervnculo"/>
            <w:noProof/>
          </w:rPr>
          <w:t>Orquestación con Docker Compose</w:t>
        </w:r>
        <w:r>
          <w:rPr>
            <w:noProof/>
            <w:webHidden/>
          </w:rPr>
          <w:tab/>
        </w:r>
        <w:r>
          <w:rPr>
            <w:noProof/>
            <w:webHidden/>
          </w:rPr>
          <w:fldChar w:fldCharType="begin"/>
        </w:r>
        <w:r>
          <w:rPr>
            <w:noProof/>
            <w:webHidden/>
          </w:rPr>
          <w:instrText xml:space="preserve"> PAGEREF _Toc222830806 \h </w:instrText>
        </w:r>
        <w:r>
          <w:rPr>
            <w:noProof/>
            <w:webHidden/>
          </w:rPr>
        </w:r>
        <w:r>
          <w:rPr>
            <w:noProof/>
            <w:webHidden/>
          </w:rPr>
          <w:fldChar w:fldCharType="separate"/>
        </w:r>
        <w:r>
          <w:rPr>
            <w:noProof/>
            <w:webHidden/>
          </w:rPr>
          <w:t>30</w:t>
        </w:r>
        <w:r>
          <w:rPr>
            <w:noProof/>
            <w:webHidden/>
          </w:rPr>
          <w:fldChar w:fldCharType="end"/>
        </w:r>
      </w:hyperlink>
    </w:p>
    <w:p w14:paraId="5A3C4A6F" w14:textId="557B6D3E"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807" w:history="1">
        <w:r w:rsidRPr="003C7E67">
          <w:rPr>
            <w:rStyle w:val="Hipervnculo"/>
            <w:noProof/>
          </w:rPr>
          <w:t>4.5.3</w:t>
        </w:r>
        <w:r>
          <w:rPr>
            <w:rFonts w:eastAsiaTheme="minorEastAsia"/>
            <w:noProof/>
            <w:kern w:val="2"/>
            <w:sz w:val="24"/>
            <w:szCs w:val="24"/>
            <w:lang w:eastAsia="es-ES"/>
            <w14:ligatures w14:val="standardContextual"/>
          </w:rPr>
          <w:tab/>
        </w:r>
        <w:r w:rsidRPr="003C7E67">
          <w:rPr>
            <w:rStyle w:val="Hipervnculo"/>
            <w:noProof/>
          </w:rPr>
          <w:t>Integración continua y automatización (CI/CD)</w:t>
        </w:r>
        <w:r>
          <w:rPr>
            <w:noProof/>
            <w:webHidden/>
          </w:rPr>
          <w:tab/>
        </w:r>
        <w:r>
          <w:rPr>
            <w:noProof/>
            <w:webHidden/>
          </w:rPr>
          <w:fldChar w:fldCharType="begin"/>
        </w:r>
        <w:r>
          <w:rPr>
            <w:noProof/>
            <w:webHidden/>
          </w:rPr>
          <w:instrText xml:space="preserve"> PAGEREF _Toc222830807 \h </w:instrText>
        </w:r>
        <w:r>
          <w:rPr>
            <w:noProof/>
            <w:webHidden/>
          </w:rPr>
        </w:r>
        <w:r>
          <w:rPr>
            <w:noProof/>
            <w:webHidden/>
          </w:rPr>
          <w:fldChar w:fldCharType="separate"/>
        </w:r>
        <w:r>
          <w:rPr>
            <w:noProof/>
            <w:webHidden/>
          </w:rPr>
          <w:t>31</w:t>
        </w:r>
        <w:r>
          <w:rPr>
            <w:noProof/>
            <w:webHidden/>
          </w:rPr>
          <w:fldChar w:fldCharType="end"/>
        </w:r>
      </w:hyperlink>
    </w:p>
    <w:p w14:paraId="56005938" w14:textId="4BF0A9AE" w:rsidR="004A2E73" w:rsidRDefault="004A2E73">
      <w:pPr>
        <w:pStyle w:val="TDC1"/>
        <w:rPr>
          <w:rFonts w:eastAsiaTheme="minorEastAsia"/>
          <w:noProof/>
          <w:kern w:val="2"/>
          <w:sz w:val="24"/>
          <w:szCs w:val="24"/>
          <w:lang w:eastAsia="es-ES"/>
          <w14:ligatures w14:val="standardContextual"/>
        </w:rPr>
      </w:pPr>
      <w:hyperlink w:anchor="_Toc222830808" w:history="1">
        <w:r w:rsidRPr="003C7E67">
          <w:rPr>
            <w:rStyle w:val="Hipervnculo"/>
            <w:noProof/>
          </w:rPr>
          <w:t>5</w:t>
        </w:r>
        <w:r>
          <w:rPr>
            <w:rFonts w:eastAsiaTheme="minorEastAsia"/>
            <w:noProof/>
            <w:kern w:val="2"/>
            <w:sz w:val="24"/>
            <w:szCs w:val="24"/>
            <w:lang w:eastAsia="es-ES"/>
            <w14:ligatures w14:val="standardContextual"/>
          </w:rPr>
          <w:tab/>
        </w:r>
        <w:r w:rsidRPr="003C7E67">
          <w:rPr>
            <w:rStyle w:val="Hipervnculo"/>
            <w:noProof/>
          </w:rPr>
          <w:t>Conclusiones y vías futuras</w:t>
        </w:r>
        <w:r>
          <w:rPr>
            <w:noProof/>
            <w:webHidden/>
          </w:rPr>
          <w:tab/>
        </w:r>
        <w:r>
          <w:rPr>
            <w:noProof/>
            <w:webHidden/>
          </w:rPr>
          <w:fldChar w:fldCharType="begin"/>
        </w:r>
        <w:r>
          <w:rPr>
            <w:noProof/>
            <w:webHidden/>
          </w:rPr>
          <w:instrText xml:space="preserve"> PAGEREF _Toc222830808 \h </w:instrText>
        </w:r>
        <w:r>
          <w:rPr>
            <w:noProof/>
            <w:webHidden/>
          </w:rPr>
        </w:r>
        <w:r>
          <w:rPr>
            <w:noProof/>
            <w:webHidden/>
          </w:rPr>
          <w:fldChar w:fldCharType="separate"/>
        </w:r>
        <w:r>
          <w:rPr>
            <w:noProof/>
            <w:webHidden/>
          </w:rPr>
          <w:t>32</w:t>
        </w:r>
        <w:r>
          <w:rPr>
            <w:noProof/>
            <w:webHidden/>
          </w:rPr>
          <w:fldChar w:fldCharType="end"/>
        </w:r>
      </w:hyperlink>
    </w:p>
    <w:p w14:paraId="666B8B77" w14:textId="251477A3" w:rsidR="004A2E73" w:rsidRDefault="004A2E73">
      <w:pPr>
        <w:pStyle w:val="TDC1"/>
        <w:rPr>
          <w:rFonts w:eastAsiaTheme="minorEastAsia"/>
          <w:noProof/>
          <w:kern w:val="2"/>
          <w:sz w:val="24"/>
          <w:szCs w:val="24"/>
          <w:lang w:eastAsia="es-ES"/>
          <w14:ligatures w14:val="standardContextual"/>
        </w:rPr>
      </w:pPr>
      <w:hyperlink w:anchor="_Toc222830809" w:history="1">
        <w:r w:rsidRPr="003C7E67">
          <w:rPr>
            <w:rStyle w:val="Hipervnculo"/>
            <w:noProof/>
          </w:rPr>
          <w:t>6</w:t>
        </w:r>
        <w:r>
          <w:rPr>
            <w:rFonts w:eastAsiaTheme="minorEastAsia"/>
            <w:noProof/>
            <w:kern w:val="2"/>
            <w:sz w:val="24"/>
            <w:szCs w:val="24"/>
            <w:lang w:eastAsia="es-ES"/>
            <w14:ligatures w14:val="standardContextual"/>
          </w:rPr>
          <w:tab/>
        </w:r>
        <w:r w:rsidRPr="003C7E67">
          <w:rPr>
            <w:rStyle w:val="Hipervnculo"/>
            <w:noProof/>
          </w:rPr>
          <w:t>Bibliografía</w:t>
        </w:r>
        <w:r>
          <w:rPr>
            <w:noProof/>
            <w:webHidden/>
          </w:rPr>
          <w:tab/>
        </w:r>
        <w:r>
          <w:rPr>
            <w:noProof/>
            <w:webHidden/>
          </w:rPr>
          <w:fldChar w:fldCharType="begin"/>
        </w:r>
        <w:r>
          <w:rPr>
            <w:noProof/>
            <w:webHidden/>
          </w:rPr>
          <w:instrText xml:space="preserve"> PAGEREF _Toc222830809 \h </w:instrText>
        </w:r>
        <w:r>
          <w:rPr>
            <w:noProof/>
            <w:webHidden/>
          </w:rPr>
        </w:r>
        <w:r>
          <w:rPr>
            <w:noProof/>
            <w:webHidden/>
          </w:rPr>
          <w:fldChar w:fldCharType="separate"/>
        </w:r>
        <w:r>
          <w:rPr>
            <w:noProof/>
            <w:webHidden/>
          </w:rPr>
          <w:t>33</w:t>
        </w:r>
        <w:r>
          <w:rPr>
            <w:noProof/>
            <w:webHidden/>
          </w:rPr>
          <w:fldChar w:fldCharType="end"/>
        </w:r>
      </w:hyperlink>
    </w:p>
    <w:p w14:paraId="46D23111" w14:textId="7CC9218A" w:rsidR="004A2E73" w:rsidRDefault="004A2E73">
      <w:pPr>
        <w:pStyle w:val="TDC1"/>
        <w:rPr>
          <w:rFonts w:eastAsiaTheme="minorEastAsia"/>
          <w:noProof/>
          <w:kern w:val="2"/>
          <w:sz w:val="24"/>
          <w:szCs w:val="24"/>
          <w:lang w:eastAsia="es-ES"/>
          <w14:ligatures w14:val="standardContextual"/>
        </w:rPr>
      </w:pPr>
      <w:hyperlink w:anchor="_Toc222830810" w:history="1">
        <w:r w:rsidRPr="003C7E67">
          <w:rPr>
            <w:rStyle w:val="Hipervnculo"/>
            <w:noProof/>
          </w:rPr>
          <w:t>Anexo A – Especificación de casos de uso</w:t>
        </w:r>
        <w:r>
          <w:rPr>
            <w:noProof/>
            <w:webHidden/>
          </w:rPr>
          <w:tab/>
        </w:r>
        <w:r>
          <w:rPr>
            <w:noProof/>
            <w:webHidden/>
          </w:rPr>
          <w:fldChar w:fldCharType="begin"/>
        </w:r>
        <w:r>
          <w:rPr>
            <w:noProof/>
            <w:webHidden/>
          </w:rPr>
          <w:instrText xml:space="preserve"> PAGEREF _Toc222830810 \h </w:instrText>
        </w:r>
        <w:r>
          <w:rPr>
            <w:noProof/>
            <w:webHidden/>
          </w:rPr>
        </w:r>
        <w:r>
          <w:rPr>
            <w:noProof/>
            <w:webHidden/>
          </w:rPr>
          <w:fldChar w:fldCharType="separate"/>
        </w:r>
        <w:r>
          <w:rPr>
            <w:noProof/>
            <w:webHidden/>
          </w:rPr>
          <w:t>35</w:t>
        </w:r>
        <w:r>
          <w:rPr>
            <w:noProof/>
            <w:webHidden/>
          </w:rPr>
          <w:fldChar w:fldCharType="end"/>
        </w:r>
      </w:hyperlink>
    </w:p>
    <w:p w14:paraId="08B1350B" w14:textId="096F76A7" w:rsidR="004A2E73" w:rsidRDefault="004A2E73">
      <w:pPr>
        <w:pStyle w:val="TDC2"/>
        <w:tabs>
          <w:tab w:val="right" w:leader="dot" w:pos="8494"/>
        </w:tabs>
        <w:rPr>
          <w:rFonts w:eastAsiaTheme="minorEastAsia"/>
          <w:noProof/>
          <w:kern w:val="2"/>
          <w:sz w:val="24"/>
          <w:szCs w:val="24"/>
          <w:lang w:eastAsia="es-ES"/>
          <w14:ligatures w14:val="standardContextual"/>
        </w:rPr>
      </w:pPr>
      <w:hyperlink w:anchor="_Toc222830811" w:history="1">
        <w:r w:rsidRPr="003C7E67">
          <w:rPr>
            <w:rStyle w:val="Hipervnculo"/>
            <w:noProof/>
          </w:rPr>
          <w:t>A.1 Usuarios no registrados</w:t>
        </w:r>
        <w:r>
          <w:rPr>
            <w:noProof/>
            <w:webHidden/>
          </w:rPr>
          <w:tab/>
        </w:r>
        <w:r>
          <w:rPr>
            <w:noProof/>
            <w:webHidden/>
          </w:rPr>
          <w:fldChar w:fldCharType="begin"/>
        </w:r>
        <w:r>
          <w:rPr>
            <w:noProof/>
            <w:webHidden/>
          </w:rPr>
          <w:instrText xml:space="preserve"> PAGEREF _Toc222830811 \h </w:instrText>
        </w:r>
        <w:r>
          <w:rPr>
            <w:noProof/>
            <w:webHidden/>
          </w:rPr>
        </w:r>
        <w:r>
          <w:rPr>
            <w:noProof/>
            <w:webHidden/>
          </w:rPr>
          <w:fldChar w:fldCharType="separate"/>
        </w:r>
        <w:r>
          <w:rPr>
            <w:noProof/>
            <w:webHidden/>
          </w:rPr>
          <w:t>35</w:t>
        </w:r>
        <w:r>
          <w:rPr>
            <w:noProof/>
            <w:webHidden/>
          </w:rPr>
          <w:fldChar w:fldCharType="end"/>
        </w:r>
      </w:hyperlink>
    </w:p>
    <w:p w14:paraId="114C8EA3" w14:textId="4DC837D4" w:rsidR="004A2E73" w:rsidRDefault="004A2E73">
      <w:pPr>
        <w:pStyle w:val="TDC2"/>
        <w:tabs>
          <w:tab w:val="right" w:leader="dot" w:pos="8494"/>
        </w:tabs>
        <w:rPr>
          <w:rFonts w:eastAsiaTheme="minorEastAsia"/>
          <w:noProof/>
          <w:kern w:val="2"/>
          <w:sz w:val="24"/>
          <w:szCs w:val="24"/>
          <w:lang w:eastAsia="es-ES"/>
          <w14:ligatures w14:val="standardContextual"/>
        </w:rPr>
      </w:pPr>
      <w:hyperlink w:anchor="_Toc222830812" w:history="1">
        <w:r w:rsidRPr="003C7E67">
          <w:rPr>
            <w:rStyle w:val="Hipervnculo"/>
            <w:noProof/>
          </w:rPr>
          <w:t>A.2 Interacción social</w:t>
        </w:r>
        <w:r>
          <w:rPr>
            <w:noProof/>
            <w:webHidden/>
          </w:rPr>
          <w:tab/>
        </w:r>
        <w:r>
          <w:rPr>
            <w:noProof/>
            <w:webHidden/>
          </w:rPr>
          <w:fldChar w:fldCharType="begin"/>
        </w:r>
        <w:r>
          <w:rPr>
            <w:noProof/>
            <w:webHidden/>
          </w:rPr>
          <w:instrText xml:space="preserve"> PAGEREF _Toc222830812 \h </w:instrText>
        </w:r>
        <w:r>
          <w:rPr>
            <w:noProof/>
            <w:webHidden/>
          </w:rPr>
        </w:r>
        <w:r>
          <w:rPr>
            <w:noProof/>
            <w:webHidden/>
          </w:rPr>
          <w:fldChar w:fldCharType="separate"/>
        </w:r>
        <w:r>
          <w:rPr>
            <w:noProof/>
            <w:webHidden/>
          </w:rPr>
          <w:t>36</w:t>
        </w:r>
        <w:r>
          <w:rPr>
            <w:noProof/>
            <w:webHidden/>
          </w:rPr>
          <w:fldChar w:fldCharType="end"/>
        </w:r>
      </w:hyperlink>
    </w:p>
    <w:p w14:paraId="4108BA10" w14:textId="070C8812" w:rsidR="004A2E73" w:rsidRDefault="004A2E73">
      <w:pPr>
        <w:pStyle w:val="TDC2"/>
        <w:tabs>
          <w:tab w:val="right" w:leader="dot" w:pos="8494"/>
        </w:tabs>
        <w:rPr>
          <w:rFonts w:eastAsiaTheme="minorEastAsia"/>
          <w:noProof/>
          <w:kern w:val="2"/>
          <w:sz w:val="24"/>
          <w:szCs w:val="24"/>
          <w:lang w:eastAsia="es-ES"/>
          <w14:ligatures w14:val="standardContextual"/>
        </w:rPr>
      </w:pPr>
      <w:hyperlink w:anchor="_Toc222830813" w:history="1">
        <w:r w:rsidRPr="003C7E67">
          <w:rPr>
            <w:rStyle w:val="Hipervnculo"/>
            <w:noProof/>
          </w:rPr>
          <w:t>A.3 Listas personalizadas</w:t>
        </w:r>
        <w:r>
          <w:rPr>
            <w:noProof/>
            <w:webHidden/>
          </w:rPr>
          <w:tab/>
        </w:r>
        <w:r>
          <w:rPr>
            <w:noProof/>
            <w:webHidden/>
          </w:rPr>
          <w:fldChar w:fldCharType="begin"/>
        </w:r>
        <w:r>
          <w:rPr>
            <w:noProof/>
            <w:webHidden/>
          </w:rPr>
          <w:instrText xml:space="preserve"> PAGEREF _Toc222830813 \h </w:instrText>
        </w:r>
        <w:r>
          <w:rPr>
            <w:noProof/>
            <w:webHidden/>
          </w:rPr>
        </w:r>
        <w:r>
          <w:rPr>
            <w:noProof/>
            <w:webHidden/>
          </w:rPr>
          <w:fldChar w:fldCharType="separate"/>
        </w:r>
        <w:r>
          <w:rPr>
            <w:noProof/>
            <w:webHidden/>
          </w:rPr>
          <w:t>38</w:t>
        </w:r>
        <w:r>
          <w:rPr>
            <w:noProof/>
            <w:webHidden/>
          </w:rPr>
          <w:fldChar w:fldCharType="end"/>
        </w:r>
      </w:hyperlink>
    </w:p>
    <w:p w14:paraId="06D6D028" w14:textId="77817E38" w:rsidR="004A2E73" w:rsidRDefault="004A2E73">
      <w:pPr>
        <w:pStyle w:val="TDC2"/>
        <w:tabs>
          <w:tab w:val="right" w:leader="dot" w:pos="8494"/>
        </w:tabs>
        <w:rPr>
          <w:rFonts w:eastAsiaTheme="minorEastAsia"/>
          <w:noProof/>
          <w:kern w:val="2"/>
          <w:sz w:val="24"/>
          <w:szCs w:val="24"/>
          <w:lang w:eastAsia="es-ES"/>
          <w14:ligatures w14:val="standardContextual"/>
        </w:rPr>
      </w:pPr>
      <w:hyperlink w:anchor="_Toc222830814" w:history="1">
        <w:r w:rsidRPr="003C7E67">
          <w:rPr>
            <w:rStyle w:val="Hipervnculo"/>
            <w:noProof/>
          </w:rPr>
          <w:t>A.4 Valoraciones y reseñas</w:t>
        </w:r>
        <w:r>
          <w:rPr>
            <w:noProof/>
            <w:webHidden/>
          </w:rPr>
          <w:tab/>
        </w:r>
        <w:r>
          <w:rPr>
            <w:noProof/>
            <w:webHidden/>
          </w:rPr>
          <w:fldChar w:fldCharType="begin"/>
        </w:r>
        <w:r>
          <w:rPr>
            <w:noProof/>
            <w:webHidden/>
          </w:rPr>
          <w:instrText xml:space="preserve"> PAGEREF _Toc222830814 \h </w:instrText>
        </w:r>
        <w:r>
          <w:rPr>
            <w:noProof/>
            <w:webHidden/>
          </w:rPr>
        </w:r>
        <w:r>
          <w:rPr>
            <w:noProof/>
            <w:webHidden/>
          </w:rPr>
          <w:fldChar w:fldCharType="separate"/>
        </w:r>
        <w:r>
          <w:rPr>
            <w:noProof/>
            <w:webHidden/>
          </w:rPr>
          <w:t>39</w:t>
        </w:r>
        <w:r>
          <w:rPr>
            <w:noProof/>
            <w:webHidden/>
          </w:rPr>
          <w:fldChar w:fldCharType="end"/>
        </w:r>
      </w:hyperlink>
    </w:p>
    <w:p w14:paraId="5BD7836E" w14:textId="433658C3" w:rsidR="004A2E73" w:rsidRDefault="003D4D41" w:rsidP="005278FD">
      <w:r w:rsidRPr="007B1868">
        <w:fldChar w:fldCharType="end"/>
      </w:r>
    </w:p>
    <w:p w14:paraId="11429AB9" w14:textId="474269EA" w:rsidR="00025B2F" w:rsidRPr="005278FD" w:rsidRDefault="004A2E73" w:rsidP="004A2E73">
      <w:pPr>
        <w:jc w:val="left"/>
      </w:pPr>
      <w:r>
        <w:br w:type="page"/>
      </w:r>
    </w:p>
    <w:p w14:paraId="44B4B01A" w14:textId="56FDA609" w:rsidR="003D4D41" w:rsidRPr="007B1868" w:rsidRDefault="003D4D41" w:rsidP="00113388">
      <w:pPr>
        <w:jc w:val="center"/>
        <w:rPr>
          <w:b/>
        </w:rPr>
      </w:pPr>
      <w:r w:rsidRPr="007B1868">
        <w:rPr>
          <w:b/>
        </w:rPr>
        <w:lastRenderedPageBreak/>
        <w:t>ÍNDICE DE FIGURAS</w:t>
      </w:r>
    </w:p>
    <w:p w14:paraId="6334D663" w14:textId="3ED77229" w:rsidR="00192DE9" w:rsidRDefault="00082F70">
      <w:pPr>
        <w:pStyle w:val="Tabladeilustraciones"/>
        <w:tabs>
          <w:tab w:val="right" w:leader="dot" w:pos="8494"/>
        </w:tabs>
        <w:rPr>
          <w:rFonts w:eastAsiaTheme="minorEastAsia"/>
          <w:noProof/>
          <w:kern w:val="2"/>
          <w:sz w:val="24"/>
          <w:szCs w:val="24"/>
          <w:lang w:eastAsia="es-ES"/>
          <w14:ligatures w14:val="standardContextual"/>
        </w:rPr>
      </w:pPr>
      <w:r>
        <w:fldChar w:fldCharType="begin"/>
      </w:r>
      <w:r>
        <w:instrText xml:space="preserve"> TOC \h \z \c "Figura" </w:instrText>
      </w:r>
      <w:r>
        <w:fldChar w:fldCharType="separate"/>
      </w:r>
      <w:hyperlink w:anchor="_Toc222660520" w:history="1">
        <w:r w:rsidR="00192DE9" w:rsidRPr="00943A97">
          <w:rPr>
            <w:rStyle w:val="Hipervnculo"/>
            <w:noProof/>
          </w:rPr>
          <w:t>Figura 1. Aplicación web Letterboxd</w:t>
        </w:r>
        <w:r w:rsidR="00192DE9">
          <w:rPr>
            <w:noProof/>
            <w:webHidden/>
          </w:rPr>
          <w:tab/>
        </w:r>
        <w:r w:rsidR="00192DE9">
          <w:rPr>
            <w:noProof/>
            <w:webHidden/>
          </w:rPr>
          <w:fldChar w:fldCharType="begin"/>
        </w:r>
        <w:r w:rsidR="00192DE9">
          <w:rPr>
            <w:noProof/>
            <w:webHidden/>
          </w:rPr>
          <w:instrText xml:space="preserve"> PAGEREF _Toc222660520 \h </w:instrText>
        </w:r>
        <w:r w:rsidR="00192DE9">
          <w:rPr>
            <w:noProof/>
            <w:webHidden/>
          </w:rPr>
        </w:r>
        <w:r w:rsidR="00192DE9">
          <w:rPr>
            <w:noProof/>
            <w:webHidden/>
          </w:rPr>
          <w:fldChar w:fldCharType="separate"/>
        </w:r>
        <w:r w:rsidR="004A2E73">
          <w:rPr>
            <w:noProof/>
            <w:webHidden/>
          </w:rPr>
          <w:t>3</w:t>
        </w:r>
        <w:r w:rsidR="00192DE9">
          <w:rPr>
            <w:noProof/>
            <w:webHidden/>
          </w:rPr>
          <w:fldChar w:fldCharType="end"/>
        </w:r>
      </w:hyperlink>
    </w:p>
    <w:p w14:paraId="7D1173B8" w14:textId="289EE738"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21" w:history="1">
        <w:r w:rsidRPr="00943A97">
          <w:rPr>
            <w:rStyle w:val="Hipervnculo"/>
            <w:noProof/>
          </w:rPr>
          <w:t>Figura 2. Aplicación web IMDb</w:t>
        </w:r>
        <w:r>
          <w:rPr>
            <w:noProof/>
            <w:webHidden/>
          </w:rPr>
          <w:tab/>
        </w:r>
        <w:r>
          <w:rPr>
            <w:noProof/>
            <w:webHidden/>
          </w:rPr>
          <w:fldChar w:fldCharType="begin"/>
        </w:r>
        <w:r>
          <w:rPr>
            <w:noProof/>
            <w:webHidden/>
          </w:rPr>
          <w:instrText xml:space="preserve"> PAGEREF _Toc222660521 \h </w:instrText>
        </w:r>
        <w:r>
          <w:rPr>
            <w:noProof/>
            <w:webHidden/>
          </w:rPr>
        </w:r>
        <w:r>
          <w:rPr>
            <w:noProof/>
            <w:webHidden/>
          </w:rPr>
          <w:fldChar w:fldCharType="separate"/>
        </w:r>
        <w:r w:rsidR="004A2E73">
          <w:rPr>
            <w:noProof/>
            <w:webHidden/>
          </w:rPr>
          <w:t>3</w:t>
        </w:r>
        <w:r>
          <w:rPr>
            <w:noProof/>
            <w:webHidden/>
          </w:rPr>
          <w:fldChar w:fldCharType="end"/>
        </w:r>
      </w:hyperlink>
    </w:p>
    <w:p w14:paraId="21915F4B" w14:textId="5B4991EC"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22" w:history="1">
        <w:r w:rsidRPr="00943A97">
          <w:rPr>
            <w:rStyle w:val="Hipervnculo"/>
            <w:noProof/>
          </w:rPr>
          <w:t>Figura 3. Aplicación web Serializd</w:t>
        </w:r>
        <w:r>
          <w:rPr>
            <w:noProof/>
            <w:webHidden/>
          </w:rPr>
          <w:tab/>
        </w:r>
        <w:r>
          <w:rPr>
            <w:noProof/>
            <w:webHidden/>
          </w:rPr>
          <w:fldChar w:fldCharType="begin"/>
        </w:r>
        <w:r>
          <w:rPr>
            <w:noProof/>
            <w:webHidden/>
          </w:rPr>
          <w:instrText xml:space="preserve"> PAGEREF _Toc222660522 \h </w:instrText>
        </w:r>
        <w:r>
          <w:rPr>
            <w:noProof/>
            <w:webHidden/>
          </w:rPr>
        </w:r>
        <w:r>
          <w:rPr>
            <w:noProof/>
            <w:webHidden/>
          </w:rPr>
          <w:fldChar w:fldCharType="separate"/>
        </w:r>
        <w:r w:rsidR="004A2E73">
          <w:rPr>
            <w:noProof/>
            <w:webHidden/>
          </w:rPr>
          <w:t>4</w:t>
        </w:r>
        <w:r>
          <w:rPr>
            <w:noProof/>
            <w:webHidden/>
          </w:rPr>
          <w:fldChar w:fldCharType="end"/>
        </w:r>
      </w:hyperlink>
    </w:p>
    <w:p w14:paraId="6101870D" w14:textId="2F71E53D"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23" w:history="1">
        <w:r w:rsidRPr="00943A97">
          <w:rPr>
            <w:rStyle w:val="Hipervnculo"/>
            <w:noProof/>
          </w:rPr>
          <w:t>Figura 4. Diagrama de casos de uso de un usuario no registrado</w:t>
        </w:r>
        <w:r>
          <w:rPr>
            <w:noProof/>
            <w:webHidden/>
          </w:rPr>
          <w:tab/>
        </w:r>
        <w:r>
          <w:rPr>
            <w:noProof/>
            <w:webHidden/>
          </w:rPr>
          <w:fldChar w:fldCharType="begin"/>
        </w:r>
        <w:r>
          <w:rPr>
            <w:noProof/>
            <w:webHidden/>
          </w:rPr>
          <w:instrText xml:space="preserve"> PAGEREF _Toc222660523 \h </w:instrText>
        </w:r>
        <w:r>
          <w:rPr>
            <w:noProof/>
            <w:webHidden/>
          </w:rPr>
        </w:r>
        <w:r>
          <w:rPr>
            <w:noProof/>
            <w:webHidden/>
          </w:rPr>
          <w:fldChar w:fldCharType="separate"/>
        </w:r>
        <w:r w:rsidR="004A2E73">
          <w:rPr>
            <w:noProof/>
            <w:webHidden/>
          </w:rPr>
          <w:t>10</w:t>
        </w:r>
        <w:r>
          <w:rPr>
            <w:noProof/>
            <w:webHidden/>
          </w:rPr>
          <w:fldChar w:fldCharType="end"/>
        </w:r>
      </w:hyperlink>
    </w:p>
    <w:p w14:paraId="12A6F084" w14:textId="633C7450"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24" w:history="1">
        <w:r w:rsidRPr="00943A97">
          <w:rPr>
            <w:rStyle w:val="Hipervnculo"/>
            <w:noProof/>
          </w:rPr>
          <w:t>Figura 5. Diagrama de casos de uso de la interacción social de un usuario registrado</w:t>
        </w:r>
        <w:r>
          <w:rPr>
            <w:noProof/>
            <w:webHidden/>
          </w:rPr>
          <w:tab/>
        </w:r>
        <w:r>
          <w:rPr>
            <w:noProof/>
            <w:webHidden/>
          </w:rPr>
          <w:fldChar w:fldCharType="begin"/>
        </w:r>
        <w:r>
          <w:rPr>
            <w:noProof/>
            <w:webHidden/>
          </w:rPr>
          <w:instrText xml:space="preserve"> PAGEREF _Toc222660524 \h </w:instrText>
        </w:r>
        <w:r>
          <w:rPr>
            <w:noProof/>
            <w:webHidden/>
          </w:rPr>
        </w:r>
        <w:r>
          <w:rPr>
            <w:noProof/>
            <w:webHidden/>
          </w:rPr>
          <w:fldChar w:fldCharType="separate"/>
        </w:r>
        <w:r w:rsidR="004A2E73">
          <w:rPr>
            <w:noProof/>
            <w:webHidden/>
          </w:rPr>
          <w:t>11</w:t>
        </w:r>
        <w:r>
          <w:rPr>
            <w:noProof/>
            <w:webHidden/>
          </w:rPr>
          <w:fldChar w:fldCharType="end"/>
        </w:r>
      </w:hyperlink>
    </w:p>
    <w:p w14:paraId="2965B5EC" w14:textId="31C9837A"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25" w:history="1">
        <w:r w:rsidRPr="00943A97">
          <w:rPr>
            <w:rStyle w:val="Hipervnculo"/>
            <w:noProof/>
          </w:rPr>
          <w:t>Figura 6. Diagrama de casos de uso sobre listas personalizadas de un usuario registrado</w:t>
        </w:r>
        <w:r>
          <w:rPr>
            <w:noProof/>
            <w:webHidden/>
          </w:rPr>
          <w:tab/>
        </w:r>
        <w:r>
          <w:rPr>
            <w:noProof/>
            <w:webHidden/>
          </w:rPr>
          <w:fldChar w:fldCharType="begin"/>
        </w:r>
        <w:r>
          <w:rPr>
            <w:noProof/>
            <w:webHidden/>
          </w:rPr>
          <w:instrText xml:space="preserve"> PAGEREF _Toc222660525 \h </w:instrText>
        </w:r>
        <w:r>
          <w:rPr>
            <w:noProof/>
            <w:webHidden/>
          </w:rPr>
        </w:r>
        <w:r>
          <w:rPr>
            <w:noProof/>
            <w:webHidden/>
          </w:rPr>
          <w:fldChar w:fldCharType="separate"/>
        </w:r>
        <w:r w:rsidR="004A2E73">
          <w:rPr>
            <w:noProof/>
            <w:webHidden/>
          </w:rPr>
          <w:t>12</w:t>
        </w:r>
        <w:r>
          <w:rPr>
            <w:noProof/>
            <w:webHidden/>
          </w:rPr>
          <w:fldChar w:fldCharType="end"/>
        </w:r>
      </w:hyperlink>
    </w:p>
    <w:p w14:paraId="3E00DA87" w14:textId="3F2DD7AB"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26" w:history="1">
        <w:r w:rsidRPr="00943A97">
          <w:rPr>
            <w:rStyle w:val="Hipervnculo"/>
            <w:noProof/>
          </w:rPr>
          <w:t>Figura 7. Diagrama de casos de uso de valoraciones y reseñas de un usuario registrado</w:t>
        </w:r>
        <w:r>
          <w:rPr>
            <w:noProof/>
            <w:webHidden/>
          </w:rPr>
          <w:tab/>
        </w:r>
        <w:r>
          <w:rPr>
            <w:noProof/>
            <w:webHidden/>
          </w:rPr>
          <w:fldChar w:fldCharType="begin"/>
        </w:r>
        <w:r>
          <w:rPr>
            <w:noProof/>
            <w:webHidden/>
          </w:rPr>
          <w:instrText xml:space="preserve"> PAGEREF _Toc222660526 \h </w:instrText>
        </w:r>
        <w:r>
          <w:rPr>
            <w:noProof/>
            <w:webHidden/>
          </w:rPr>
        </w:r>
        <w:r>
          <w:rPr>
            <w:noProof/>
            <w:webHidden/>
          </w:rPr>
          <w:fldChar w:fldCharType="separate"/>
        </w:r>
        <w:r w:rsidR="004A2E73">
          <w:rPr>
            <w:noProof/>
            <w:webHidden/>
          </w:rPr>
          <w:t>13</w:t>
        </w:r>
        <w:r>
          <w:rPr>
            <w:noProof/>
            <w:webHidden/>
          </w:rPr>
          <w:fldChar w:fldCharType="end"/>
        </w:r>
      </w:hyperlink>
    </w:p>
    <w:p w14:paraId="41CC44EF" w14:textId="22DB9876"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27" w:history="1">
        <w:r w:rsidRPr="00943A97">
          <w:rPr>
            <w:rStyle w:val="Hipervnculo"/>
            <w:noProof/>
          </w:rPr>
          <w:t>Figura 8. Diagrama entidad-relación de MovieMate</w:t>
        </w:r>
        <w:r>
          <w:rPr>
            <w:noProof/>
            <w:webHidden/>
          </w:rPr>
          <w:tab/>
        </w:r>
        <w:r>
          <w:rPr>
            <w:noProof/>
            <w:webHidden/>
          </w:rPr>
          <w:fldChar w:fldCharType="begin"/>
        </w:r>
        <w:r>
          <w:rPr>
            <w:noProof/>
            <w:webHidden/>
          </w:rPr>
          <w:instrText xml:space="preserve"> PAGEREF _Toc222660527 \h </w:instrText>
        </w:r>
        <w:r>
          <w:rPr>
            <w:noProof/>
            <w:webHidden/>
          </w:rPr>
        </w:r>
        <w:r>
          <w:rPr>
            <w:noProof/>
            <w:webHidden/>
          </w:rPr>
          <w:fldChar w:fldCharType="separate"/>
        </w:r>
        <w:r w:rsidR="004A2E73">
          <w:rPr>
            <w:noProof/>
            <w:webHidden/>
          </w:rPr>
          <w:t>15</w:t>
        </w:r>
        <w:r>
          <w:rPr>
            <w:noProof/>
            <w:webHidden/>
          </w:rPr>
          <w:fldChar w:fldCharType="end"/>
        </w:r>
      </w:hyperlink>
    </w:p>
    <w:p w14:paraId="547D6123" w14:textId="5A30D20C"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28" w:history="1">
        <w:r w:rsidRPr="00943A97">
          <w:rPr>
            <w:rStyle w:val="Hipervnculo"/>
            <w:noProof/>
          </w:rPr>
          <w:t>Figura 9. Arquitectura de MovieMate</w:t>
        </w:r>
        <w:r>
          <w:rPr>
            <w:noProof/>
            <w:webHidden/>
          </w:rPr>
          <w:tab/>
        </w:r>
        <w:r>
          <w:rPr>
            <w:noProof/>
            <w:webHidden/>
          </w:rPr>
          <w:fldChar w:fldCharType="begin"/>
        </w:r>
        <w:r>
          <w:rPr>
            <w:noProof/>
            <w:webHidden/>
          </w:rPr>
          <w:instrText xml:space="preserve"> PAGEREF _Toc222660528 \h </w:instrText>
        </w:r>
        <w:r>
          <w:rPr>
            <w:noProof/>
            <w:webHidden/>
          </w:rPr>
        </w:r>
        <w:r>
          <w:rPr>
            <w:noProof/>
            <w:webHidden/>
          </w:rPr>
          <w:fldChar w:fldCharType="separate"/>
        </w:r>
        <w:r w:rsidR="004A2E73">
          <w:rPr>
            <w:noProof/>
            <w:webHidden/>
          </w:rPr>
          <w:t>20</w:t>
        </w:r>
        <w:r>
          <w:rPr>
            <w:noProof/>
            <w:webHidden/>
          </w:rPr>
          <w:fldChar w:fldCharType="end"/>
        </w:r>
      </w:hyperlink>
    </w:p>
    <w:p w14:paraId="69044D29" w14:textId="651D9740"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29" w:history="1">
        <w:r w:rsidRPr="00943A97">
          <w:rPr>
            <w:rStyle w:val="Hipervnculo"/>
            <w:noProof/>
          </w:rPr>
          <w:t>Figura 10. Comparativa entre arquitectura monolítica modular y microservicios</w:t>
        </w:r>
        <w:r>
          <w:rPr>
            <w:noProof/>
            <w:webHidden/>
          </w:rPr>
          <w:tab/>
        </w:r>
        <w:r>
          <w:rPr>
            <w:noProof/>
            <w:webHidden/>
          </w:rPr>
          <w:fldChar w:fldCharType="begin"/>
        </w:r>
        <w:r>
          <w:rPr>
            <w:noProof/>
            <w:webHidden/>
          </w:rPr>
          <w:instrText xml:space="preserve"> PAGEREF _Toc222660529 \h </w:instrText>
        </w:r>
        <w:r>
          <w:rPr>
            <w:noProof/>
            <w:webHidden/>
          </w:rPr>
        </w:r>
        <w:r>
          <w:rPr>
            <w:noProof/>
            <w:webHidden/>
          </w:rPr>
          <w:fldChar w:fldCharType="separate"/>
        </w:r>
        <w:r w:rsidR="004A2E73">
          <w:rPr>
            <w:noProof/>
            <w:webHidden/>
          </w:rPr>
          <w:t>21</w:t>
        </w:r>
        <w:r>
          <w:rPr>
            <w:noProof/>
            <w:webHidden/>
          </w:rPr>
          <w:fldChar w:fldCharType="end"/>
        </w:r>
      </w:hyperlink>
    </w:p>
    <w:p w14:paraId="651108BE" w14:textId="7FE4BFF2"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30" w:history="1">
        <w:r w:rsidRPr="00943A97">
          <w:rPr>
            <w:rStyle w:val="Hipervnculo"/>
            <w:noProof/>
          </w:rPr>
          <w:t>Figura 11. Estructura de carpetas del back-end de MovieMate</w:t>
        </w:r>
        <w:r>
          <w:rPr>
            <w:noProof/>
            <w:webHidden/>
          </w:rPr>
          <w:tab/>
        </w:r>
        <w:r>
          <w:rPr>
            <w:noProof/>
            <w:webHidden/>
          </w:rPr>
          <w:fldChar w:fldCharType="begin"/>
        </w:r>
        <w:r>
          <w:rPr>
            <w:noProof/>
            <w:webHidden/>
          </w:rPr>
          <w:instrText xml:space="preserve"> PAGEREF _Toc222660530 \h </w:instrText>
        </w:r>
        <w:r>
          <w:rPr>
            <w:noProof/>
            <w:webHidden/>
          </w:rPr>
        </w:r>
        <w:r>
          <w:rPr>
            <w:noProof/>
            <w:webHidden/>
          </w:rPr>
          <w:fldChar w:fldCharType="separate"/>
        </w:r>
        <w:r w:rsidR="004A2E73">
          <w:rPr>
            <w:noProof/>
            <w:webHidden/>
          </w:rPr>
          <w:t>22</w:t>
        </w:r>
        <w:r>
          <w:rPr>
            <w:noProof/>
            <w:webHidden/>
          </w:rPr>
          <w:fldChar w:fldCharType="end"/>
        </w:r>
      </w:hyperlink>
    </w:p>
    <w:p w14:paraId="59893B9C" w14:textId="6481A01C"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31" w:history="1">
        <w:r w:rsidRPr="00943A97">
          <w:rPr>
            <w:rStyle w:val="Hipervnculo"/>
            <w:noProof/>
          </w:rPr>
          <w:t>Figura 12. Ejemplo de controlador REST (FollowerController) en MovieMate</w:t>
        </w:r>
        <w:r>
          <w:rPr>
            <w:noProof/>
            <w:webHidden/>
          </w:rPr>
          <w:tab/>
        </w:r>
        <w:r>
          <w:rPr>
            <w:noProof/>
            <w:webHidden/>
          </w:rPr>
          <w:fldChar w:fldCharType="begin"/>
        </w:r>
        <w:r>
          <w:rPr>
            <w:noProof/>
            <w:webHidden/>
          </w:rPr>
          <w:instrText xml:space="preserve"> PAGEREF _Toc222660531 \h </w:instrText>
        </w:r>
        <w:r>
          <w:rPr>
            <w:noProof/>
            <w:webHidden/>
          </w:rPr>
        </w:r>
        <w:r>
          <w:rPr>
            <w:noProof/>
            <w:webHidden/>
          </w:rPr>
          <w:fldChar w:fldCharType="separate"/>
        </w:r>
        <w:r w:rsidR="004A2E73">
          <w:rPr>
            <w:noProof/>
            <w:webHidden/>
          </w:rPr>
          <w:t>23</w:t>
        </w:r>
        <w:r>
          <w:rPr>
            <w:noProof/>
            <w:webHidden/>
          </w:rPr>
          <w:fldChar w:fldCharType="end"/>
        </w:r>
      </w:hyperlink>
    </w:p>
    <w:p w14:paraId="00C0C0AB" w14:textId="2E7BD37A"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32" w:history="1">
        <w:r w:rsidRPr="00943A97">
          <w:rPr>
            <w:rStyle w:val="Hipervnculo"/>
            <w:noProof/>
          </w:rPr>
          <w:t>Figura 13. Ejemplo de servicio (FollowerService) en MovieMate</w:t>
        </w:r>
        <w:r>
          <w:rPr>
            <w:noProof/>
            <w:webHidden/>
          </w:rPr>
          <w:tab/>
        </w:r>
        <w:r>
          <w:rPr>
            <w:noProof/>
            <w:webHidden/>
          </w:rPr>
          <w:fldChar w:fldCharType="begin"/>
        </w:r>
        <w:r>
          <w:rPr>
            <w:noProof/>
            <w:webHidden/>
          </w:rPr>
          <w:instrText xml:space="preserve"> PAGEREF _Toc222660532 \h </w:instrText>
        </w:r>
        <w:r>
          <w:rPr>
            <w:noProof/>
            <w:webHidden/>
          </w:rPr>
        </w:r>
        <w:r>
          <w:rPr>
            <w:noProof/>
            <w:webHidden/>
          </w:rPr>
          <w:fldChar w:fldCharType="separate"/>
        </w:r>
        <w:r w:rsidR="004A2E73">
          <w:rPr>
            <w:noProof/>
            <w:webHidden/>
          </w:rPr>
          <w:t>24</w:t>
        </w:r>
        <w:r>
          <w:rPr>
            <w:noProof/>
            <w:webHidden/>
          </w:rPr>
          <w:fldChar w:fldCharType="end"/>
        </w:r>
      </w:hyperlink>
    </w:p>
    <w:p w14:paraId="7DAC104C" w14:textId="0442EAEF"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33" w:history="1">
        <w:r w:rsidRPr="00943A97">
          <w:rPr>
            <w:rStyle w:val="Hipervnculo"/>
            <w:noProof/>
          </w:rPr>
          <w:t>Figura 14. Ejemplo de repositorio JPA (FollowerRepository) en MovieMate</w:t>
        </w:r>
        <w:r>
          <w:rPr>
            <w:noProof/>
            <w:webHidden/>
          </w:rPr>
          <w:tab/>
        </w:r>
        <w:r>
          <w:rPr>
            <w:noProof/>
            <w:webHidden/>
          </w:rPr>
          <w:fldChar w:fldCharType="begin"/>
        </w:r>
        <w:r>
          <w:rPr>
            <w:noProof/>
            <w:webHidden/>
          </w:rPr>
          <w:instrText xml:space="preserve"> PAGEREF _Toc222660533 \h </w:instrText>
        </w:r>
        <w:r>
          <w:rPr>
            <w:noProof/>
            <w:webHidden/>
          </w:rPr>
        </w:r>
        <w:r>
          <w:rPr>
            <w:noProof/>
            <w:webHidden/>
          </w:rPr>
          <w:fldChar w:fldCharType="separate"/>
        </w:r>
        <w:r w:rsidR="004A2E73">
          <w:rPr>
            <w:noProof/>
            <w:webHidden/>
          </w:rPr>
          <w:t>25</w:t>
        </w:r>
        <w:r>
          <w:rPr>
            <w:noProof/>
            <w:webHidden/>
          </w:rPr>
          <w:fldChar w:fldCharType="end"/>
        </w:r>
      </w:hyperlink>
    </w:p>
    <w:p w14:paraId="4CFA2BF2" w14:textId="2D511428"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34" w:history="1">
        <w:r w:rsidRPr="00943A97">
          <w:rPr>
            <w:rStyle w:val="Hipervnculo"/>
            <w:noProof/>
          </w:rPr>
          <w:t>Figura 15. Configuración de seguridad</w:t>
        </w:r>
        <w:r>
          <w:rPr>
            <w:noProof/>
            <w:webHidden/>
          </w:rPr>
          <w:tab/>
        </w:r>
        <w:r>
          <w:rPr>
            <w:noProof/>
            <w:webHidden/>
          </w:rPr>
          <w:fldChar w:fldCharType="begin"/>
        </w:r>
        <w:r>
          <w:rPr>
            <w:noProof/>
            <w:webHidden/>
          </w:rPr>
          <w:instrText xml:space="preserve"> PAGEREF _Toc222660534 \h </w:instrText>
        </w:r>
        <w:r>
          <w:rPr>
            <w:noProof/>
            <w:webHidden/>
          </w:rPr>
        </w:r>
        <w:r>
          <w:rPr>
            <w:noProof/>
            <w:webHidden/>
          </w:rPr>
          <w:fldChar w:fldCharType="separate"/>
        </w:r>
        <w:r w:rsidR="004A2E73">
          <w:rPr>
            <w:noProof/>
            <w:webHidden/>
          </w:rPr>
          <w:t>26</w:t>
        </w:r>
        <w:r>
          <w:rPr>
            <w:noProof/>
            <w:webHidden/>
          </w:rPr>
          <w:fldChar w:fldCharType="end"/>
        </w:r>
      </w:hyperlink>
    </w:p>
    <w:p w14:paraId="3474BD5B" w14:textId="51BF0F30"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35" w:history="1">
        <w:r w:rsidRPr="00943A97">
          <w:rPr>
            <w:rStyle w:val="Hipervnculo"/>
            <w:noProof/>
          </w:rPr>
          <w:t>Figura 16. Ejemplo DTO</w:t>
        </w:r>
        <w:r>
          <w:rPr>
            <w:noProof/>
            <w:webHidden/>
          </w:rPr>
          <w:tab/>
        </w:r>
        <w:r>
          <w:rPr>
            <w:noProof/>
            <w:webHidden/>
          </w:rPr>
          <w:fldChar w:fldCharType="begin"/>
        </w:r>
        <w:r>
          <w:rPr>
            <w:noProof/>
            <w:webHidden/>
          </w:rPr>
          <w:instrText xml:space="preserve"> PAGEREF _Toc222660535 \h </w:instrText>
        </w:r>
        <w:r>
          <w:rPr>
            <w:noProof/>
            <w:webHidden/>
          </w:rPr>
        </w:r>
        <w:r>
          <w:rPr>
            <w:noProof/>
            <w:webHidden/>
          </w:rPr>
          <w:fldChar w:fldCharType="separate"/>
        </w:r>
        <w:r w:rsidR="004A2E73">
          <w:rPr>
            <w:noProof/>
            <w:webHidden/>
          </w:rPr>
          <w:t>28</w:t>
        </w:r>
        <w:r>
          <w:rPr>
            <w:noProof/>
            <w:webHidden/>
          </w:rPr>
          <w:fldChar w:fldCharType="end"/>
        </w:r>
      </w:hyperlink>
    </w:p>
    <w:p w14:paraId="7D9108BF" w14:textId="1945AA32"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36" w:history="1">
        <w:r w:rsidRPr="00943A97">
          <w:rPr>
            <w:rStyle w:val="Hipervnculo"/>
            <w:noProof/>
          </w:rPr>
          <w:t>Figura 17. Endpoints para gestión de seguidores en MovieMate</w:t>
        </w:r>
        <w:r>
          <w:rPr>
            <w:noProof/>
            <w:webHidden/>
          </w:rPr>
          <w:tab/>
        </w:r>
        <w:r>
          <w:rPr>
            <w:noProof/>
            <w:webHidden/>
          </w:rPr>
          <w:fldChar w:fldCharType="begin"/>
        </w:r>
        <w:r>
          <w:rPr>
            <w:noProof/>
            <w:webHidden/>
          </w:rPr>
          <w:instrText xml:space="preserve"> PAGEREF _Toc222660536 \h </w:instrText>
        </w:r>
        <w:r>
          <w:rPr>
            <w:noProof/>
            <w:webHidden/>
          </w:rPr>
        </w:r>
        <w:r>
          <w:rPr>
            <w:noProof/>
            <w:webHidden/>
          </w:rPr>
          <w:fldChar w:fldCharType="separate"/>
        </w:r>
        <w:r w:rsidR="004A2E73">
          <w:rPr>
            <w:noProof/>
            <w:webHidden/>
          </w:rPr>
          <w:t>27</w:t>
        </w:r>
        <w:r>
          <w:rPr>
            <w:noProof/>
            <w:webHidden/>
          </w:rPr>
          <w:fldChar w:fldCharType="end"/>
        </w:r>
      </w:hyperlink>
    </w:p>
    <w:p w14:paraId="158BC73A" w14:textId="40098C89" w:rsidR="003D4D41" w:rsidRPr="007B1868" w:rsidRDefault="00082F70" w:rsidP="003D4D41">
      <w:r>
        <w:rPr>
          <w:b/>
          <w:bCs/>
          <w:noProof/>
        </w:rPr>
        <w:fldChar w:fldCharType="end"/>
      </w:r>
    </w:p>
    <w:p w14:paraId="2E66BE62" w14:textId="77777777" w:rsidR="003D4D41" w:rsidRPr="007B1868" w:rsidRDefault="003D4D41" w:rsidP="003D4D41"/>
    <w:p w14:paraId="46C56A78" w14:textId="77777777" w:rsidR="00025B2F" w:rsidRPr="007B1868" w:rsidRDefault="00025B2F">
      <w:pPr>
        <w:jc w:val="left"/>
        <w:rPr>
          <w:b/>
        </w:rPr>
      </w:pPr>
      <w:r w:rsidRPr="007B1868">
        <w:rPr>
          <w:b/>
        </w:rPr>
        <w:br w:type="page"/>
      </w:r>
    </w:p>
    <w:p w14:paraId="36A285ED" w14:textId="75D9FCD5" w:rsidR="003D4D41" w:rsidRPr="007B1868" w:rsidRDefault="003D4D41" w:rsidP="00113388">
      <w:pPr>
        <w:jc w:val="center"/>
        <w:rPr>
          <w:b/>
        </w:rPr>
      </w:pPr>
      <w:r w:rsidRPr="007B1868">
        <w:rPr>
          <w:b/>
        </w:rPr>
        <w:lastRenderedPageBreak/>
        <w:t>ÍNDICE DE TABLAS</w:t>
      </w:r>
    </w:p>
    <w:p w14:paraId="6F2E06C6" w14:textId="6BB5B646" w:rsidR="0006136E" w:rsidRDefault="00113388">
      <w:pPr>
        <w:pStyle w:val="Tabladeilustraciones"/>
        <w:tabs>
          <w:tab w:val="right" w:leader="dot" w:pos="8494"/>
        </w:tabs>
        <w:rPr>
          <w:rFonts w:eastAsiaTheme="minorEastAsia"/>
          <w:noProof/>
          <w:kern w:val="2"/>
          <w:sz w:val="24"/>
          <w:szCs w:val="24"/>
          <w:lang w:eastAsia="es-ES"/>
          <w14:ligatures w14:val="standardContextual"/>
        </w:rPr>
      </w:pPr>
      <w:r w:rsidRPr="007B1868">
        <w:fldChar w:fldCharType="begin"/>
      </w:r>
      <w:r w:rsidRPr="007B1868">
        <w:instrText xml:space="preserve"> TOC \h \z \c "Tabla" </w:instrText>
      </w:r>
      <w:r w:rsidRPr="007B1868">
        <w:fldChar w:fldCharType="separate"/>
      </w:r>
      <w:hyperlink w:anchor="_Toc222830898" w:history="1">
        <w:r w:rsidR="0006136E" w:rsidRPr="00B03BDD">
          <w:rPr>
            <w:rStyle w:val="Hipervnculo"/>
            <w:noProof/>
          </w:rPr>
          <w:t>Tabla 1. Resumen comparativo de las soluciones analizadas</w:t>
        </w:r>
        <w:r w:rsidR="0006136E">
          <w:rPr>
            <w:noProof/>
            <w:webHidden/>
          </w:rPr>
          <w:tab/>
        </w:r>
        <w:r w:rsidR="0006136E">
          <w:rPr>
            <w:noProof/>
            <w:webHidden/>
          </w:rPr>
          <w:fldChar w:fldCharType="begin"/>
        </w:r>
        <w:r w:rsidR="0006136E">
          <w:rPr>
            <w:noProof/>
            <w:webHidden/>
          </w:rPr>
          <w:instrText xml:space="preserve"> PAGEREF _Toc222830898 \h </w:instrText>
        </w:r>
        <w:r w:rsidR="0006136E">
          <w:rPr>
            <w:noProof/>
            <w:webHidden/>
          </w:rPr>
        </w:r>
        <w:r w:rsidR="0006136E">
          <w:rPr>
            <w:noProof/>
            <w:webHidden/>
          </w:rPr>
          <w:fldChar w:fldCharType="separate"/>
        </w:r>
        <w:r w:rsidR="0006136E">
          <w:rPr>
            <w:noProof/>
            <w:webHidden/>
          </w:rPr>
          <w:t>5</w:t>
        </w:r>
        <w:r w:rsidR="0006136E">
          <w:rPr>
            <w:noProof/>
            <w:webHidden/>
          </w:rPr>
          <w:fldChar w:fldCharType="end"/>
        </w:r>
      </w:hyperlink>
    </w:p>
    <w:p w14:paraId="53C6C3E1" w14:textId="6F6B4872" w:rsidR="0006136E" w:rsidRDefault="0006136E">
      <w:pPr>
        <w:pStyle w:val="Tabladeilustraciones"/>
        <w:tabs>
          <w:tab w:val="right" w:leader="dot" w:pos="8494"/>
        </w:tabs>
        <w:rPr>
          <w:rFonts w:eastAsiaTheme="minorEastAsia"/>
          <w:noProof/>
          <w:kern w:val="2"/>
          <w:sz w:val="24"/>
          <w:szCs w:val="24"/>
          <w:lang w:eastAsia="es-ES"/>
          <w14:ligatures w14:val="standardContextual"/>
        </w:rPr>
      </w:pPr>
      <w:hyperlink w:anchor="_Toc222830899" w:history="1">
        <w:r w:rsidRPr="00B03BDD">
          <w:rPr>
            <w:rStyle w:val="Hipervnculo"/>
            <w:noProof/>
          </w:rPr>
          <w:t>Tabla 2. Plan de trabajo: planificación mensual de las tareas</w:t>
        </w:r>
        <w:r>
          <w:rPr>
            <w:noProof/>
            <w:webHidden/>
          </w:rPr>
          <w:tab/>
        </w:r>
        <w:r>
          <w:rPr>
            <w:noProof/>
            <w:webHidden/>
          </w:rPr>
          <w:fldChar w:fldCharType="begin"/>
        </w:r>
        <w:r>
          <w:rPr>
            <w:noProof/>
            <w:webHidden/>
          </w:rPr>
          <w:instrText xml:space="preserve"> PAGEREF _Toc222830899 \h </w:instrText>
        </w:r>
        <w:r>
          <w:rPr>
            <w:noProof/>
            <w:webHidden/>
          </w:rPr>
        </w:r>
        <w:r>
          <w:rPr>
            <w:noProof/>
            <w:webHidden/>
          </w:rPr>
          <w:fldChar w:fldCharType="separate"/>
        </w:r>
        <w:r>
          <w:rPr>
            <w:noProof/>
            <w:webHidden/>
          </w:rPr>
          <w:t>8</w:t>
        </w:r>
        <w:r>
          <w:rPr>
            <w:noProof/>
            <w:webHidden/>
          </w:rPr>
          <w:fldChar w:fldCharType="end"/>
        </w:r>
      </w:hyperlink>
    </w:p>
    <w:p w14:paraId="0B556296" w14:textId="5071AC27" w:rsidR="0006136E" w:rsidRDefault="0006136E">
      <w:pPr>
        <w:pStyle w:val="Tabladeilustraciones"/>
        <w:tabs>
          <w:tab w:val="right" w:leader="dot" w:pos="8494"/>
        </w:tabs>
        <w:rPr>
          <w:rFonts w:eastAsiaTheme="minorEastAsia"/>
          <w:noProof/>
          <w:kern w:val="2"/>
          <w:sz w:val="24"/>
          <w:szCs w:val="24"/>
          <w:lang w:eastAsia="es-ES"/>
          <w14:ligatures w14:val="standardContextual"/>
        </w:rPr>
      </w:pPr>
      <w:hyperlink w:anchor="_Toc222830900" w:history="1">
        <w:r w:rsidRPr="00B03BDD">
          <w:rPr>
            <w:rStyle w:val="Hipervnculo"/>
            <w:noProof/>
          </w:rPr>
          <w:t>Tabla 3. Plan de trabajo: estimación de horas por tarea</w:t>
        </w:r>
        <w:r>
          <w:rPr>
            <w:noProof/>
            <w:webHidden/>
          </w:rPr>
          <w:tab/>
        </w:r>
        <w:r>
          <w:rPr>
            <w:noProof/>
            <w:webHidden/>
          </w:rPr>
          <w:fldChar w:fldCharType="begin"/>
        </w:r>
        <w:r>
          <w:rPr>
            <w:noProof/>
            <w:webHidden/>
          </w:rPr>
          <w:instrText xml:space="preserve"> PAGEREF _Toc222830900 \h </w:instrText>
        </w:r>
        <w:r>
          <w:rPr>
            <w:noProof/>
            <w:webHidden/>
          </w:rPr>
        </w:r>
        <w:r>
          <w:rPr>
            <w:noProof/>
            <w:webHidden/>
          </w:rPr>
          <w:fldChar w:fldCharType="separate"/>
        </w:r>
        <w:r>
          <w:rPr>
            <w:noProof/>
            <w:webHidden/>
          </w:rPr>
          <w:t>9</w:t>
        </w:r>
        <w:r>
          <w:rPr>
            <w:noProof/>
            <w:webHidden/>
          </w:rPr>
          <w:fldChar w:fldCharType="end"/>
        </w:r>
      </w:hyperlink>
    </w:p>
    <w:p w14:paraId="65B3D1C8" w14:textId="20438E1F" w:rsidR="0006136E" w:rsidRDefault="0006136E">
      <w:pPr>
        <w:pStyle w:val="Tabladeilustraciones"/>
        <w:tabs>
          <w:tab w:val="right" w:leader="dot" w:pos="8494"/>
        </w:tabs>
        <w:rPr>
          <w:rFonts w:eastAsiaTheme="minorEastAsia"/>
          <w:noProof/>
          <w:kern w:val="2"/>
          <w:sz w:val="24"/>
          <w:szCs w:val="24"/>
          <w:lang w:eastAsia="es-ES"/>
          <w14:ligatures w14:val="standardContextual"/>
        </w:rPr>
      </w:pPr>
      <w:hyperlink w:anchor="_Toc222830901" w:history="1">
        <w:r w:rsidRPr="00B03BDD">
          <w:rPr>
            <w:rStyle w:val="Hipervnculo"/>
            <w:noProof/>
          </w:rPr>
          <w:t xml:space="preserve">Tabla 4. </w:t>
        </w:r>
        <w:r w:rsidRPr="00B03BDD">
          <w:rPr>
            <w:rStyle w:val="Hipervnculo"/>
            <w:i/>
            <w:iCs/>
            <w:noProof/>
          </w:rPr>
          <w:t>Endpoints</w:t>
        </w:r>
        <w:r w:rsidRPr="00B03BDD">
          <w:rPr>
            <w:rStyle w:val="Hipervnculo"/>
            <w:noProof/>
          </w:rPr>
          <w:t xml:space="preserve"> de la aplicación</w:t>
        </w:r>
        <w:r>
          <w:rPr>
            <w:noProof/>
            <w:webHidden/>
          </w:rPr>
          <w:tab/>
        </w:r>
        <w:r>
          <w:rPr>
            <w:noProof/>
            <w:webHidden/>
          </w:rPr>
          <w:fldChar w:fldCharType="begin"/>
        </w:r>
        <w:r>
          <w:rPr>
            <w:noProof/>
            <w:webHidden/>
          </w:rPr>
          <w:instrText xml:space="preserve"> PAGEREF _Toc222830901 \h </w:instrText>
        </w:r>
        <w:r>
          <w:rPr>
            <w:noProof/>
            <w:webHidden/>
          </w:rPr>
        </w:r>
        <w:r>
          <w:rPr>
            <w:noProof/>
            <w:webHidden/>
          </w:rPr>
          <w:fldChar w:fldCharType="separate"/>
        </w:r>
        <w:r>
          <w:rPr>
            <w:noProof/>
            <w:webHidden/>
          </w:rPr>
          <w:t>18</w:t>
        </w:r>
        <w:r>
          <w:rPr>
            <w:noProof/>
            <w:webHidden/>
          </w:rPr>
          <w:fldChar w:fldCharType="end"/>
        </w:r>
      </w:hyperlink>
    </w:p>
    <w:p w14:paraId="44BE117B" w14:textId="3E83D5D3" w:rsidR="003D4D41" w:rsidRPr="007B1868" w:rsidRDefault="00113388" w:rsidP="003D4D41">
      <w:r w:rsidRPr="007B1868">
        <w:fldChar w:fldCharType="end"/>
      </w:r>
    </w:p>
    <w:p w14:paraId="4AB1870E" w14:textId="77777777" w:rsidR="003D4D41" w:rsidRPr="007B1868" w:rsidRDefault="003D4D41">
      <w:r w:rsidRPr="007B1868">
        <w:br w:type="page"/>
      </w:r>
    </w:p>
    <w:p w14:paraId="3CCE5541" w14:textId="77777777" w:rsidR="00114A1E" w:rsidRPr="007B1868" w:rsidRDefault="00114A1E" w:rsidP="00114A1E">
      <w:pPr>
        <w:pStyle w:val="Ttuloprevio"/>
      </w:pPr>
      <w:bookmarkStart w:id="0" w:name="_Toc222830779"/>
      <w:r w:rsidRPr="007B1868">
        <w:lastRenderedPageBreak/>
        <w:t>Resumen</w:t>
      </w:r>
      <w:bookmarkEnd w:id="0"/>
    </w:p>
    <w:p w14:paraId="52A979CD" w14:textId="77777777" w:rsidR="00043C37" w:rsidRPr="007B1868" w:rsidRDefault="00114A1E" w:rsidP="00114A1E">
      <w:pPr>
        <w:pStyle w:val="Comentario"/>
      </w:pPr>
      <w:r w:rsidRPr="007B1868">
        <w:t>Este es el resumen…</w:t>
      </w:r>
    </w:p>
    <w:p w14:paraId="4AB2897C" w14:textId="1B4625E0" w:rsidR="00F22EF0" w:rsidRPr="007B1868" w:rsidRDefault="009856C6" w:rsidP="00F22EF0">
      <w:pPr>
        <w:pStyle w:val="Comentario"/>
      </w:pPr>
      <w:r w:rsidRPr="007B1868">
        <w:rPr>
          <w:highlight w:val="red"/>
        </w:rPr>
        <w:t>ESTILO DE REDACCIÓN APLICABLE A TODO EL DOCUMENTO</w:t>
      </w:r>
      <w:r w:rsidRPr="007B1868">
        <w:t xml:space="preserve">: evitaremos el uso de la primera persona; en su lugar se suele emplear el reflexivo (“hemos desarrollado” </w:t>
      </w:r>
      <w:r w:rsidRPr="007B1868">
        <w:sym w:font="Wingdings" w:char="F0E0"/>
      </w:r>
      <w:r w:rsidRPr="007B1868">
        <w:t xml:space="preserve"> “se ha desarrollado”).</w:t>
      </w:r>
    </w:p>
    <w:p>
      <w:pPr>
        <w:pStyle w:val="Normal"/>
      </w:pPr>
      <w:r>
        <w:t xml:space="preserve">MovieMate es una plataforma web social para la gestión, valoración y descubrimiento de contenido audiovisual, diseñada para cubrir las carencias detectadas en las herramientas existentes de referencia. El proyecto surge de la ausencia de una solución unificada que permita a los aficionados al cine y las series gestionar su historial de visionado, emitir valoraciones, organizar listas personalizadas e interactuar socialmente con otros usuarios en un único espacio.</w:t>
      </w:r>
    </w:p>
    <w:p>
      <w:pPr>
        <w:pStyle w:val="Normal"/>
      </w:pPr>
      <w:r>
        <w:t xml:space="preserve">Se ha desarrollado una aplicación web full-stack que integra un back-end implementado con Spring Boot y Java, siguiendo una arquitectura en capas basada en el patrón MVC, con persistencia relacional en PostgreSQL y autenticación sin estado mediante JSON Web Tokens. El front-end se ha desarrollado con React y TypeScript, adoptando una arquitectura basada en componentes con gestión del estado asíncrono mediante TanStack Query y estado global mediante Zustand.</w:t>
      </w:r>
    </w:p>
    <w:p>
      <w:pPr>
        <w:pStyle w:val="Normal"/>
      </w:pPr>
      <w:r>
        <w:t xml:space="preserve">La plataforma se integra con la API de The Movie Database (TMDB) para obtener información actualizada sobre películas y series, implementando una estrategia de caché bajo demanda que minimiza las llamadas a servicios externos y optimiza el rendimiento del sistema. El despliegue se realiza de forma contenerizada mediante Docker y Docker Compose, y el proyecto dispone de un pipeline de integración continua implementado con GitHub Actions.</w:t>
      </w:r>
    </w:p>
    <w:p>
      <w:pPr>
        <w:pStyle w:val="Normal"/>
      </w:pPr>
      <w:r>
        <w:t xml:space="preserve">El resultado es un prototipo funcional de una red social cinematográfica que demuestra la viabilidad técnica de integrar funcionalidades sociales, valoraciones, sincronización con fuentes externas de datos y comunicación en tiempo real en un stack tecnológico moderno y bien estructurado.</w:t>
      </w:r>
    </w:p>
    <w:p w14:paraId="3E5135FC" w14:textId="2E02E054" w:rsidR="00114A1E" w:rsidRPr="007B1868" w:rsidRDefault="00114A1E" w:rsidP="00114A1E">
      <w:pPr>
        <w:pStyle w:val="Ttuloprevio"/>
      </w:pPr>
      <w:bookmarkStart w:id="1" w:name="_Toc222830780"/>
      <w:r w:rsidRPr="007B1868">
        <w:lastRenderedPageBreak/>
        <w:t>Extended abstract</w:t>
      </w:r>
      <w:bookmarkEnd w:id="1"/>
    </w:p>
    <w:p w14:paraId="4C90D984" w14:textId="3D547F6C" w:rsidR="00114A1E" w:rsidRPr="007B1868" w:rsidRDefault="00114A1E" w:rsidP="00114A1E">
      <w:pPr>
        <w:pStyle w:val="Comentario"/>
      </w:pPr>
      <w:r w:rsidRPr="007B1868">
        <w:t>Resumen extendido en inglés (2000 palabras)</w:t>
      </w:r>
      <w:r w:rsidR="00F4299F" w:rsidRPr="007B1868">
        <w:t>. En el abstract conviene replicar de algún modo la estructura de la memoria en sí: (i) introducción, (ii) estado del arte, (iii) objetivos y metodología, (iv) diseño y resolución del trabajo, (v) conclusiones y trabajo futuro. El contenido del abstract tiene que abarcar todos esos conceptos en ese orden.</w:t>
      </w:r>
    </w:p>
    <w:p>
      <w:pPr>
        <w:pStyle w:val="Normal"/>
      </w:pPr>
      <w:r>
        <w:rPr>
          <w:b/>
        </w:rPr>
        <w:t xml:space="preserve">Context and Motivation</w:t>
      </w:r>
    </w:p>
    <w:p>
      <w:pPr>
        <w:pStyle w:val="Normal"/>
      </w:pPr>
      <w:r>
        <w:t xml:space="preserve">The consumption of audiovisual content has grown exponentially in recent years, driven by the proliferation of streaming platforms and the widespread availability of high-speed internet access. In this context, tools dedicated to cataloguing and rating films and television series — such as Letterboxd, IMDb, or Serializd — have become indispensable companions for enthusiasts who wish to keep track of their viewing history, share opinions with other users, and discover new content within a community. However, these platforms present significant limitations that fragment the user experience: most specialise in a single content type (either films or series, but not both simultaneously), lack advanced social features, or do not provide a unified space in which a user can manage ratings, reviews, and personal lists together. This situation creates a suboptimal experience for those who consume both cinema and television and desire a single, integral platform to centralise their entire audiovisual activity.</w:t>
      </w:r>
    </w:p>
    <w:p>
      <w:pPr>
        <w:pStyle w:val="Normal"/>
      </w:pPr>
      <w:r>
        <w:t xml:space="preserve">MovieMate was conceived to address these shortcomings. It is a full-stack social web application that combines the content cataloguing capabilities of IMDb, the personal diary and community features of Letterboxd, and the series tracking functionality of Serializd into a single, coherent system. The platform allows users to rate and review both films and television series, organise content into custom lists, follow other users and track their activity, receive real-time notifications, and obtain personalised content recommendations based on their viewing history.</w:t>
      </w:r>
    </w:p>
    <w:p>
      <w:pPr>
        <w:pStyle w:val="Normal"/>
      </w:pPr>
      <w:r>
        <w:rPr>
          <w:b/>
        </w:rPr>
        <w:t xml:space="preserve">Objectives</w:t>
      </w:r>
    </w:p>
    <w:p>
      <w:pPr>
        <w:pStyle w:val="Normal"/>
      </w:pPr>
      <w:r>
        <w:t xml:space="preserve">The primary objective of this Bachelor's thesis is the design and development of a responsive, full-stack web application for the consultation, management, and rating of films and television series. This overarching goal is decomposed into the following specific sub-objectives: to identify the most appropriate technologies and tools for the undertaking; to determine the main features and shortcomings of existing solutions in the domain; to develop an application that addresses those shortcomings while satisfying the principal quality standards of modern software engineering; to deploy the application in a production-like environment; and to document the work carried out thoroughly. It is important to note that the project aims to deliver a functional first prototype and does not intend to address content distribution or streaming. External data are sourced from The Movie Database (TMDB) API to populate the system with real film and series metadata.</w:t>
      </w:r>
    </w:p>
    <w:p>
      <w:pPr>
        <w:pStyle w:val="Normal"/>
      </w:pPr>
      <w:r>
        <w:rPr>
          <w:b/>
        </w:rPr>
        <w:t xml:space="preserve">Methodology</w:t>
      </w:r>
    </w:p>
    <w:p>
      <w:pPr>
        <w:pStyle w:val="Normal"/>
      </w:pPr>
      <w:r>
        <w:t xml:space="preserve">The project followed an iterative and incremental development methodology organised into five sequential phases. The first phase consisted of a preliminary analysis of existing platforms and an evaluation of candidate technologies for both the server-side and client-side layers. The second phase covered system analysis and design: establishing functional and non-functional requirements, designing the relational data model, specifying the REST API contracts, and producing interface mockups. The third phase comprised the implementation of both the back-end and the front-end components. The fourth phase was devoted to verification and validation through automated unit testing and a comprehensive smoke-test script covering all API endpoints. The fifth and final phase addressed the documentation of the system and the preparation of this report.</w:t>
      </w:r>
    </w:p>
    <w:p>
      <w:pPr>
        <w:pStyle w:val="Normal"/>
      </w:pPr>
      <w:r>
        <w:t xml:space="preserve">Throughout development, Git was used for version control following a two-branch strategy: all active development took place on a dedicated develop branch, and merges into main were only performed once the automated CI/CD pipeline had completed all verification steps successfully. This approach ensured that the main branch always represented a stable, deployable version of the application.</w:t>
      </w:r>
    </w:p>
    <w:p>
      <w:pPr>
        <w:pStyle w:val="Normal"/>
      </w:pPr>
      <w:r>
        <w:rPr>
          <w:b/>
        </w:rPr>
        <w:t xml:space="preserve">Back-End Architecture and Implementation</w:t>
      </w:r>
    </w:p>
    <w:p>
      <w:pPr>
        <w:pStyle w:val="Normal"/>
      </w:pPr>
      <w:r>
        <w:t xml:space="preserve">The server-side component of MovieMate was implemented using Spring Boot 3.3.4 on Java 21, with PostgreSQL 16 as the relational database management system. The architecture follows a classic layered pattern divided into four tiers: the presentation layer (REST controllers), the business logic layer (services), the persistence layer (Spring Data JPA repositories), and the security layer.</w:t>
      </w:r>
    </w:p>
    <w:p>
      <w:pPr>
        <w:pStyle w:val="Normal"/>
      </w:pPr>
      <w:r>
        <w:t xml:space="preserve">Security is handled by Spring Security in a stateless configuration. Authentication is based on JSON Web Tokens (JWT): upon successful login, the server issues a signed token with a 24-hour expiry that the client includes in the Authorization header of every subsequent request. Passwords are stored using BCrypt hashing. Access control distinguishes between unauthenticated users, regular authenticated users, and administrators, with each endpoint protected accordingly.</w:t>
      </w:r>
    </w:p>
    <w:p>
      <w:pPr>
        <w:pStyle w:val="Normal"/>
      </w:pPr>
      <w:r>
        <w:t xml:space="preserve">Content metadata — film and series information, cast, genres, and ratings — is sourced from The Movie Database API. Rather than pre-loading the entire TMDB catalogue, MovieMate adopts a lazy synchronisation strategy: content is fetched from TMDB on demand the first time a user interacts with a title and cached in the local database. A TTL-based refresh mechanism ensures that frequently accessed or recently added titles remain up to date, while less popular content is refreshed on a longer schedule. This approach significantly reduces dependency on the external API and improves response times for repeated requests.</w:t>
      </w:r>
    </w:p>
    <w:p>
      <w:pPr>
        <w:pStyle w:val="Normal"/>
      </w:pPr>
      <w:r>
        <w:t xml:space="preserve">The data model encompasses fifteen entities: User, Content, Rating, List, ListContent, ListComment, Follower, FollowRequest, Notification, Activity, Comment, ReviewLike, UserStats, UserBadge, and EpisodeWatch. The REST API exposes over seventy endpoints grouped into twelve controllers — authentication, users, content, ratings, lists, comments, followers, notifications, activity, TMDB, admin, and episode tracking — all documented via Swagger/OpenAPI.</w:t>
      </w:r>
    </w:p>
    <w:p>
      <w:pPr>
        <w:pStyle w:val="Normal"/>
      </w:pPr>
      <w:r>
        <w:t xml:space="preserve">Real-time notifications are delivered over WebSocket using the STOMP messaging protocol over SockJS. The server authenticates WebSocket connections by inspecting the JWT token included in the STOMP CONNECT frame through a custom WebSocketAuthInterceptor. When an event occurs — a new follower, a like on a review, or a comment on a list — the server pushes a notification to the corresponding user's private channel, which the client receives and renders without polling.</w:t>
      </w:r>
    </w:p>
    <w:p>
      <w:pPr>
        <w:pStyle w:val="Normal"/>
      </w:pPr>
      <w:r>
        <w:t xml:space="preserve">Additional back-end features include a gamification subsystem with ten badge types awarded automatically based on user activity milestones, a personalised recommendation engine that derives the user's top genre from their rating history and queries TMDB's discovery endpoint for highly rated titles in that genre, an episode-level tracking system for television series, a content reporting and moderation system managed through the admin panel, and a DataSeeder component that populates a fresh deployment with a realistic set of test users, content, ratings, and social connections.</w:t>
      </w:r>
    </w:p>
    <w:p>
      <w:pPr>
        <w:pStyle w:val="Normal"/>
      </w:pPr>
      <w:r>
        <w:rPr>
          <w:b/>
        </w:rPr>
        <w:t xml:space="preserve">Front-End Architecture and Implementation</w:t>
      </w:r>
    </w:p>
    <w:p>
      <w:pPr>
        <w:pStyle w:val="Normal"/>
      </w:pPr>
      <w:r>
        <w:t xml:space="preserve">The client-side application was developed as a Single Page Application (SPA) using React 19 and TypeScript, bundled with Vite 7. The code is organised following a feature-based directory structure in which each functional module — lists, profile, discover, notifications, and others — groups its own pages, components, hooks, and API access logic, minimising coupling between modules.</w:t>
      </w:r>
    </w:p>
    <w:p>
      <w:pPr>
        <w:pStyle w:val="Normal"/>
      </w:pPr>
      <w:r>
        <w:t xml:space="preserve">Global synchronous state — primarily the authenticated user's session data and JWT token — is managed with Zustand. Server-derived asynchronous state is managed with TanStack Query v5, which handles the full lifecycle of HTTP requests: caching results under a structured key hierarchy, automatically revalidating stale data, and performing selective cache invalidation after mutations. All HTTP communication is channelled through a global Axios instance configured with a request interceptor that attaches the JWT Authorization header to every authenticated request.</w:t>
      </w:r>
    </w:p>
    <w:p>
      <w:pPr>
        <w:pStyle w:val="Normal"/>
      </w:pPr>
      <w:r>
        <w:t xml:space="preserve">Navigation is handled by React Router v6 with a centralised route declaration in App.tsx. Routes are divided into public routes accessible without authentication and protected routes guarded by a PrivateRoute component that redirects unauthenticated visitors to the login screen.</w:t>
      </w:r>
    </w:p>
    <w:p>
      <w:pPr>
        <w:pStyle w:val="Normal"/>
      </w:pPr>
      <w:r>
        <w:t xml:space="preserve">The application comprises the following main pages. The home page presents trending content sourced from TMDB, a personalised recommendations carousel labelled "For You", and a section of suggested users to follow. The discovery page provides a debounced search bar that queries both films and series simultaneously, interleaving results by relevance. The content detail page — the most complex view — displays the backdrop image, poster, metadata, a five-star rating widget that supports both creation and in-place editing of existing ratings, a dialogue for adding the title to any personal list, the cast gallery, and for television series an episode tracking accordion. The profile page is organised into four tabs: activity timeline, lists, advanced statistics including rating distribution by score value and top genres, and earned badges. The lists pages allow users to create, edit, and delete custom lists, browse their contents, and leave public comments. The activity page displays a chronological feed of actions performed by followed users. Real-time notifications are reflected immediately in the navigation badge through the WebSocket connection established by the root layout component.</w:t>
      </w:r>
    </w:p>
    <w:p>
      <w:pPr>
        <w:pStyle w:val="Normal"/>
      </w:pPr>
      <w:r>
        <w:t xml:space="preserve">The visual identity follows a dark theme defined through Tailwind CSS 4 custom tokens: a deep navy-to-charcoal background scale, a golden accent colour (#e8c97a) used for all interactive elements, and a dual typography system pairing Playfair Display for titles with DM Sans for body text. Accessible components from Radix UI and Shadcn/ui ensure compatibility with assistive technologies. The interface is fully responsive: a fixed bottom navigation bar replaces the sidebar on mobile viewports, and all content grids adapt fluidly to any screen size.</w:t>
      </w:r>
    </w:p>
    <w:p>
      <w:pPr>
        <w:pStyle w:val="Normal"/>
      </w:pPr>
      <w:r>
        <w:rPr>
          <w:b/>
        </w:rPr>
        <w:t xml:space="preserve">Testing and Deployment</w:t>
      </w:r>
    </w:p>
    <w:p>
      <w:pPr>
        <w:pStyle w:val="Normal"/>
      </w:pPr>
      <w:r>
        <w:t xml:space="preserve">The quality of the server-side code is validated by a suite of 205 automated unit tests written with JUnit 5 and Mockito, organised into seventeen test classes that collectively cover all service layer components. Tests follow the Arrange-Act-Assert pattern and make extensive use of mock objects to isolate the unit under test from its dependencies. A complementary shell-based smoke-test script exercises all API endpoints in an integrated fashion against a running instance of the application.</w:t>
      </w:r>
    </w:p>
    <w:p>
      <w:pPr>
        <w:pStyle w:val="Normal"/>
      </w:pPr>
      <w:r>
        <w:t xml:space="preserve">The back-end is packaged using a multi-stage Docker build: the first stage compiles the project with Maven on a Java 21 image and produces the executable JAR; the second stage copies the JAR into a minimal Eclipse Temurin JRE 21 runtime image, reducing the final image size and eliminating build-time dependencies. The full system is orchestrated with Docker Compose, which brings up the back-end and the PostgreSQL 16 database with a single command. Continuous integration is implemented via GitHub Actions, triggering on every push to the develop branch and on pull requests targeting main; it executes the full test suite, builds the Maven artefact, and verifies code style with Checkstyle. A successful merge to main additionally triggers the Docker image build job. Kubernetes manifests have been defined for a production-grade deployment, encompassing a dedicated namespace, ConfigMaps and Secrets for configuration and credentials, PersistentVolumeClaims for database storage, Deployments with liveness and readiness probes, and ClusterIP/NodePort services. Local validation of the Kubernetes configuration is supported through Minikube, enabling deployment to a single-node cluster on the developer's machine without cloud infrastructure.</w:t>
      </w:r>
    </w:p>
    <w:p>
      <w:pPr>
        <w:pStyle w:val="Normal"/>
      </w:pPr>
      <w:r>
        <w:rPr>
          <w:b/>
        </w:rPr>
        <w:t xml:space="preserve">Results and Conclusions</w:t>
      </w:r>
    </w:p>
    <w:p>
      <w:pPr>
        <w:pStyle w:val="Normal"/>
      </w:pPr>
      <w:r>
        <w:t xml:space="preserve">MovieMate delivers a fully functional social platform for audiovisual content management that meets all the objectives established at the outset of the project. The application successfully integrates content discovery, personal cataloguing, social interaction, real-time communication, and personalised recommendations in a single, coherent system accessible from any device. From a technical standpoint, the project demonstrates the practical application of a broad set of modern web development technologies and patterns: RESTful API design, stateless JWT-based security, on-demand external API synchronisation, reactive client-side state management, WebSocket-based real-time communication, containerised deployment, and automated CI/CD pipelines. The layered back-end architecture and the feature-based front-end organisation proved effective choices at this scale, promoting maintainability and separation of concerns throughout the development lifecycle.</w:t>
      </w:r>
    </w:p>
    <w:p>
      <w:pPr>
        <w:pStyle w:val="Normal"/>
      </w:pPr>
      <w:r>
        <w:t xml:space="preserve">Several avenues for future work have been identified. The recommendation engine could be enhanced with collaborative filtering algorithms or machine learning techniques to provide more accurate and personalised suggestions. A native mobile application for iOS and Android — leveraging React Native to reuse existing client logic — would significantly broaden the platform's reach. Integration with streaming service availability APIs would allow users to see, in real time, on which subscribed platforms a given title can be watched. Finally, at scale, a migration towards a microservices architecture would enable independent horizontal scaling of high-demand components such as the notification service and the TMDB synchronisation pipeline.</w:t>
      </w:r>
    </w:p>
    <w:p w14:paraId="6BF5760A" w14:textId="77777777" w:rsidR="003D4D41" w:rsidRPr="007B1868" w:rsidRDefault="003D4D41" w:rsidP="00336390">
      <w:pPr>
        <w:pStyle w:val="Ttulo1"/>
      </w:pPr>
      <w:bookmarkStart w:id="2" w:name="_Toc222830781"/>
      <w:r w:rsidRPr="007B1868">
        <w:lastRenderedPageBreak/>
        <w:t>Introducción</w:t>
      </w:r>
      <w:bookmarkEnd w:id="2"/>
    </w:p>
    <w:p>
      <w:pPr>
        <w:pStyle w:val="Normal"/>
      </w:pPr>
      <w:r>
        <w:t xml:space="preserve">El consumo de contenido audiovisual ha experimentado un crecimiento exponencial en los últimos años, impulsado por la proliferación de plataformas de streaming y por la democratización del acceso a internet de alta velocidad. En este contexto, herramientas de gestión y valoración de contenido como Letterboxd [1], IMDb [2] o Serializd [3] han ganado popularidad como complementos indispensables para los aficionados al cine y las series, permitiéndoles llevar un registro de sus visionados, compartir opiniones y descubrir nuevo contenido en comunidad.</w:t>
      </w:r>
    </w:p>
    <w:p>
      <w:pPr>
        <w:pStyle w:val="Normal"/>
      </w:pPr>
      <w:r>
        <w:t xml:space="preserve">Sin embargo, estas plataformas presentan limitaciones que fragmentan la experiencia del usuario. La mayoría se especializan en un único tipo de contenido (películas o series, pero no ambos), carecen de funcionalidades sociales avanzadas o no permiten la gestión unificada de listas y valoraciones en un único espacio. Esta situación genera una experiencia subóptima para quienes consumen tanto cine como televisión y desean una plataforma integral que centralice su actividad audiovisual.</w:t>
      </w:r>
    </w:p>
    <w:p>
      <w:pPr>
        <w:pStyle w:val="Normal"/>
      </w:pPr>
      <w:r>
        <w:t xml:space="preserve">Ante esta situación, el presente Trabajo de Fin de Grado propone el diseño y desarrollo de MovieMate, una plataforma social para la gestión y valoración de películas y series que integra, en un único sistema, las funcionalidades más demandadas de las herramientas existentes. MovieMate permite a sus usuarios llevar un registro completo de su historial de visionado, emitir valoraciones y reseñas, organizar su contenido en listas personalizadas y seguir la actividad de otros usuarios, conformando una red social temática centrada en el contenido audiovisual.</w:t>
      </w:r>
    </w:p>
    <w:p>
      <w:pPr>
        <w:pStyle w:val="Normal"/>
      </w:pPr>
      <w:r>
        <w:t xml:space="preserve">Desde el punto de vista técnico, el proyecto constituye una oportunidad para aplicar de forma integrada conocimientos adquiridos a lo largo del grado en áreas como el desarrollo de aplicaciones web full-stack, el diseño de bases de datos relacionales, la seguridad en aplicaciones mediante autenticación basada en tokens, la integración de servicios externos mediante APIs REST y el despliegue de sistemas contenerizados en entornos de producción.</w:t>
      </w:r>
    </w:p>
    <w:p>
      <w:pPr>
        <w:pStyle w:val="Normal"/>
      </w:pPr>
      <w:r>
        <w:t xml:space="preserve">El resto del documento se organiza de la siguiente manera. El Capítulo 2 analiza el estado del arte, estudiando las plataformas existentes de referencia y las tecnologías empleadas en el desarrollo. El Capítulo 3 describe los objetivos del proyecto y la metodología de trabajo seguida. El Capítulo 4 aborda el diseño y la implementación del sistema, incluyendo el modelo de datos, la arquitectura del back-end y del front-end, las pruebas realizadas y el proceso de despliegue. Finalmente, el Capítulo 5 recoge las conclusiones del trabajo y las líneas de trabajo futuro identificadas.</w:t>
      </w:r>
    </w:p>
    <w:p w14:paraId="42BE5CB6" w14:textId="77777777" w:rsidR="00043C37" w:rsidRPr="007B1868" w:rsidRDefault="00043C37" w:rsidP="00043C37">
      <w:pPr>
        <w:pStyle w:val="Comentario"/>
      </w:pPr>
      <w:r w:rsidRPr="007B1868">
        <w:t xml:space="preserve">Esto se escribe lo último, junto con el resumen y el abstract. Se establece el contexto en el que se sitúa el proyecto introduciendo claramente la problemática e indicando el objetivo general del proyecto (como consecuencia de esos problemas que se quieren resolver). </w:t>
      </w:r>
      <w:r w:rsidR="00E41B3C" w:rsidRPr="007B1868">
        <w:t xml:space="preserve">Suele venir acompañado de numerosas referencias bibliográficas relevantes sobre los distintos conceptos tratados. </w:t>
      </w:r>
      <w:r w:rsidRPr="007B1868">
        <w:t>En el último párrafo de la introducción hay que indicar la estructura/organización del resto del documento (un párrafo indicando brevemente en qué secciones se ha dividido el documento y el contenido de cada sección).</w:t>
      </w:r>
    </w:p>
    <w:p w14:paraId="1BF78E5B" w14:textId="77777777" w:rsidR="003D4D41" w:rsidRPr="007B1868" w:rsidRDefault="00966FBA" w:rsidP="003D4D41">
      <w:pPr>
        <w:pStyle w:val="Ttulo1"/>
      </w:pPr>
      <w:bookmarkStart w:id="3" w:name="_Toc222830782"/>
      <w:r w:rsidRPr="007B1868">
        <w:lastRenderedPageBreak/>
        <w:t>Estado del arte</w:t>
      </w:r>
      <w:bookmarkEnd w:id="3"/>
    </w:p>
    <w:p w14:paraId="5FA64DD5" w14:textId="2CA140F3" w:rsidR="005669E2" w:rsidRPr="005669E2" w:rsidRDefault="005669E2" w:rsidP="005669E2">
      <w:r w:rsidRPr="005669E2">
        <w:t xml:space="preserve">En este capítulo se analizará el contexto previo al desarrollo de </w:t>
      </w:r>
      <w:r w:rsidRPr="00916C01">
        <w:rPr>
          <w:b/>
          <w:bCs/>
          <w:rPrChange w:id="4" w:author="FRANCISCO GARCIA SANCHEZ" w:date="2026-02-09T10:18:00Z" w16du:dateUtc="2026-02-09T09:18:00Z">
            <w:rPr/>
          </w:rPrChange>
        </w:rPr>
        <w:t>MovieMate</w:t>
      </w:r>
      <w:r>
        <w:t xml:space="preserve">, </w:t>
      </w:r>
      <w:r w:rsidRPr="005669E2">
        <w:t>detallando las aplicaciones y soluciones existentes para la organización, consulta y valoración de películas y series</w:t>
      </w:r>
      <w:r>
        <w:t>.</w:t>
      </w:r>
      <w:r w:rsidRPr="005669E2">
        <w:t xml:space="preserve"> Además, se describirán las tecnologías que se ha decidido emplear para la realización del proyecto.</w:t>
      </w:r>
    </w:p>
    <w:p w14:paraId="0B1D8DBE" w14:textId="225139B3" w:rsidR="003D4D41" w:rsidRPr="007B1868" w:rsidRDefault="0030555F" w:rsidP="003D4D41">
      <w:pPr>
        <w:pStyle w:val="Ttulo2"/>
      </w:pPr>
      <w:bookmarkStart w:id="5" w:name="_Toc222830783"/>
      <w:r w:rsidRPr="007B1868">
        <w:t>Análisis de la situación de partida</w:t>
      </w:r>
      <w:bookmarkEnd w:id="5"/>
    </w:p>
    <w:p w14:paraId="4DFF9FA2" w14:textId="3364B03C" w:rsidR="006E2B82" w:rsidRPr="006E2B82" w:rsidRDefault="006E2B82" w:rsidP="006E2B82">
      <w:r w:rsidRPr="006E2B82">
        <w:t>Actualmente, existen numerosas aplicaciones y plataformas web destinadas a la consulta, organización y valoración de películas y series. La digitalización del consumo audiovisual y el auge de los servicios de </w:t>
      </w:r>
      <w:r w:rsidRPr="006E2B82">
        <w:rPr>
          <w:i/>
          <w:iCs/>
        </w:rPr>
        <w:t>streaming</w:t>
      </w:r>
      <w:r w:rsidRPr="006E2B82">
        <w:t xml:space="preserve"> han impulsado la demanda de herramientas que permitan a los usuarios gestionar sus listas personales, descubrir nuevo contenido y compartir sus opiniones </w:t>
      </w:r>
      <w:r w:rsidR="00B85D05">
        <w:fldChar w:fldCharType="begin"/>
      </w:r>
      <w:r w:rsidR="00B85D05">
        <w:instrText xml:space="preserve"> REF _Ref213707480 \n \h </w:instrText>
      </w:r>
      <w:r w:rsidR="00B85D05">
        <w:fldChar w:fldCharType="separate"/>
      </w:r>
      <w:r w:rsidR="00B85D05">
        <w:t>[1]</w:t>
      </w:r>
      <w:r w:rsidR="00B85D05">
        <w:fldChar w:fldCharType="end"/>
      </w:r>
      <w:r w:rsidRPr="006E2B82">
        <w:t>.</w:t>
      </w:r>
    </w:p>
    <w:p w14:paraId="629BFB37" w14:textId="0F208098" w:rsidR="006E2B82" w:rsidRPr="006E2B82" w:rsidRDefault="006E2B82" w:rsidP="006E2B82">
      <w:r w:rsidRPr="006E2B82">
        <w:t>Para este análisis, se han seleccionado tres aplicaciones representativas</w:t>
      </w:r>
      <w:del w:id="6" w:author="FRANCISCO GARCIA SANCHEZ" w:date="2026-02-09T10:22:00Z" w16du:dateUtc="2026-02-09T09:22:00Z">
        <w:r w:rsidRPr="006E2B82" w:rsidDel="005B41DD">
          <w:delText>: </w:delText>
        </w:r>
      </w:del>
      <w:ins w:id="7" w:author="FRANCISCO GARCIA SANCHEZ" w:date="2026-02-09T10:22:00Z" w16du:dateUtc="2026-02-09T09:22:00Z">
        <w:r w:rsidR="005B41DD" w:rsidRPr="006E2B82">
          <w:t>:</w:t>
        </w:r>
        <w:r w:rsidR="005B41DD">
          <w:t xml:space="preserve"> </w:t>
        </w:r>
      </w:ins>
      <w:r w:rsidRPr="006E2B82">
        <w:rPr>
          <w:b/>
          <w:bCs/>
        </w:rPr>
        <w:t>Letterboxd</w:t>
      </w:r>
      <w:del w:id="8" w:author="FRANCISCO GARCIA SANCHEZ" w:date="2026-02-09T10:23:00Z" w16du:dateUtc="2026-02-09T09:23:00Z">
        <w:r w:rsidRPr="006E2B82" w:rsidDel="005B41DD">
          <w:delText>, </w:delText>
        </w:r>
      </w:del>
      <w:ins w:id="9" w:author="FRANCISCO GARCIA SANCHEZ" w:date="2026-02-09T10:23:00Z" w16du:dateUtc="2026-02-09T09:23:00Z">
        <w:r w:rsidR="005B41DD" w:rsidRPr="006E2B82">
          <w:t>,</w:t>
        </w:r>
        <w:r w:rsidR="005B41DD">
          <w:t xml:space="preserve"> </w:t>
        </w:r>
      </w:ins>
      <w:del w:id="10" w:author="FRANCISCO GARCIA SANCHEZ" w:date="2026-02-09T10:23:00Z" w16du:dateUtc="2026-02-09T09:23:00Z">
        <w:r w:rsidRPr="006E2B82" w:rsidDel="005B41DD">
          <w:rPr>
            <w:b/>
            <w:bCs/>
          </w:rPr>
          <w:delText>IMDb</w:delText>
        </w:r>
        <w:r w:rsidRPr="006E2B82" w:rsidDel="005B41DD">
          <w:delText> </w:delText>
        </w:r>
      </w:del>
      <w:ins w:id="11" w:author="FRANCISCO GARCIA SANCHEZ" w:date="2026-02-09T10:23:00Z" w16du:dateUtc="2026-02-09T09:23:00Z">
        <w:r w:rsidR="005B41DD" w:rsidRPr="006E2B82">
          <w:rPr>
            <w:b/>
            <w:bCs/>
          </w:rPr>
          <w:t>IMDb</w:t>
        </w:r>
        <w:r w:rsidR="005B41DD">
          <w:t xml:space="preserve"> </w:t>
        </w:r>
      </w:ins>
      <w:del w:id="12" w:author="FRANCISCO GARCIA SANCHEZ" w:date="2026-02-09T10:23:00Z" w16du:dateUtc="2026-02-09T09:23:00Z">
        <w:r w:rsidRPr="006E2B82" w:rsidDel="005B41DD">
          <w:delText>y </w:delText>
        </w:r>
      </w:del>
      <w:ins w:id="13" w:author="FRANCISCO GARCIA SANCHEZ" w:date="2026-02-09T10:23:00Z" w16du:dateUtc="2026-02-09T09:23:00Z">
        <w:r w:rsidR="005B41DD" w:rsidRPr="006E2B82">
          <w:t>y</w:t>
        </w:r>
        <w:r w:rsidR="005B41DD">
          <w:t xml:space="preserve"> </w:t>
        </w:r>
      </w:ins>
      <w:r w:rsidRPr="006E2B82">
        <w:rPr>
          <w:b/>
          <w:bCs/>
        </w:rPr>
        <w:t>Serializd</w:t>
      </w:r>
      <w:r w:rsidRPr="006E2B82">
        <w:t xml:space="preserve">. La elección de estas plataformas se ha basado en su relevancia y popularidad en el sector, confirmada por su presencia destacada en rankings de aplicaciones y artículos especializados </w:t>
      </w:r>
      <w:r w:rsidR="00B85D05">
        <w:fldChar w:fldCharType="begin"/>
      </w:r>
      <w:r w:rsidR="00B85D05">
        <w:instrText xml:space="preserve"> REF _Ref213707552 \n \h </w:instrText>
      </w:r>
      <w:r w:rsidR="00B85D05">
        <w:fldChar w:fldCharType="separate"/>
      </w:r>
      <w:r w:rsidR="00B85D05">
        <w:t>[2]</w:t>
      </w:r>
      <w:r w:rsidR="00B85D05">
        <w:fldChar w:fldCharType="end"/>
      </w:r>
      <w:r w:rsidR="00B85D05">
        <w:t xml:space="preserve">, </w:t>
      </w:r>
      <w:r w:rsidR="00B85D05">
        <w:fldChar w:fldCharType="begin"/>
      </w:r>
      <w:r w:rsidR="00B85D05">
        <w:instrText xml:space="preserve"> REF _Ref213707581 \n \h </w:instrText>
      </w:r>
      <w:r w:rsidR="00B85D05">
        <w:fldChar w:fldCharType="separate"/>
      </w:r>
      <w:r w:rsidR="00B85D05">
        <w:t>[3]</w:t>
      </w:r>
      <w:r w:rsidR="00B85D05">
        <w:fldChar w:fldCharType="end"/>
      </w:r>
      <w:r w:rsidRPr="006E2B82">
        <w:t>. Además, se ha buscado una diversidad de enfoques: Letterboxd se centra en el aspecto social y la crítica comunitaria, IMDb actúa como una base de datos global con un componente social secundario, y Serializd se especializa específicamente en el seguimiento de series de televisión, lo que permite obtener una visión amplia de las opciones disponibles para los usuarios.</w:t>
      </w:r>
    </w:p>
    <w:p w14:paraId="1BD615BB" w14:textId="77777777" w:rsidR="006E2B82" w:rsidRPr="006E2B82" w:rsidRDefault="006E2B82" w:rsidP="006E2B82">
      <w:r w:rsidRPr="006E2B82">
        <w:t>En la evaluación, se han considerado las siguientes características clave, justificadas por ser los pilares fundamentales del objetivo de MovieMate:</w:t>
      </w:r>
    </w:p>
    <w:p w14:paraId="7F0C6CFD" w14:textId="77777777" w:rsidR="006E2B82" w:rsidRPr="006E2B82" w:rsidRDefault="006E2B82" w:rsidP="006E2B82">
      <w:pPr>
        <w:numPr>
          <w:ilvl w:val="0"/>
          <w:numId w:val="11"/>
        </w:numPr>
      </w:pPr>
      <w:r w:rsidRPr="006E2B82">
        <w:rPr>
          <w:b/>
          <w:bCs/>
        </w:rPr>
        <w:t>Gestión de listas personales:</w:t>
      </w:r>
      <w:r w:rsidRPr="006E2B82">
        <w:t> Capacidad para crear, editar y organizar listas personalizadas de películas y series (p. ej., "Favoritas", "Por ver").</w:t>
      </w:r>
    </w:p>
    <w:p w14:paraId="1ABE1FBF" w14:textId="77777777" w:rsidR="006E2B82" w:rsidRPr="006E2B82" w:rsidRDefault="006E2B82" w:rsidP="006E2B82">
      <w:pPr>
        <w:numPr>
          <w:ilvl w:val="0"/>
          <w:numId w:val="11"/>
        </w:numPr>
      </w:pPr>
      <w:r w:rsidRPr="006E2B82">
        <w:rPr>
          <w:b/>
          <w:bCs/>
        </w:rPr>
        <w:t>Sistema de valoración y diario:</w:t>
      </w:r>
      <w:r w:rsidRPr="006E2B82">
        <w:t> Funcionalidades para puntuar contenido y registrar la fecha de visualización (diario personal).</w:t>
      </w:r>
    </w:p>
    <w:p w14:paraId="0AD4A35A" w14:textId="77777777" w:rsidR="006E2B82" w:rsidRPr="006E2B82" w:rsidRDefault="006E2B82" w:rsidP="006E2B82">
      <w:pPr>
        <w:numPr>
          <w:ilvl w:val="0"/>
          <w:numId w:val="11"/>
        </w:numPr>
      </w:pPr>
      <w:r w:rsidRPr="006E2B82">
        <w:rPr>
          <w:b/>
          <w:bCs/>
        </w:rPr>
        <w:t>Enfoque de red social:</w:t>
      </w:r>
      <w:r w:rsidRPr="006E2B82">
        <w:t> Capacidad para seguir a otros usuarios, comentar sus actividades y descubrir contenido a través de su actividad.</w:t>
      </w:r>
    </w:p>
    <w:p w14:paraId="1A8B79AE" w14:textId="77777777" w:rsidR="006E2B82" w:rsidRPr="006E2B82" w:rsidRDefault="006E2B82" w:rsidP="006E2B82">
      <w:pPr>
        <w:numPr>
          <w:ilvl w:val="0"/>
          <w:numId w:val="11"/>
        </w:numPr>
      </w:pPr>
      <w:r w:rsidRPr="006E2B82">
        <w:rPr>
          <w:b/>
          <w:bCs/>
        </w:rPr>
        <w:t>Experiencia de usuario y diseño:</w:t>
      </w:r>
      <w:r w:rsidRPr="006E2B82">
        <w:t> Facilidad de uso, diseño visual, claridad en la presentación de la información y adaptabilidad a diferentes dispositivos (diseño </w:t>
      </w:r>
      <w:r w:rsidRPr="006E2B82">
        <w:rPr>
          <w:i/>
          <w:iCs/>
        </w:rPr>
        <w:t>responsive</w:t>
      </w:r>
      <w:r w:rsidRPr="006E2B82">
        <w:t>).</w:t>
      </w:r>
    </w:p>
    <w:p w14:paraId="73C7D4B6" w14:textId="3B6D44B3" w:rsidR="006E2B82" w:rsidRDefault="006E2B82" w:rsidP="006E2B82">
      <w:r w:rsidRPr="006E2B82">
        <w:rPr>
          <w:b/>
          <w:bCs/>
        </w:rPr>
        <w:t xml:space="preserve">Letterboxd </w:t>
      </w:r>
      <w:r w:rsidR="00B85D05">
        <w:rPr>
          <w:b/>
          <w:bCs/>
        </w:rPr>
        <w:fldChar w:fldCharType="begin"/>
      </w:r>
      <w:r w:rsidR="00B85D05">
        <w:rPr>
          <w:b/>
          <w:bCs/>
        </w:rPr>
        <w:instrText xml:space="preserve"> REF _Ref213707594 \n \h </w:instrText>
      </w:r>
      <w:r w:rsidR="00B85D05">
        <w:rPr>
          <w:b/>
          <w:bCs/>
        </w:rPr>
      </w:r>
      <w:r w:rsidR="00B85D05">
        <w:rPr>
          <w:b/>
          <w:bCs/>
        </w:rPr>
        <w:fldChar w:fldCharType="separate"/>
      </w:r>
      <w:r w:rsidR="00B85D05">
        <w:rPr>
          <w:b/>
          <w:bCs/>
        </w:rPr>
        <w:t>[4]</w:t>
      </w:r>
      <w:r w:rsidR="00B85D05">
        <w:rPr>
          <w:b/>
          <w:bCs/>
        </w:rPr>
        <w:fldChar w:fldCharType="end"/>
      </w:r>
      <w:r w:rsidR="00B85D05" w:rsidRPr="00074B1F">
        <w:t xml:space="preserve"> </w:t>
      </w:r>
      <w:r w:rsidR="008F694E" w:rsidRPr="00074B1F">
        <w:t xml:space="preserve">(ver </w:t>
      </w:r>
      <w:r w:rsidR="008F694E">
        <w:fldChar w:fldCharType="begin"/>
      </w:r>
      <w:r w:rsidR="008F694E">
        <w:instrText xml:space="preserve"> REF _Ref213732242 \h </w:instrText>
      </w:r>
      <w:r w:rsidR="008F694E">
        <w:fldChar w:fldCharType="separate"/>
      </w:r>
      <w:r w:rsidR="008F694E">
        <w:t xml:space="preserve">Figura </w:t>
      </w:r>
      <w:r w:rsidR="008F694E">
        <w:rPr>
          <w:noProof/>
        </w:rPr>
        <w:t>1</w:t>
      </w:r>
      <w:r w:rsidR="008F694E">
        <w:fldChar w:fldCharType="end"/>
      </w:r>
      <w:r w:rsidR="008F694E" w:rsidRPr="00074B1F">
        <w:t xml:space="preserve">) </w:t>
      </w:r>
      <w:r w:rsidRPr="006E2B82">
        <w:t>es una red social centrada en el cine que permite a los usuarios registrar las películas que ven, crear listas personalizadas, escribir críticas y seguir la actividad de otros cinéfilos. Su interfaz es limpia y minimalista, priorizando el contenido generado por la comunidad. Su sistema de "diario" es una de sus características más valoradas, permitiendo un registro cronológico personal de las visualizaciones. Sin embargo, su punto débil más notable es la falta de un enfoque equivalente para las series de televisión, un vacío que otras aplicaciones intentan llenar.</w:t>
      </w:r>
    </w:p>
    <w:p w14:paraId="7103051E" w14:textId="77777777" w:rsidR="00082F70" w:rsidRDefault="00082F70" w:rsidP="006E2B82"/>
    <w:p w14:paraId="015EA6BC" w14:textId="77777777" w:rsidR="00E43083" w:rsidRDefault="00082F70" w:rsidP="00DA25F1">
      <w:pPr>
        <w:keepNext/>
        <w:jc w:val="center"/>
      </w:pPr>
      <w:r w:rsidRPr="00082F70">
        <w:rPr>
          <w:noProof/>
        </w:rPr>
        <w:lastRenderedPageBreak/>
        <w:drawing>
          <wp:inline distT="0" distB="0" distL="0" distR="0" wp14:anchorId="40F7DD14" wp14:editId="5638D37C">
            <wp:extent cx="4248000" cy="3690024"/>
            <wp:effectExtent l="0" t="0" r="635" b="5715"/>
            <wp:docPr id="742805793"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05793" name="Imagen 1" descr="Interfaz de usuario gráfica, Sitio web&#10;&#10;El contenido generado por IA puede ser incorrecto."/>
                    <pic:cNvPicPr/>
                  </pic:nvPicPr>
                  <pic:blipFill>
                    <a:blip r:embed="rId11"/>
                    <a:stretch>
                      <a:fillRect/>
                    </a:stretch>
                  </pic:blipFill>
                  <pic:spPr>
                    <a:xfrm>
                      <a:off x="0" y="0"/>
                      <a:ext cx="4248000" cy="3690024"/>
                    </a:xfrm>
                    <a:prstGeom prst="rect">
                      <a:avLst/>
                    </a:prstGeom>
                  </pic:spPr>
                </pic:pic>
              </a:graphicData>
            </a:graphic>
          </wp:inline>
        </w:drawing>
      </w:r>
    </w:p>
    <w:p w14:paraId="38B21A13" w14:textId="15EAEEEF" w:rsidR="00082F70" w:rsidRPr="006E2B82" w:rsidRDefault="00E43083" w:rsidP="00E43083">
      <w:pPr>
        <w:pStyle w:val="Descripcin"/>
        <w:jc w:val="center"/>
      </w:pPr>
      <w:bookmarkStart w:id="14" w:name="_Ref213732242"/>
      <w:bookmarkStart w:id="15" w:name="_Toc222660520"/>
      <w:r>
        <w:t xml:space="preserve">Figura </w:t>
      </w:r>
      <w:fldSimple w:instr=" SEQ Figura \* ARABIC ">
        <w:r w:rsidR="00B82F94">
          <w:rPr>
            <w:noProof/>
          </w:rPr>
          <w:t>1</w:t>
        </w:r>
      </w:fldSimple>
      <w:bookmarkEnd w:id="14"/>
      <w:r>
        <w:t>. Aplicación web Letterboxd</w:t>
      </w:r>
      <w:bookmarkEnd w:id="15"/>
    </w:p>
    <w:p w14:paraId="5438356A" w14:textId="2EB2231E" w:rsidR="006E2B82" w:rsidRDefault="006E2B82" w:rsidP="006E2B82">
      <w:r w:rsidRPr="006E2B82">
        <w:rPr>
          <w:b/>
          <w:bCs/>
        </w:rPr>
        <w:t xml:space="preserve">IMDb (Internet Movie Database) </w:t>
      </w:r>
      <w:r w:rsidR="00B85D05">
        <w:rPr>
          <w:b/>
          <w:bCs/>
        </w:rPr>
        <w:fldChar w:fldCharType="begin"/>
      </w:r>
      <w:r w:rsidR="00B85D05">
        <w:rPr>
          <w:b/>
          <w:bCs/>
        </w:rPr>
        <w:instrText xml:space="preserve"> REF _Ref213707607 \n \h </w:instrText>
      </w:r>
      <w:r w:rsidR="00B85D05">
        <w:rPr>
          <w:b/>
          <w:bCs/>
        </w:rPr>
      </w:r>
      <w:r w:rsidR="00B85D05">
        <w:rPr>
          <w:b/>
          <w:bCs/>
        </w:rPr>
        <w:fldChar w:fldCharType="separate"/>
      </w:r>
      <w:r w:rsidR="00B85D05">
        <w:rPr>
          <w:b/>
          <w:bCs/>
        </w:rPr>
        <w:t>[5]</w:t>
      </w:r>
      <w:r w:rsidR="00B85D05">
        <w:rPr>
          <w:b/>
          <w:bCs/>
        </w:rPr>
        <w:fldChar w:fldCharType="end"/>
      </w:r>
      <w:r w:rsidRPr="006E2B82">
        <w:t> es una de las bases de datos en línea más grandes y populares sobre cine y televisión. Además de proporcionar información técnica y artística exhaustiva, permite a los usuarios puntuar títulos, escribir críticas y mantener una lista personal de "</w:t>
      </w:r>
      <w:r w:rsidRPr="006E2B82">
        <w:rPr>
          <w:i/>
          <w:iCs/>
        </w:rPr>
        <w:t>Watchlist</w:t>
      </w:r>
      <w:r w:rsidRPr="006E2B82">
        <w:t xml:space="preserve">". Si bien su componente social existe, está menos desarrollado que en Letterboxd, y su interfaz puede resultar sobrecargada de información </w:t>
      </w:r>
      <w:r w:rsidR="006E0BF1">
        <w:t xml:space="preserve">(ver </w:t>
      </w:r>
      <w:r w:rsidR="006E0BF1">
        <w:fldChar w:fldCharType="begin"/>
      </w:r>
      <w:r w:rsidR="006E0BF1">
        <w:instrText xml:space="preserve"> REF _Ref213798667 \h </w:instrText>
      </w:r>
      <w:r w:rsidR="006E0BF1">
        <w:fldChar w:fldCharType="separate"/>
      </w:r>
      <w:r w:rsidR="006E0BF1">
        <w:t xml:space="preserve">Figura </w:t>
      </w:r>
      <w:r w:rsidR="006E0BF1">
        <w:rPr>
          <w:noProof/>
        </w:rPr>
        <w:t>2</w:t>
      </w:r>
      <w:r w:rsidR="006E0BF1">
        <w:fldChar w:fldCharType="end"/>
      </w:r>
      <w:r w:rsidR="006E0BF1">
        <w:t xml:space="preserve">) </w:t>
      </w:r>
      <w:r w:rsidRPr="006E2B82">
        <w:t>para el usuario que busca una experiencia simple de gestión y seguimiento.</w:t>
      </w:r>
    </w:p>
    <w:p w14:paraId="47BCF46F" w14:textId="77777777" w:rsidR="00A63B1E" w:rsidRDefault="00A63B1E" w:rsidP="00DA25F1">
      <w:pPr>
        <w:keepNext/>
        <w:jc w:val="center"/>
      </w:pPr>
      <w:r>
        <w:rPr>
          <w:noProof/>
        </w:rPr>
        <w:drawing>
          <wp:inline distT="0" distB="0" distL="0" distR="0" wp14:anchorId="6BD8002E" wp14:editId="4C174E7A">
            <wp:extent cx="4248150" cy="3163635"/>
            <wp:effectExtent l="0" t="0" r="0" b="0"/>
            <wp:docPr id="767896050"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96050" name="Imagen 1" descr="Interfaz de usuario gráfica, Sitio web&#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85720" cy="3191614"/>
                    </a:xfrm>
                    <a:prstGeom prst="rect">
                      <a:avLst/>
                    </a:prstGeom>
                    <a:noFill/>
                    <a:ln>
                      <a:noFill/>
                    </a:ln>
                  </pic:spPr>
                </pic:pic>
              </a:graphicData>
            </a:graphic>
          </wp:inline>
        </w:drawing>
      </w:r>
    </w:p>
    <w:p w14:paraId="6FA7C9F6" w14:textId="1437D6C6" w:rsidR="00A63B1E" w:rsidRPr="006E2B82" w:rsidRDefault="00A63B1E" w:rsidP="00DA25F1">
      <w:pPr>
        <w:pStyle w:val="Descripcin"/>
        <w:jc w:val="center"/>
      </w:pPr>
      <w:bookmarkStart w:id="16" w:name="_Ref213798667"/>
      <w:bookmarkStart w:id="17" w:name="_Toc222660521"/>
      <w:r>
        <w:t xml:space="preserve">Figura </w:t>
      </w:r>
      <w:fldSimple w:instr=" SEQ Figura \* ARABIC ">
        <w:r w:rsidR="00B82F94">
          <w:rPr>
            <w:noProof/>
          </w:rPr>
          <w:t>2</w:t>
        </w:r>
      </w:fldSimple>
      <w:bookmarkEnd w:id="16"/>
      <w:r>
        <w:t>. Aplicación web IMDb</w:t>
      </w:r>
      <w:bookmarkEnd w:id="17"/>
    </w:p>
    <w:p w14:paraId="0B66018C" w14:textId="5F1F7841" w:rsidR="006E2B82" w:rsidRDefault="006E2B82" w:rsidP="006E2B82">
      <w:r w:rsidRPr="006E2B82">
        <w:rPr>
          <w:b/>
          <w:bCs/>
        </w:rPr>
        <w:lastRenderedPageBreak/>
        <w:t xml:space="preserve">Serializd </w:t>
      </w:r>
      <w:r w:rsidR="00B85D05">
        <w:rPr>
          <w:b/>
          <w:bCs/>
        </w:rPr>
        <w:fldChar w:fldCharType="begin"/>
      </w:r>
      <w:r w:rsidR="00B85D05">
        <w:rPr>
          <w:b/>
          <w:bCs/>
        </w:rPr>
        <w:instrText xml:space="preserve"> REF _Ref213707620 \n \h </w:instrText>
      </w:r>
      <w:r w:rsidR="00B85D05">
        <w:rPr>
          <w:b/>
          <w:bCs/>
        </w:rPr>
      </w:r>
      <w:r w:rsidR="00B85D05">
        <w:rPr>
          <w:b/>
          <w:bCs/>
        </w:rPr>
        <w:fldChar w:fldCharType="separate"/>
      </w:r>
      <w:r w:rsidR="00B85D05">
        <w:rPr>
          <w:b/>
          <w:bCs/>
        </w:rPr>
        <w:t>[6]</w:t>
      </w:r>
      <w:r w:rsidR="00B85D05">
        <w:rPr>
          <w:b/>
          <w:bCs/>
        </w:rPr>
        <w:fldChar w:fldCharType="end"/>
      </w:r>
      <w:r w:rsidRPr="006E2B82">
        <w:t> es una aplicación relativamente nueva</w:t>
      </w:r>
      <w:r w:rsidR="00251007">
        <w:t xml:space="preserve"> (2023)</w:t>
      </w:r>
      <w:r w:rsidRPr="006E2B82">
        <w:t xml:space="preserve"> que adopta el modelo y la filosofía de Letterboxd pero aplicada exclusivamente al mundo de las series de televisión. Los usuarios pueden marcar episodios vistos, puntuar temporadas completas o episodios individuales, y seguir a otros usuarios para descubrir nuevas series</w:t>
      </w:r>
      <w:r w:rsidR="001255F6">
        <w:t xml:space="preserve"> (ver </w:t>
      </w:r>
      <w:r w:rsidR="001255F6">
        <w:fldChar w:fldCharType="begin"/>
      </w:r>
      <w:r w:rsidR="001255F6">
        <w:instrText xml:space="preserve"> REF _Ref213800584 \h </w:instrText>
      </w:r>
      <w:r w:rsidR="001255F6">
        <w:fldChar w:fldCharType="separate"/>
      </w:r>
      <w:r w:rsidR="001255F6">
        <w:t xml:space="preserve">Figura </w:t>
      </w:r>
      <w:r w:rsidR="001255F6">
        <w:rPr>
          <w:noProof/>
        </w:rPr>
        <w:t>3</w:t>
      </w:r>
      <w:r w:rsidR="001255F6">
        <w:fldChar w:fldCharType="end"/>
      </w:r>
      <w:r w:rsidR="001255F6">
        <w:t>)</w:t>
      </w:r>
      <w:r w:rsidRPr="006E2B82">
        <w:t>. Su principal limitación es, precisamente, su especialización, lo que obliga a los usuarios interesados tanto en cine como en televisión a utilizar dos aplicaciones diferentes.</w:t>
      </w:r>
    </w:p>
    <w:p w14:paraId="3AC35072" w14:textId="77777777" w:rsidR="001255F6" w:rsidRDefault="001255F6" w:rsidP="00DA25F1">
      <w:pPr>
        <w:keepNext/>
        <w:jc w:val="center"/>
      </w:pPr>
      <w:r w:rsidRPr="001255F6">
        <w:rPr>
          <w:noProof/>
        </w:rPr>
        <w:drawing>
          <wp:inline distT="0" distB="0" distL="0" distR="0" wp14:anchorId="6E49AF2A" wp14:editId="4DB7CC75">
            <wp:extent cx="4248000" cy="3668544"/>
            <wp:effectExtent l="0" t="0" r="635" b="8255"/>
            <wp:docPr id="373582064" name="Imagen 1" descr="Captura de pantalla con la imagen de una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82064" name="Imagen 1" descr="Captura de pantalla con la imagen de una pantalla"/>
                    <pic:cNvPicPr/>
                  </pic:nvPicPr>
                  <pic:blipFill>
                    <a:blip r:embed="rId13"/>
                    <a:stretch>
                      <a:fillRect/>
                    </a:stretch>
                  </pic:blipFill>
                  <pic:spPr>
                    <a:xfrm>
                      <a:off x="0" y="0"/>
                      <a:ext cx="4248000" cy="3668544"/>
                    </a:xfrm>
                    <a:prstGeom prst="rect">
                      <a:avLst/>
                    </a:prstGeom>
                  </pic:spPr>
                </pic:pic>
              </a:graphicData>
            </a:graphic>
          </wp:inline>
        </w:drawing>
      </w:r>
    </w:p>
    <w:p w14:paraId="4B29DC9D" w14:textId="46250EB5" w:rsidR="001255F6" w:rsidRPr="006E2B82" w:rsidRDefault="001255F6" w:rsidP="00DA25F1">
      <w:pPr>
        <w:pStyle w:val="Descripcin"/>
        <w:jc w:val="center"/>
      </w:pPr>
      <w:bookmarkStart w:id="18" w:name="_Ref213800584"/>
      <w:bookmarkStart w:id="19" w:name="_Toc222660522"/>
      <w:r>
        <w:t xml:space="preserve">Figura </w:t>
      </w:r>
      <w:fldSimple w:instr=" SEQ Figura \* ARABIC ">
        <w:r w:rsidR="00B82F94">
          <w:rPr>
            <w:noProof/>
          </w:rPr>
          <w:t>3</w:t>
        </w:r>
      </w:fldSimple>
      <w:bookmarkEnd w:id="18"/>
      <w:r>
        <w:t>. Aplicación web Serializd</w:t>
      </w:r>
      <w:bookmarkEnd w:id="19"/>
    </w:p>
    <w:p w14:paraId="0B600A70" w14:textId="167B359C" w:rsidR="006277A6" w:rsidRDefault="006E2B82" w:rsidP="001D33C7">
      <w:r w:rsidRPr="006E2B82">
        <w:t>La aplicación desarrollada en este TFG, </w:t>
      </w:r>
      <w:r w:rsidRPr="006E2B82">
        <w:rPr>
          <w:b/>
          <w:bCs/>
        </w:rPr>
        <w:t>MovieMate</w:t>
      </w:r>
      <w:r w:rsidRPr="006E2B82">
        <w:t xml:space="preserve">, pretende integrar las mejores características de las soluciones analizadas, ofreciendo una experiencia unificada para la gestión tanto de películas como de series. Propone una visión centrada en la usabilidad y la interacción social, con un diseño intuitivo y adaptable. En la </w:t>
      </w:r>
      <w:r w:rsidR="00027A6A">
        <w:fldChar w:fldCharType="begin"/>
      </w:r>
      <w:r w:rsidR="00027A6A">
        <w:instrText xml:space="preserve"> REF _Ref213806471 \h </w:instrText>
      </w:r>
      <w:r w:rsidR="00027A6A">
        <w:fldChar w:fldCharType="separate"/>
      </w:r>
      <w:r w:rsidR="00027A6A">
        <w:t xml:space="preserve">Tabla </w:t>
      </w:r>
      <w:r w:rsidR="00027A6A">
        <w:rPr>
          <w:noProof/>
        </w:rPr>
        <w:t>1</w:t>
      </w:r>
      <w:r w:rsidR="00027A6A">
        <w:fldChar w:fldCharType="end"/>
      </w:r>
      <w:r w:rsidRPr="006E2B82">
        <w:t xml:space="preserve"> se muestra un resumen comparativo de las soluciones analizadas.</w:t>
      </w:r>
    </w:p>
    <w:p w14:paraId="4B121C01" w14:textId="77777777" w:rsidR="009D4441" w:rsidRDefault="009D4441" w:rsidP="001D33C7"/>
    <w:p w14:paraId="1166B06B" w14:textId="77777777" w:rsidR="009D4441" w:rsidRDefault="009D4441" w:rsidP="001D33C7"/>
    <w:p w14:paraId="3B750A02" w14:textId="77777777" w:rsidR="009D4441" w:rsidRDefault="009D4441" w:rsidP="001D33C7"/>
    <w:p w14:paraId="62F2AC97" w14:textId="77777777" w:rsidR="009D4441" w:rsidRDefault="009D4441" w:rsidP="001D33C7"/>
    <w:p w14:paraId="7EB39507" w14:textId="77777777" w:rsidR="009D4441" w:rsidRDefault="009D4441" w:rsidP="001D33C7"/>
    <w:p w14:paraId="5C7E4BA3" w14:textId="77777777" w:rsidR="009D4441" w:rsidRDefault="009D4441" w:rsidP="001D33C7"/>
    <w:p w14:paraId="4C03E6E7" w14:textId="15B282F8" w:rsidR="001D33C7" w:rsidRDefault="001D33C7" w:rsidP="001D33C7">
      <w:pPr>
        <w:pStyle w:val="Descripcin"/>
        <w:keepNext/>
      </w:pPr>
      <w:bookmarkStart w:id="20" w:name="_Ref213806471"/>
      <w:bookmarkStart w:id="21" w:name="_Toc222830898"/>
      <w:r>
        <w:lastRenderedPageBreak/>
        <w:t xml:space="preserve">Tabla </w:t>
      </w:r>
      <w:fldSimple w:instr=" SEQ Tabla \* ARABIC ">
        <w:r w:rsidR="002D7CD7">
          <w:rPr>
            <w:noProof/>
          </w:rPr>
          <w:t>1</w:t>
        </w:r>
      </w:fldSimple>
      <w:bookmarkEnd w:id="20"/>
      <w:r>
        <w:t xml:space="preserve">. </w:t>
      </w:r>
      <w:r w:rsidRPr="00F2391B">
        <w:t>Resumen comparativo de las soluciones analizadas</w:t>
      </w:r>
      <w:bookmarkEnd w:id="21"/>
    </w:p>
    <w:tbl>
      <w:tblPr>
        <w:tblStyle w:val="Tabladelista3-nfasis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4"/>
        <w:gridCol w:w="1701"/>
        <w:gridCol w:w="1843"/>
        <w:gridCol w:w="1417"/>
        <w:gridCol w:w="1560"/>
        <w:gridCol w:w="815"/>
      </w:tblGrid>
      <w:tr w:rsidR="00DA25F1" w:rsidRPr="007B1868" w14:paraId="4A4C9405" w14:textId="1BE41E02" w:rsidTr="001949CF">
        <w:trPr>
          <w:cnfStyle w:val="100000000000" w:firstRow="1" w:lastRow="0" w:firstColumn="0" w:lastColumn="0" w:oddVBand="0" w:evenVBand="0" w:oddHBand="0" w:evenHBand="0" w:firstRowFirstColumn="0" w:firstRowLastColumn="0" w:lastRowFirstColumn="0" w:lastRowLastColumn="0"/>
          <w:trHeight w:val="660"/>
          <w:jc w:val="center"/>
        </w:trPr>
        <w:tc>
          <w:tcPr>
            <w:cnfStyle w:val="001000000100" w:firstRow="0" w:lastRow="0" w:firstColumn="1" w:lastColumn="0" w:oddVBand="0" w:evenVBand="0" w:oddHBand="0" w:evenHBand="0" w:firstRowFirstColumn="1" w:firstRowLastColumn="0" w:lastRowFirstColumn="0" w:lastRowLastColumn="0"/>
            <w:tcW w:w="1384" w:type="dxa"/>
            <w:vAlign w:val="center"/>
          </w:tcPr>
          <w:p w14:paraId="134BBD54" w14:textId="039C670E" w:rsidR="00FA1535" w:rsidRPr="00512587" w:rsidRDefault="00FA1535" w:rsidP="00512587">
            <w:pPr>
              <w:jc w:val="center"/>
            </w:pPr>
            <w:r w:rsidRPr="00512587">
              <w:t>Aplicación</w:t>
            </w:r>
          </w:p>
        </w:tc>
        <w:tc>
          <w:tcPr>
            <w:tcW w:w="1701" w:type="dxa"/>
            <w:vAlign w:val="center"/>
          </w:tcPr>
          <w:p w14:paraId="5BAB00DA" w14:textId="6B9F8C96" w:rsidR="00FA1535" w:rsidRPr="00512587" w:rsidRDefault="00FA1535" w:rsidP="00512587">
            <w:pPr>
              <w:jc w:val="center"/>
              <w:cnfStyle w:val="100000000000" w:firstRow="1" w:lastRow="0" w:firstColumn="0" w:lastColumn="0" w:oddVBand="0" w:evenVBand="0" w:oddHBand="0" w:evenHBand="0" w:firstRowFirstColumn="0" w:firstRowLastColumn="0" w:lastRowFirstColumn="0" w:lastRowLastColumn="0"/>
            </w:pPr>
            <w:r w:rsidRPr="00512587">
              <w:t>Gestión de Listas</w:t>
            </w:r>
          </w:p>
        </w:tc>
        <w:tc>
          <w:tcPr>
            <w:tcW w:w="1843" w:type="dxa"/>
            <w:vAlign w:val="center"/>
          </w:tcPr>
          <w:p w14:paraId="02CABC38" w14:textId="3A4E182B" w:rsidR="00FA1535" w:rsidRPr="00512587" w:rsidRDefault="00FA1535" w:rsidP="00512587">
            <w:pPr>
              <w:jc w:val="center"/>
              <w:cnfStyle w:val="100000000000" w:firstRow="1" w:lastRow="0" w:firstColumn="0" w:lastColumn="0" w:oddVBand="0" w:evenVBand="0" w:oddHBand="0" w:evenHBand="0" w:firstRowFirstColumn="0" w:firstRowLastColumn="0" w:lastRowFirstColumn="0" w:lastRowLastColumn="0"/>
            </w:pPr>
            <w:r w:rsidRPr="00512587">
              <w:t>Valoración y Diario</w:t>
            </w:r>
          </w:p>
        </w:tc>
        <w:tc>
          <w:tcPr>
            <w:tcW w:w="1417" w:type="dxa"/>
            <w:vAlign w:val="center"/>
          </w:tcPr>
          <w:p w14:paraId="64290850" w14:textId="59C2E9A2" w:rsidR="00FA1535" w:rsidRPr="00512587" w:rsidRDefault="00FA1535" w:rsidP="00512587">
            <w:pPr>
              <w:jc w:val="center"/>
              <w:cnfStyle w:val="100000000000" w:firstRow="1" w:lastRow="0" w:firstColumn="0" w:lastColumn="0" w:oddVBand="0" w:evenVBand="0" w:oddHBand="0" w:evenHBand="0" w:firstRowFirstColumn="0" w:firstRowLastColumn="0" w:lastRowFirstColumn="0" w:lastRowLastColumn="0"/>
            </w:pPr>
            <w:r w:rsidRPr="00512587">
              <w:t>Red Social</w:t>
            </w:r>
          </w:p>
        </w:tc>
        <w:tc>
          <w:tcPr>
            <w:tcW w:w="1560" w:type="dxa"/>
            <w:vAlign w:val="center"/>
          </w:tcPr>
          <w:p w14:paraId="2444E3B9" w14:textId="130F0A77" w:rsidR="00FA1535" w:rsidRPr="00512587" w:rsidRDefault="00FA1535" w:rsidP="00512587">
            <w:pPr>
              <w:jc w:val="center"/>
              <w:cnfStyle w:val="100000000000" w:firstRow="1" w:lastRow="0" w:firstColumn="0" w:lastColumn="0" w:oddVBand="0" w:evenVBand="0" w:oddHBand="0" w:evenHBand="0" w:firstRowFirstColumn="0" w:firstRowLastColumn="0" w:lastRowFirstColumn="0" w:lastRowLastColumn="0"/>
            </w:pPr>
            <w:r w:rsidRPr="00512587">
              <w:t>Experiencia de Usuarios</w:t>
            </w:r>
          </w:p>
        </w:tc>
        <w:tc>
          <w:tcPr>
            <w:tcW w:w="815" w:type="dxa"/>
            <w:vAlign w:val="center"/>
          </w:tcPr>
          <w:p w14:paraId="195FF32B" w14:textId="6CB256CD" w:rsidR="00FA1535" w:rsidRPr="00512587" w:rsidRDefault="001949CF" w:rsidP="00512587">
            <w:pPr>
              <w:jc w:val="center"/>
              <w:cnfStyle w:val="100000000000" w:firstRow="1" w:lastRow="0" w:firstColumn="0" w:lastColumn="0" w:oddVBand="0" w:evenVBand="0" w:oddHBand="0" w:evenHBand="0" w:firstRowFirstColumn="0" w:firstRowLastColumn="0" w:lastRowFirstColumn="0" w:lastRowLastColumn="0"/>
            </w:pPr>
            <w:r>
              <w:t>Cine/</w:t>
            </w:r>
            <w:r>
              <w:br/>
              <w:t>Series</w:t>
            </w:r>
            <w:r w:rsidR="00FA1535" w:rsidRPr="00512587">
              <w:t xml:space="preserve"> </w:t>
            </w:r>
          </w:p>
        </w:tc>
      </w:tr>
      <w:tr w:rsidR="00DA25F1" w:rsidRPr="007B1868" w14:paraId="37A48568" w14:textId="11007431" w:rsidTr="001949CF">
        <w:trPr>
          <w:cnfStyle w:val="000000100000" w:firstRow="0" w:lastRow="0" w:firstColumn="0" w:lastColumn="0" w:oddVBand="0" w:evenVBand="0" w:oddHBand="1" w:evenHBand="0" w:firstRowFirstColumn="0" w:firstRowLastColumn="0" w:lastRowFirstColumn="0" w:lastRowLastColumn="0"/>
          <w:trHeight w:val="1611"/>
          <w:jc w:val="center"/>
        </w:trPr>
        <w:tc>
          <w:tcPr>
            <w:cnfStyle w:val="001000000000" w:firstRow="0" w:lastRow="0" w:firstColumn="1" w:lastColumn="0" w:oddVBand="0" w:evenVBand="0" w:oddHBand="0" w:evenHBand="0" w:firstRowFirstColumn="0" w:firstRowLastColumn="0" w:lastRowFirstColumn="0" w:lastRowLastColumn="0"/>
            <w:tcW w:w="1384" w:type="dxa"/>
            <w:vAlign w:val="center"/>
          </w:tcPr>
          <w:p w14:paraId="76D76213" w14:textId="33EF8E67" w:rsidR="00FA1535" w:rsidRPr="00FA1535" w:rsidRDefault="00FA1535" w:rsidP="00512587">
            <w:pPr>
              <w:jc w:val="center"/>
              <w:rPr>
                <w:b w:val="0"/>
                <w:bCs w:val="0"/>
              </w:rPr>
            </w:pPr>
            <w:r w:rsidRPr="00FA1535">
              <w:rPr>
                <w:b w:val="0"/>
                <w:bCs w:val="0"/>
              </w:rPr>
              <w:t>Letterboxd</w:t>
            </w:r>
          </w:p>
        </w:tc>
        <w:tc>
          <w:tcPr>
            <w:tcW w:w="1701" w:type="dxa"/>
            <w:vAlign w:val="center"/>
          </w:tcPr>
          <w:p w14:paraId="3FDA6013" w14:textId="063E2AFC" w:rsidR="00FA1535" w:rsidRPr="007B1868" w:rsidRDefault="00AF1E03" w:rsidP="00512587">
            <w:pPr>
              <w:jc w:val="center"/>
              <w:cnfStyle w:val="000000100000" w:firstRow="0" w:lastRow="0" w:firstColumn="0" w:lastColumn="0" w:oddVBand="0" w:evenVBand="0" w:oddHBand="1" w:evenHBand="0" w:firstRowFirstColumn="0" w:firstRowLastColumn="0" w:lastRowFirstColumn="0" w:lastRowLastColumn="0"/>
            </w:pPr>
            <w:r>
              <w:t>Listas personalizadas, watchlist, vistas</w:t>
            </w:r>
          </w:p>
        </w:tc>
        <w:tc>
          <w:tcPr>
            <w:tcW w:w="1843" w:type="dxa"/>
            <w:vAlign w:val="center"/>
          </w:tcPr>
          <w:p w14:paraId="32E35BDD" w14:textId="60537D7A" w:rsidR="00FA1535" w:rsidRPr="007B1868" w:rsidRDefault="00140176" w:rsidP="00512587">
            <w:pPr>
              <w:jc w:val="center"/>
              <w:cnfStyle w:val="000000100000" w:firstRow="0" w:lastRow="0" w:firstColumn="0" w:lastColumn="0" w:oddVBand="0" w:evenVBand="0" w:oddHBand="1" w:evenHBand="0" w:firstRowFirstColumn="0" w:firstRowLastColumn="0" w:lastRowFirstColumn="0" w:lastRowLastColumn="0"/>
            </w:pPr>
            <w:r w:rsidRPr="00140176">
              <w:t>Diario personal, puntuación por película, reseñas</w:t>
            </w:r>
          </w:p>
        </w:tc>
        <w:tc>
          <w:tcPr>
            <w:tcW w:w="1417" w:type="dxa"/>
            <w:vAlign w:val="center"/>
          </w:tcPr>
          <w:p w14:paraId="0E5144F7" w14:textId="0B254B64" w:rsidR="00FA1535" w:rsidRPr="007B1868" w:rsidRDefault="00140176" w:rsidP="00512587">
            <w:pPr>
              <w:jc w:val="center"/>
              <w:cnfStyle w:val="000000100000" w:firstRow="0" w:lastRow="0" w:firstColumn="0" w:lastColumn="0" w:oddVBand="0" w:evenVBand="0" w:oddHBand="1" w:evenHBand="0" w:firstRowFirstColumn="0" w:firstRowLastColumn="0" w:lastRowFirstColumn="0" w:lastRowLastColumn="0"/>
            </w:pPr>
            <w:r>
              <w:t>Seguir usuarios, comentarios, likes</w:t>
            </w:r>
          </w:p>
        </w:tc>
        <w:tc>
          <w:tcPr>
            <w:tcW w:w="1560" w:type="dxa"/>
            <w:vAlign w:val="center"/>
          </w:tcPr>
          <w:p w14:paraId="2C323ABF" w14:textId="1A6B858D" w:rsidR="00FA1535" w:rsidRPr="007B1868" w:rsidRDefault="00140176" w:rsidP="00512587">
            <w:pPr>
              <w:jc w:val="center"/>
              <w:cnfStyle w:val="000000100000" w:firstRow="0" w:lastRow="0" w:firstColumn="0" w:lastColumn="0" w:oddVBand="0" w:evenVBand="0" w:oddHBand="1" w:evenHBand="0" w:firstRowFirstColumn="0" w:firstRowLastColumn="0" w:lastRowFirstColumn="0" w:lastRowLastColumn="0"/>
            </w:pPr>
            <w:r>
              <w:t>Interfaz minimalista</w:t>
            </w:r>
          </w:p>
        </w:tc>
        <w:tc>
          <w:tcPr>
            <w:tcW w:w="815" w:type="dxa"/>
            <w:vAlign w:val="center"/>
          </w:tcPr>
          <w:p w14:paraId="59763EC9" w14:textId="4FF06EB7" w:rsidR="00FA1535" w:rsidRPr="007B1868" w:rsidRDefault="00FA1535" w:rsidP="00512587">
            <w:pPr>
              <w:jc w:val="center"/>
              <w:cnfStyle w:val="000000100000" w:firstRow="0" w:lastRow="0" w:firstColumn="0" w:lastColumn="0" w:oddVBand="0" w:evenVBand="0" w:oddHBand="1" w:evenHBand="0" w:firstRowFirstColumn="0" w:firstRowLastColumn="0" w:lastRowFirstColumn="0" w:lastRowLastColumn="0"/>
            </w:pPr>
            <w:r>
              <w:t>Solo Cine</w:t>
            </w:r>
          </w:p>
        </w:tc>
      </w:tr>
      <w:tr w:rsidR="00DA25F1" w:rsidRPr="007B1868" w14:paraId="0E92C539" w14:textId="28538DB2" w:rsidTr="001949CF">
        <w:trPr>
          <w:trHeight w:val="1611"/>
          <w:jc w:val="center"/>
        </w:trPr>
        <w:tc>
          <w:tcPr>
            <w:cnfStyle w:val="001000000000" w:firstRow="0" w:lastRow="0" w:firstColumn="1" w:lastColumn="0" w:oddVBand="0" w:evenVBand="0" w:oddHBand="0" w:evenHBand="0" w:firstRowFirstColumn="0" w:firstRowLastColumn="0" w:lastRowFirstColumn="0" w:lastRowLastColumn="0"/>
            <w:tcW w:w="1384" w:type="dxa"/>
            <w:vAlign w:val="center"/>
          </w:tcPr>
          <w:p w14:paraId="3D9EABB7" w14:textId="1C04159E" w:rsidR="00FA1535" w:rsidRPr="00FA1535" w:rsidRDefault="00FA1535" w:rsidP="00512587">
            <w:pPr>
              <w:jc w:val="center"/>
              <w:rPr>
                <w:b w:val="0"/>
                <w:bCs w:val="0"/>
              </w:rPr>
            </w:pPr>
            <w:r w:rsidRPr="00FA1535">
              <w:rPr>
                <w:b w:val="0"/>
                <w:bCs w:val="0"/>
              </w:rPr>
              <w:t>IMDb</w:t>
            </w:r>
          </w:p>
        </w:tc>
        <w:tc>
          <w:tcPr>
            <w:tcW w:w="1701" w:type="dxa"/>
            <w:vAlign w:val="center"/>
          </w:tcPr>
          <w:p w14:paraId="0B2E6985" w14:textId="1A03C756" w:rsidR="00FA1535" w:rsidRPr="007B1868" w:rsidRDefault="00AF1E03" w:rsidP="00512587">
            <w:pPr>
              <w:jc w:val="center"/>
              <w:cnfStyle w:val="000000000000" w:firstRow="0" w:lastRow="0" w:firstColumn="0" w:lastColumn="0" w:oddVBand="0" w:evenVBand="0" w:oddHBand="0" w:evenHBand="0" w:firstRowFirstColumn="0" w:firstRowLastColumn="0" w:lastRowFirstColumn="0" w:lastRowLastColumn="0"/>
            </w:pPr>
            <w:r>
              <w:t>Watchlist básica, listas personalizadas limitadas</w:t>
            </w:r>
          </w:p>
        </w:tc>
        <w:tc>
          <w:tcPr>
            <w:tcW w:w="1843" w:type="dxa"/>
            <w:vAlign w:val="center"/>
          </w:tcPr>
          <w:p w14:paraId="00E18CD4" w14:textId="7FBFCF2C"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Puntuación global, reseñas de usuarios</w:t>
            </w:r>
          </w:p>
        </w:tc>
        <w:tc>
          <w:tcPr>
            <w:tcW w:w="1417" w:type="dxa"/>
            <w:vAlign w:val="center"/>
          </w:tcPr>
          <w:p w14:paraId="59C03A5A" w14:textId="0F1E08AF"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 xml:space="preserve">Sistema de reseñas, </w:t>
            </w:r>
            <w:r w:rsidR="00DD7A78">
              <w:t>perfil</w:t>
            </w:r>
            <w:r>
              <w:t xml:space="preserve"> básico</w:t>
            </w:r>
          </w:p>
        </w:tc>
        <w:tc>
          <w:tcPr>
            <w:tcW w:w="1560" w:type="dxa"/>
            <w:vAlign w:val="center"/>
          </w:tcPr>
          <w:p w14:paraId="2DF9A8C8" w14:textId="164B7FF4"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Interfaz funcional pero sobrecargada de información</w:t>
            </w:r>
          </w:p>
        </w:tc>
        <w:tc>
          <w:tcPr>
            <w:tcW w:w="815" w:type="dxa"/>
            <w:vAlign w:val="center"/>
          </w:tcPr>
          <w:p w14:paraId="286FB5FD" w14:textId="0B965282"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Cine y series</w:t>
            </w:r>
          </w:p>
        </w:tc>
      </w:tr>
      <w:tr w:rsidR="00DA25F1" w:rsidRPr="007B1868" w14:paraId="09E607B5" w14:textId="60A579F5" w:rsidTr="001949CF">
        <w:trPr>
          <w:cnfStyle w:val="000000100000" w:firstRow="0" w:lastRow="0" w:firstColumn="0" w:lastColumn="0" w:oddVBand="0" w:evenVBand="0" w:oddHBand="1" w:evenHBand="0" w:firstRowFirstColumn="0" w:firstRowLastColumn="0" w:lastRowFirstColumn="0" w:lastRowLastColumn="0"/>
          <w:trHeight w:val="1611"/>
          <w:jc w:val="center"/>
        </w:trPr>
        <w:tc>
          <w:tcPr>
            <w:cnfStyle w:val="001000000000" w:firstRow="0" w:lastRow="0" w:firstColumn="1" w:lastColumn="0" w:oddVBand="0" w:evenVBand="0" w:oddHBand="0" w:evenHBand="0" w:firstRowFirstColumn="0" w:firstRowLastColumn="0" w:lastRowFirstColumn="0" w:lastRowLastColumn="0"/>
            <w:tcW w:w="1384" w:type="dxa"/>
            <w:vAlign w:val="center"/>
          </w:tcPr>
          <w:p w14:paraId="4930C6C8" w14:textId="56EC71F7" w:rsidR="00FA1535" w:rsidRPr="00FA1535" w:rsidRDefault="00FA1535" w:rsidP="00512587">
            <w:pPr>
              <w:jc w:val="center"/>
              <w:rPr>
                <w:b w:val="0"/>
                <w:bCs w:val="0"/>
              </w:rPr>
            </w:pPr>
            <w:r w:rsidRPr="00FA1535">
              <w:rPr>
                <w:b w:val="0"/>
                <w:bCs w:val="0"/>
              </w:rPr>
              <w:t>Serializd</w:t>
            </w:r>
          </w:p>
        </w:tc>
        <w:tc>
          <w:tcPr>
            <w:tcW w:w="1701" w:type="dxa"/>
            <w:vAlign w:val="center"/>
          </w:tcPr>
          <w:p w14:paraId="6F46CAFC" w14:textId="1E02F427" w:rsidR="00FA1535" w:rsidRPr="007B1868" w:rsidRDefault="00AF1E03" w:rsidP="00512587">
            <w:pPr>
              <w:jc w:val="center"/>
              <w:cnfStyle w:val="000000100000" w:firstRow="0" w:lastRow="0" w:firstColumn="0" w:lastColumn="0" w:oddVBand="0" w:evenVBand="0" w:oddHBand="1" w:evenHBand="0" w:firstRowFirstColumn="0" w:firstRowLastColumn="0" w:lastRowFirstColumn="0" w:lastRowLastColumn="0"/>
            </w:pPr>
            <w:r>
              <w:t>Listas personalizadas, seguimiento por episodios</w:t>
            </w:r>
          </w:p>
        </w:tc>
        <w:tc>
          <w:tcPr>
            <w:tcW w:w="1843" w:type="dxa"/>
            <w:vAlign w:val="center"/>
          </w:tcPr>
          <w:p w14:paraId="3C176821" w14:textId="53A3889B" w:rsidR="00FA1535" w:rsidRPr="007B1868" w:rsidRDefault="00140176" w:rsidP="00512587">
            <w:pPr>
              <w:jc w:val="center"/>
              <w:cnfStyle w:val="000000100000" w:firstRow="0" w:lastRow="0" w:firstColumn="0" w:lastColumn="0" w:oddVBand="0" w:evenVBand="0" w:oddHBand="1" w:evenHBand="0" w:firstRowFirstColumn="0" w:firstRowLastColumn="0" w:lastRowFirstColumn="0" w:lastRowLastColumn="0"/>
            </w:pPr>
            <w:r>
              <w:t>Puntuación por episodio/temporada, diario de visionado</w:t>
            </w:r>
          </w:p>
        </w:tc>
        <w:tc>
          <w:tcPr>
            <w:tcW w:w="1417" w:type="dxa"/>
            <w:vAlign w:val="center"/>
          </w:tcPr>
          <w:p w14:paraId="05E299B0" w14:textId="69FDC29C" w:rsidR="00FA1535" w:rsidRPr="007B1868" w:rsidRDefault="00140176" w:rsidP="00512587">
            <w:pPr>
              <w:jc w:val="center"/>
              <w:cnfStyle w:val="000000100000" w:firstRow="0" w:lastRow="0" w:firstColumn="0" w:lastColumn="0" w:oddVBand="0" w:evenVBand="0" w:oddHBand="1" w:evenHBand="0" w:firstRowFirstColumn="0" w:firstRowLastColumn="0" w:lastRowFirstColumn="0" w:lastRowLastColumn="0"/>
            </w:pPr>
            <w:r>
              <w:t>Seguir usuarios, comentarios en episodios</w:t>
            </w:r>
          </w:p>
        </w:tc>
        <w:tc>
          <w:tcPr>
            <w:tcW w:w="1560" w:type="dxa"/>
            <w:vAlign w:val="center"/>
          </w:tcPr>
          <w:p w14:paraId="17516707" w14:textId="0DB1041D" w:rsidR="00FA1535" w:rsidRPr="007B1868" w:rsidRDefault="00140176" w:rsidP="00512587">
            <w:pPr>
              <w:jc w:val="center"/>
              <w:cnfStyle w:val="000000100000" w:firstRow="0" w:lastRow="0" w:firstColumn="0" w:lastColumn="0" w:oddVBand="0" w:evenVBand="0" w:oddHBand="1" w:evenHBand="0" w:firstRowFirstColumn="0" w:firstRowLastColumn="0" w:lastRowFirstColumn="0" w:lastRowLastColumn="0"/>
            </w:pPr>
            <w:r>
              <w:t>Interfaz inspirada en Letterboxd</w:t>
            </w:r>
          </w:p>
        </w:tc>
        <w:tc>
          <w:tcPr>
            <w:tcW w:w="815" w:type="dxa"/>
            <w:vAlign w:val="center"/>
          </w:tcPr>
          <w:p w14:paraId="47449E0B" w14:textId="0B681CF3" w:rsidR="00FA1535" w:rsidRPr="007B1868" w:rsidRDefault="00FA1535" w:rsidP="00512587">
            <w:pPr>
              <w:jc w:val="center"/>
              <w:cnfStyle w:val="000000100000" w:firstRow="0" w:lastRow="0" w:firstColumn="0" w:lastColumn="0" w:oddVBand="0" w:evenVBand="0" w:oddHBand="1" w:evenHBand="0" w:firstRowFirstColumn="0" w:firstRowLastColumn="0" w:lastRowFirstColumn="0" w:lastRowLastColumn="0"/>
            </w:pPr>
            <w:r>
              <w:t>Solo Series</w:t>
            </w:r>
          </w:p>
        </w:tc>
      </w:tr>
      <w:tr w:rsidR="00DA25F1" w:rsidRPr="007B1868" w14:paraId="246D2AD3" w14:textId="2E6FF75F" w:rsidTr="001949CF">
        <w:trPr>
          <w:trHeight w:val="1612"/>
          <w:jc w:val="center"/>
        </w:trPr>
        <w:tc>
          <w:tcPr>
            <w:cnfStyle w:val="001000000000" w:firstRow="0" w:lastRow="0" w:firstColumn="1" w:lastColumn="0" w:oddVBand="0" w:evenVBand="0" w:oddHBand="0" w:evenHBand="0" w:firstRowFirstColumn="0" w:firstRowLastColumn="0" w:lastRowFirstColumn="0" w:lastRowLastColumn="0"/>
            <w:tcW w:w="1384" w:type="dxa"/>
            <w:vAlign w:val="center"/>
          </w:tcPr>
          <w:p w14:paraId="58C25C6E" w14:textId="6707FDFF" w:rsidR="00FA1535" w:rsidRPr="00FA1535" w:rsidRDefault="00FA1535" w:rsidP="00512587">
            <w:pPr>
              <w:jc w:val="center"/>
              <w:rPr>
                <w:b w:val="0"/>
                <w:bCs w:val="0"/>
              </w:rPr>
            </w:pPr>
            <w:r w:rsidRPr="00CF1182">
              <w:t>MovieMate</w:t>
            </w:r>
          </w:p>
        </w:tc>
        <w:tc>
          <w:tcPr>
            <w:tcW w:w="1701" w:type="dxa"/>
            <w:vAlign w:val="center"/>
          </w:tcPr>
          <w:p w14:paraId="3360D236" w14:textId="725D41B3" w:rsidR="00FA1535" w:rsidRPr="007B1868" w:rsidRDefault="00AF1E03" w:rsidP="00512587">
            <w:pPr>
              <w:jc w:val="center"/>
              <w:cnfStyle w:val="000000000000" w:firstRow="0" w:lastRow="0" w:firstColumn="0" w:lastColumn="0" w:oddVBand="0" w:evenVBand="0" w:oddHBand="0" w:evenHBand="0" w:firstRowFirstColumn="0" w:firstRowLastColumn="0" w:lastRowFirstColumn="0" w:lastRowLastColumn="0"/>
            </w:pPr>
            <w:r>
              <w:t>Listas personalizadas completas, watchlist, categorías múltiples</w:t>
            </w:r>
          </w:p>
        </w:tc>
        <w:tc>
          <w:tcPr>
            <w:tcW w:w="1843" w:type="dxa"/>
            <w:vAlign w:val="center"/>
          </w:tcPr>
          <w:p w14:paraId="23C2B41F" w14:textId="5CF610B2"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Diario personalizado, puntuación flexible, reseñas</w:t>
            </w:r>
          </w:p>
        </w:tc>
        <w:tc>
          <w:tcPr>
            <w:tcW w:w="1417" w:type="dxa"/>
            <w:vAlign w:val="center"/>
          </w:tcPr>
          <w:p w14:paraId="535F1A71" w14:textId="159A2B68"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Seguir usuarios, comentarios, reseñas</w:t>
            </w:r>
          </w:p>
        </w:tc>
        <w:tc>
          <w:tcPr>
            <w:tcW w:w="1560" w:type="dxa"/>
            <w:vAlign w:val="center"/>
          </w:tcPr>
          <w:p w14:paraId="3A954F95" w14:textId="09526337"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Interfaz unificada e intuitiva, diseño adaptable</w:t>
            </w:r>
          </w:p>
        </w:tc>
        <w:tc>
          <w:tcPr>
            <w:tcW w:w="815" w:type="dxa"/>
            <w:vAlign w:val="center"/>
          </w:tcPr>
          <w:p w14:paraId="1871B628" w14:textId="044B7C1B"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Cine y series</w:t>
            </w:r>
          </w:p>
        </w:tc>
      </w:tr>
    </w:tbl>
    <w:p w14:paraId="57B311F6" w14:textId="77777777" w:rsidR="00016BEB" w:rsidRPr="007B1868" w:rsidRDefault="00016BEB" w:rsidP="00016BEB"/>
    <w:p w14:paraId="0E3FF753" w14:textId="17D7846B" w:rsidR="003D4D41" w:rsidRPr="007B1868" w:rsidRDefault="00AC1102" w:rsidP="003D4D41">
      <w:pPr>
        <w:pStyle w:val="Ttulo2"/>
      </w:pPr>
      <w:bookmarkStart w:id="22" w:name="_Toc222830784"/>
      <w:r w:rsidRPr="007B1868">
        <w:t>Tecnologías empleadas</w:t>
      </w:r>
      <w:bookmarkEnd w:id="22"/>
    </w:p>
    <w:p w14:paraId="432C530B" w14:textId="49663CF0" w:rsidR="00113388" w:rsidRDefault="00AC7316" w:rsidP="00AC7316">
      <w:pPr>
        <w:pStyle w:val="Descripcin"/>
        <w:keepNext/>
      </w:pPr>
      <w:bookmarkStart w:id="23" w:name="_Ref400364093"/>
      <w:bookmarkStart w:id="24" w:name="_Toc213691415"/>
      <w:r w:rsidRPr="00AC7316">
        <w:rPr>
          <w:b w:val="0"/>
          <w:bCs w:val="0"/>
          <w:color w:val="auto"/>
          <w:sz w:val="22"/>
          <w:szCs w:val="22"/>
        </w:rPr>
        <w:t>En este apartado se detallan los lenguajes de programación, </w:t>
      </w:r>
      <w:r w:rsidRPr="00AC7316">
        <w:rPr>
          <w:b w:val="0"/>
          <w:bCs w:val="0"/>
          <w:i/>
          <w:iCs/>
          <w:color w:val="auto"/>
          <w:sz w:val="22"/>
          <w:szCs w:val="22"/>
        </w:rPr>
        <w:t>frameworks</w:t>
      </w:r>
      <w:r w:rsidRPr="00AC7316">
        <w:rPr>
          <w:b w:val="0"/>
          <w:bCs w:val="0"/>
          <w:color w:val="auto"/>
          <w:sz w:val="22"/>
          <w:szCs w:val="22"/>
        </w:rPr>
        <w:t>, librerías y otras herramientas que se planea utilizar en el desarrollo de MovieMate, abarcando tanto el lado del servidor (</w:t>
      </w:r>
      <w:r w:rsidRPr="00AC7316">
        <w:rPr>
          <w:b w:val="0"/>
          <w:bCs w:val="0"/>
          <w:i/>
          <w:iCs/>
          <w:color w:val="auto"/>
          <w:sz w:val="22"/>
          <w:szCs w:val="22"/>
        </w:rPr>
        <w:t>back-end</w:t>
      </w:r>
      <w:r w:rsidRPr="00AC7316">
        <w:rPr>
          <w:b w:val="0"/>
          <w:bCs w:val="0"/>
          <w:color w:val="auto"/>
          <w:sz w:val="22"/>
          <w:szCs w:val="22"/>
        </w:rPr>
        <w:t>) como el del cliente (</w:t>
      </w:r>
      <w:r w:rsidRPr="00AC7316">
        <w:rPr>
          <w:b w:val="0"/>
          <w:bCs w:val="0"/>
          <w:i/>
          <w:iCs/>
          <w:color w:val="auto"/>
          <w:sz w:val="22"/>
          <w:szCs w:val="22"/>
        </w:rPr>
        <w:t>front-end</w:t>
      </w:r>
      <w:r w:rsidRPr="00AC7316">
        <w:rPr>
          <w:b w:val="0"/>
          <w:bCs w:val="0"/>
          <w:color w:val="auto"/>
          <w:sz w:val="22"/>
          <w:szCs w:val="22"/>
        </w:rPr>
        <w:t>).</w:t>
      </w:r>
      <w:bookmarkEnd w:id="23"/>
      <w:bookmarkEnd w:id="24"/>
      <w:r w:rsidRPr="007B1868">
        <w:t xml:space="preserve"> </w:t>
      </w:r>
    </w:p>
    <w:p w14:paraId="7D23FBA1" w14:textId="774FE335" w:rsidR="00AC7316" w:rsidRDefault="00AC7316" w:rsidP="00AC7316">
      <w:pPr>
        <w:pStyle w:val="Ttulo3"/>
      </w:pPr>
      <w:bookmarkStart w:id="25" w:name="_Toc222830785"/>
      <w:commentRangeStart w:id="26"/>
      <w:commentRangeStart w:id="27"/>
      <w:r>
        <w:t>Back-end</w:t>
      </w:r>
      <w:bookmarkEnd w:id="25"/>
      <w:commentRangeEnd w:id="26"/>
      <w:r w:rsidR="00DD7A78">
        <w:rPr>
          <w:rStyle w:val="Refdecomentario"/>
          <w:sz w:val="22"/>
          <w:szCs w:val="22"/>
        </w:rPr>
        <w:commentReference w:id="26"/>
      </w:r>
      <w:commentRangeEnd w:id="27"/>
      <w:r w:rsidR="00677F3E">
        <w:rPr>
          <w:rStyle w:val="Refdecomentario"/>
          <w:sz w:val="22"/>
          <w:szCs w:val="22"/>
        </w:rPr>
        <w:commentReference w:id="27"/>
      </w:r>
    </w:p>
    <w:p w14:paraId="187FF941" w14:textId="663020FF" w:rsidR="00F23346" w:rsidRDefault="00F23346" w:rsidP="00F23346">
      <w:pPr>
        <w:spacing w:line="240" w:lineRule="auto"/>
      </w:pPr>
      <w:r w:rsidRPr="00F23346">
        <w:t>Para el desarrollo del servidor, se ha elegido el </w:t>
      </w:r>
      <w:r w:rsidRPr="00F23346">
        <w:rPr>
          <w:b/>
          <w:bCs/>
        </w:rPr>
        <w:t>framework Spring Boot</w:t>
      </w:r>
      <w:r w:rsidRPr="00F23346">
        <w:t> </w:t>
      </w:r>
      <w:r w:rsidR="00B85D05">
        <w:fldChar w:fldCharType="begin"/>
      </w:r>
      <w:r w:rsidR="00B85D05">
        <w:instrText xml:space="preserve"> REF _Ref213707633 \n \h </w:instrText>
      </w:r>
      <w:r w:rsidR="00B85D05">
        <w:fldChar w:fldCharType="separate"/>
      </w:r>
      <w:r w:rsidR="00E06686">
        <w:t>[7]</w:t>
      </w:r>
      <w:r w:rsidR="00B85D05">
        <w:fldChar w:fldCharType="end"/>
      </w:r>
      <w:r w:rsidRPr="00F23346">
        <w:t xml:space="preserve"> junto con el lenguaje de programación </w:t>
      </w:r>
      <w:r w:rsidRPr="00F23346">
        <w:rPr>
          <w:b/>
          <w:bCs/>
        </w:rPr>
        <w:t>Java</w:t>
      </w:r>
      <w:r w:rsidRPr="00F23346">
        <w:t> </w:t>
      </w:r>
      <w:r w:rsidR="001A7951">
        <w:fldChar w:fldCharType="begin"/>
      </w:r>
      <w:r w:rsidR="001A7951">
        <w:instrText xml:space="preserve"> REF _Ref213707645 \n \h </w:instrText>
      </w:r>
      <w:r w:rsidR="001A7951">
        <w:fldChar w:fldCharType="separate"/>
      </w:r>
      <w:r w:rsidR="00E06686">
        <w:t>[8]</w:t>
      </w:r>
      <w:r w:rsidR="001A7951">
        <w:fldChar w:fldCharType="end"/>
      </w:r>
      <w:r w:rsidRPr="00F23346">
        <w:t>. Spring Boot es un </w:t>
      </w:r>
      <w:r w:rsidRPr="00F23346">
        <w:rPr>
          <w:i/>
          <w:iCs/>
        </w:rPr>
        <w:t>framework</w:t>
      </w:r>
      <w:r w:rsidRPr="00F23346">
        <w:t> que simplifica enormemente el desarrollo de aplicaciones basadas en Spring, proporcionando configuración automática y permitiendo crear aplicaciones listas para producción con mínimo esfuerzo. Java, como lenguaje de programación orientado a objetos, robusto y con un amplio ecosistema, garantiza escalabilidad, mantenibilidad y alto rendimiento, siendo una elección muy extendida en el desarrollo de </w:t>
      </w:r>
      <w:r w:rsidRPr="00F23346">
        <w:rPr>
          <w:i/>
          <w:iCs/>
        </w:rPr>
        <w:t>enterprise applications</w:t>
      </w:r>
      <w:r w:rsidRPr="00F23346">
        <w:t>.</w:t>
      </w:r>
    </w:p>
    <w:p w14:paraId="0089E5CB" w14:textId="38CA9813" w:rsidR="00F23346" w:rsidRPr="00F23346" w:rsidRDefault="00F23346" w:rsidP="00F23346">
      <w:pPr>
        <w:spacing w:line="240" w:lineRule="auto"/>
      </w:pPr>
      <w:r w:rsidRPr="00F23346">
        <w:t>Como sistema de gestión de bases de datos se utilizará </w:t>
      </w:r>
      <w:r w:rsidRPr="00F23346">
        <w:rPr>
          <w:b/>
          <w:bCs/>
        </w:rPr>
        <w:t>PostgreSQL</w:t>
      </w:r>
      <w:r w:rsidRPr="00F23346">
        <w:t> </w:t>
      </w:r>
      <w:r w:rsidR="001A7951">
        <w:fldChar w:fldCharType="begin"/>
      </w:r>
      <w:r w:rsidR="001A7951">
        <w:instrText xml:space="preserve"> REF _Ref213707657 \n \h </w:instrText>
      </w:r>
      <w:r w:rsidR="001A7951">
        <w:fldChar w:fldCharType="separate"/>
      </w:r>
      <w:r w:rsidR="00E06686">
        <w:t>[9]</w:t>
      </w:r>
      <w:r w:rsidR="001A7951">
        <w:fldChar w:fldCharType="end"/>
      </w:r>
      <w:r w:rsidRPr="00F23346">
        <w:t>. Se ha optado por esta base de datos relacional de código abierto debido a su robustez, cumplimiento de estándares SQL y su excelente rendimiento para cargas de trabajo complejas. PostgreSQL ofrece características avanzadas como tipos de datos complejos, consultas JSON nativas y una fuerte consistencia transaccional, lo que la hace ideal para gestionar las relaciones estructuradas entre usuarios, películas, series, listas y valoraciones en MovieMate.</w:t>
      </w:r>
    </w:p>
    <w:p w14:paraId="7810A760" w14:textId="36F07991" w:rsidR="00F23346" w:rsidRDefault="00F23346" w:rsidP="00F23346">
      <w:pPr>
        <w:spacing w:line="240" w:lineRule="auto"/>
      </w:pPr>
      <w:r w:rsidRPr="00F23346">
        <w:lastRenderedPageBreak/>
        <w:t>La comunicación entre el </w:t>
      </w:r>
      <w:r w:rsidRPr="00F23346">
        <w:rPr>
          <w:i/>
          <w:iCs/>
        </w:rPr>
        <w:t>front-end</w:t>
      </w:r>
      <w:r w:rsidRPr="00F23346">
        <w:t> y el </w:t>
      </w:r>
      <w:r w:rsidRPr="00F23346">
        <w:rPr>
          <w:i/>
          <w:iCs/>
        </w:rPr>
        <w:t>back-end</w:t>
      </w:r>
      <w:r w:rsidRPr="00F23346">
        <w:t> se realizará a través de una </w:t>
      </w:r>
      <w:r w:rsidRPr="00F23346">
        <w:rPr>
          <w:b/>
          <w:bCs/>
        </w:rPr>
        <w:t>API RESTful</w:t>
      </w:r>
      <w:r w:rsidRPr="00F23346">
        <w:t> </w:t>
      </w:r>
      <w:r w:rsidR="001A7951">
        <w:fldChar w:fldCharType="begin"/>
      </w:r>
      <w:r w:rsidR="001A7951">
        <w:instrText xml:space="preserve"> REF _Ref213707666 \n \h </w:instrText>
      </w:r>
      <w:r w:rsidR="001A7951">
        <w:fldChar w:fldCharType="separate"/>
      </w:r>
      <w:r w:rsidR="00AB2C44">
        <w:t>[10]</w:t>
      </w:r>
      <w:r w:rsidR="001A7951">
        <w:fldChar w:fldCharType="end"/>
      </w:r>
      <w:r w:rsidRPr="00F23346">
        <w:t xml:space="preserve">, </w:t>
      </w:r>
      <w:r w:rsidR="0028710B" w:rsidRPr="00F23346">
        <w:t>siguiendo</w:t>
      </w:r>
      <w:r w:rsidRPr="00F23346">
        <w:t xml:space="preserve"> los principios arquitectónicos REST para garantizar una interfaz coherente y sin estado.</w:t>
      </w:r>
    </w:p>
    <w:p w14:paraId="3B75BF4E" w14:textId="77777777" w:rsidR="0072364B" w:rsidRPr="00F23346" w:rsidRDefault="0072364B" w:rsidP="0072364B">
      <w:pPr>
        <w:spacing w:line="240" w:lineRule="auto"/>
      </w:pPr>
      <w:r w:rsidRPr="0072364B">
        <w:t xml:space="preserve">En el desarrollo concreto del </w:t>
      </w:r>
      <w:r w:rsidRPr="0072364B">
        <w:rPr>
          <w:i/>
          <w:iCs/>
        </w:rPr>
        <w:t>back</w:t>
      </w:r>
      <w:r>
        <w:rPr>
          <w:i/>
          <w:iCs/>
        </w:rPr>
        <w:t>-</w:t>
      </w:r>
      <w:r w:rsidRPr="0072364B">
        <w:rPr>
          <w:i/>
          <w:iCs/>
        </w:rPr>
        <w:t>end</w:t>
      </w:r>
      <w:r w:rsidRPr="0072364B">
        <w:t xml:space="preserve"> se han utilizado distintos módulos del ecosistema de Spring Boot que facilitan la implementación de las distintas capas de la aplicación. Para la construcción de la API REST se ha empleado el módulo </w:t>
      </w:r>
      <w:r w:rsidRPr="0072364B">
        <w:rPr>
          <w:rFonts w:ascii="Courier New" w:hAnsi="Courier New" w:cs="Courier New"/>
        </w:rPr>
        <w:t>spring-boot-starter-web</w:t>
      </w:r>
      <w:r w:rsidRPr="0072364B">
        <w:t>, que proporciona las funcionalidades necesarias para definir controladores mediante anotaciones y gestionar peticiones HTTP siguiendo el modelo MVC</w:t>
      </w:r>
      <w:r>
        <w:t xml:space="preserve"> (Modelo-Vista-Controlador)</w:t>
      </w:r>
      <w:r w:rsidRPr="0072364B">
        <w:t>. De este modo, los distintos endpoints del sistem</w:t>
      </w:r>
      <w:r>
        <w:t>a</w:t>
      </w:r>
      <w:r w:rsidRPr="0072364B">
        <w:t xml:space="preserve"> pueden exponerse de forma estructurada y coherente.</w:t>
      </w:r>
    </w:p>
    <w:p w14:paraId="1C19369C" w14:textId="2E337439" w:rsidR="0072364B" w:rsidRDefault="0072364B" w:rsidP="00F23346">
      <w:pPr>
        <w:spacing w:line="240" w:lineRule="auto"/>
      </w:pPr>
      <w:r w:rsidRPr="0072364B">
        <w:t xml:space="preserve">Para la persistencia de datos se ha utilizado </w:t>
      </w:r>
      <w:r w:rsidRPr="0072364B">
        <w:rPr>
          <w:rFonts w:ascii="Courier New" w:hAnsi="Courier New" w:cs="Courier New"/>
        </w:rPr>
        <w:t>spring-boot-starter-data-jpa</w:t>
      </w:r>
      <w:r w:rsidRPr="0072364B">
        <w:t xml:space="preserve">, que implementa la especificación JPA (Java Persistence API) y permite realizar el mapeo objeto-relacional entre las entidades del dominio y las tablas de la base de datos. Esto facilita la abstracción del acceso a datos mediante repositorios, reduciendo la complejidad del código y mejorando su mantenibilidad. La conexión con PostgreSQL se realiza a través del </w:t>
      </w:r>
      <w:r w:rsidRPr="0072364B">
        <w:rPr>
          <w:i/>
          <w:iCs/>
        </w:rPr>
        <w:t>driver</w:t>
      </w:r>
      <w:r w:rsidRPr="0072364B">
        <w:t xml:space="preserve"> oficial incluido como dependencia del proyecto.</w:t>
      </w:r>
    </w:p>
    <w:p w14:paraId="5BBD6466" w14:textId="47F6A5A7" w:rsidR="0072364B" w:rsidRDefault="0072364B" w:rsidP="0072364B">
      <w:pPr>
        <w:spacing w:line="240" w:lineRule="auto"/>
      </w:pPr>
      <w:r>
        <w:t xml:space="preserve">En el ámbito de la seguridad se ha integrado </w:t>
      </w:r>
      <w:r w:rsidRPr="0072364B">
        <w:rPr>
          <w:rFonts w:ascii="Courier New" w:hAnsi="Courier New" w:cs="Courier New"/>
        </w:rPr>
        <w:t>spring-boot-starter-security</w:t>
      </w:r>
      <w:r>
        <w:t>, que proporciona los mecanismos de autenticación y autorización de la aplicación. Sobre esta base se ha implementado un sistema de autenticación basado en JSON Web Tokens (JWT), utilizando la librería JJWT para la generación y validación de los tokens. Este enfoque permite mantener una arquitectura sin estado (</w:t>
      </w:r>
      <w:r w:rsidRPr="0072364B">
        <w:rPr>
          <w:i/>
          <w:iCs/>
        </w:rPr>
        <w:t>stateless</w:t>
      </w:r>
      <w:r>
        <w:t>), adecuada para una API REST moderna.</w:t>
      </w:r>
    </w:p>
    <w:p w14:paraId="1AF1DEB9" w14:textId="69FF0F2D" w:rsidR="0072364B" w:rsidRDefault="0072364B" w:rsidP="0072364B">
      <w:pPr>
        <w:spacing w:line="240" w:lineRule="auto"/>
      </w:pPr>
      <w:r>
        <w:t xml:space="preserve">Asimismo, se ha incorporado </w:t>
      </w:r>
      <w:r w:rsidRPr="0072364B">
        <w:rPr>
          <w:rFonts w:ascii="Courier New" w:hAnsi="Courier New" w:cs="Courier New"/>
        </w:rPr>
        <w:t>spring-boot-starter-validation</w:t>
      </w:r>
      <w:r>
        <w:t xml:space="preserve"> para la validación de datos de entrada, garantizando la integridad de la información recibida por los </w:t>
      </w:r>
      <w:r w:rsidRPr="0072364B">
        <w:rPr>
          <w:i/>
          <w:iCs/>
        </w:rPr>
        <w:t>endpoints</w:t>
      </w:r>
      <w:r>
        <w:t xml:space="preserve">. Para la documentación automática de la API se ha empleado </w:t>
      </w:r>
      <w:r w:rsidRPr="0072364B">
        <w:rPr>
          <w:rFonts w:ascii="Courier New" w:hAnsi="Courier New" w:cs="Courier New"/>
        </w:rPr>
        <w:t>SpringDoc OpenAPI</w:t>
      </w:r>
      <w:r>
        <w:t xml:space="preserve">, que genera una interfaz interactiva compatible con el estándar </w:t>
      </w:r>
      <w:r w:rsidRPr="00E06686">
        <w:rPr>
          <w:b/>
          <w:bCs/>
        </w:rPr>
        <w:t>OpenAPI</w:t>
      </w:r>
      <w:r w:rsidR="00E06686">
        <w:rPr>
          <w:b/>
          <w:bCs/>
        </w:rPr>
        <w:t xml:space="preserve"> </w:t>
      </w:r>
      <w:r w:rsidR="00E06686" w:rsidRPr="00E06686">
        <w:fldChar w:fldCharType="begin"/>
      </w:r>
      <w:r w:rsidR="00E06686" w:rsidRPr="00E06686">
        <w:instrText xml:space="preserve"> REF _Ref223385329 \r \h </w:instrText>
      </w:r>
      <w:r w:rsidR="00E06686">
        <w:instrText xml:space="preserve"> \* MERGEFORMAT </w:instrText>
      </w:r>
      <w:r w:rsidR="00E06686" w:rsidRPr="00E06686">
        <w:fldChar w:fldCharType="separate"/>
      </w:r>
      <w:r w:rsidR="00AB2C44">
        <w:t>[11]</w:t>
      </w:r>
      <w:r w:rsidR="00E06686" w:rsidRPr="00E06686">
        <w:fldChar w:fldCharType="end"/>
      </w:r>
      <w:r>
        <w:t>/</w:t>
      </w:r>
      <w:r w:rsidRPr="00E06686">
        <w:rPr>
          <w:b/>
          <w:bCs/>
        </w:rPr>
        <w:t>Swagger</w:t>
      </w:r>
      <w:r w:rsidR="00E06686">
        <w:rPr>
          <w:b/>
          <w:bCs/>
        </w:rPr>
        <w:t xml:space="preserve"> </w:t>
      </w:r>
      <w:r w:rsidR="00E06686" w:rsidRPr="00E06686">
        <w:fldChar w:fldCharType="begin"/>
      </w:r>
      <w:r w:rsidR="00E06686" w:rsidRPr="00E06686">
        <w:instrText xml:space="preserve"> REF _Ref223385334 \r \h </w:instrText>
      </w:r>
      <w:r w:rsidR="00E06686">
        <w:instrText xml:space="preserve"> \* MERGEFORMAT </w:instrText>
      </w:r>
      <w:r w:rsidR="00E06686" w:rsidRPr="00E06686">
        <w:fldChar w:fldCharType="separate"/>
      </w:r>
      <w:r w:rsidR="00AB2C44">
        <w:t>[12]</w:t>
      </w:r>
      <w:r w:rsidR="00E06686" w:rsidRPr="00E06686">
        <w:fldChar w:fldCharType="end"/>
      </w:r>
      <w:r>
        <w:t>, facilitando la exploración y prueba de los servicios desarrollados.</w:t>
      </w:r>
    </w:p>
    <w:p w14:paraId="22F91971" w14:textId="09A87CCB" w:rsidR="0072364B" w:rsidRPr="00F23346" w:rsidRDefault="0072364B" w:rsidP="0072364B">
      <w:pPr>
        <w:spacing w:line="240" w:lineRule="auto"/>
      </w:pPr>
      <w:r>
        <w:t xml:space="preserve">Finalmente, se ha incluido el módulo </w:t>
      </w:r>
      <w:r w:rsidRPr="0072364B">
        <w:rPr>
          <w:rFonts w:ascii="Courier New" w:hAnsi="Courier New" w:cs="Courier New"/>
        </w:rPr>
        <w:t>Actuator</w:t>
      </w:r>
      <w:r>
        <w:t xml:space="preserve"> para exponer información de monitorización y estado de la aplicación, así como dependencias específicas para pruebas automatizadas, incluyendo una base de datos en memoria </w:t>
      </w:r>
      <w:r w:rsidRPr="00E06686">
        <w:rPr>
          <w:b/>
          <w:bCs/>
        </w:rPr>
        <w:t>H2</w:t>
      </w:r>
      <w:r w:rsidR="00E06686">
        <w:t xml:space="preserve"> </w:t>
      </w:r>
      <w:r w:rsidR="00E06686">
        <w:fldChar w:fldCharType="begin"/>
      </w:r>
      <w:r w:rsidR="00E06686">
        <w:instrText xml:space="preserve"> REF _Ref223385342 \r \h </w:instrText>
      </w:r>
      <w:r w:rsidR="00E06686">
        <w:fldChar w:fldCharType="separate"/>
      </w:r>
      <w:r w:rsidR="00AB2C44">
        <w:t>[13]</w:t>
      </w:r>
      <w:r w:rsidR="00E06686">
        <w:fldChar w:fldCharType="end"/>
      </w:r>
      <w:r>
        <w:t xml:space="preserve"> para el entorno de </w:t>
      </w:r>
      <w:r w:rsidRPr="0072364B">
        <w:rPr>
          <w:i/>
          <w:iCs/>
        </w:rPr>
        <w:t>testing</w:t>
      </w:r>
      <w:r>
        <w:t xml:space="preserve"> y herramientas de análisis de cobertura como </w:t>
      </w:r>
      <w:r w:rsidRPr="00E06686">
        <w:rPr>
          <w:b/>
          <w:bCs/>
        </w:rPr>
        <w:t>JaCoCo</w:t>
      </w:r>
      <w:r w:rsidR="00E06686">
        <w:t xml:space="preserve"> </w:t>
      </w:r>
      <w:r w:rsidR="00E06686">
        <w:fldChar w:fldCharType="begin"/>
      </w:r>
      <w:r w:rsidR="00E06686">
        <w:instrText xml:space="preserve"> REF _Ref223385346 \r \h </w:instrText>
      </w:r>
      <w:r w:rsidR="00E06686">
        <w:fldChar w:fldCharType="separate"/>
      </w:r>
      <w:r w:rsidR="00AB2C44">
        <w:t>[14]</w:t>
      </w:r>
      <w:r w:rsidR="00E06686">
        <w:fldChar w:fldCharType="end"/>
      </w:r>
      <w:r>
        <w:t>.</w:t>
      </w:r>
    </w:p>
    <w:p w14:paraId="1E56754C" w14:textId="77777777" w:rsidR="00F23346" w:rsidRDefault="00AC7316" w:rsidP="00AC7316">
      <w:pPr>
        <w:pStyle w:val="Ttulo3"/>
      </w:pPr>
      <w:bookmarkStart w:id="28" w:name="_Toc222830786"/>
      <w:commentRangeStart w:id="29"/>
      <w:commentRangeStart w:id="30"/>
      <w:commentRangeStart w:id="31"/>
      <w:r>
        <w:t>Front-end</w:t>
      </w:r>
      <w:bookmarkEnd w:id="28"/>
      <w:commentRangeEnd w:id="29"/>
      <w:r w:rsidR="00DD7A78">
        <w:rPr>
          <w:rStyle w:val="Refdecomentario"/>
          <w:sz w:val="22"/>
          <w:szCs w:val="22"/>
        </w:rPr>
        <w:commentReference w:id="29"/>
      </w:r>
      <w:commentRangeEnd w:id="30"/>
      <w:r w:rsidR="00677F3E">
        <w:rPr>
          <w:rStyle w:val="Refdecomentario"/>
          <w:sz w:val="22"/>
          <w:szCs w:val="22"/>
        </w:rPr>
        <w:commentReference w:id="30"/>
      </w:r>
      <w:commentRangeEnd w:id="31"/>
      <w:r w:rsidR="00AB2C44">
        <w:rPr>
          <w:rStyle w:val="Refdecomentario"/>
          <w:sz w:val="22"/>
          <w:szCs w:val="22"/>
        </w:rPr>
        <w:commentReference w:id="31"/>
      </w:r>
    </w:p>
    <w:p w14:paraId="5D933DD0" w14:textId="3E4D547D" w:rsidR="00F23346" w:rsidRDefault="00F23346" w:rsidP="00F23346">
      <w:pPr>
        <w:spacing w:line="240" w:lineRule="auto"/>
      </w:pPr>
      <w:r>
        <w:t>El </w:t>
      </w:r>
      <w:r w:rsidRPr="00F23346">
        <w:rPr>
          <w:i/>
          <w:iCs/>
        </w:rPr>
        <w:t>front-end</w:t>
      </w:r>
      <w:r>
        <w:t> de la aplicación se implementará utilizando </w:t>
      </w:r>
      <w:r w:rsidRPr="00F23346">
        <w:rPr>
          <w:b/>
          <w:bCs/>
        </w:rPr>
        <w:t>React</w:t>
      </w:r>
      <w:r>
        <w:t> </w:t>
      </w:r>
      <w:r w:rsidR="001A7951">
        <w:fldChar w:fldCharType="begin"/>
      </w:r>
      <w:r w:rsidR="001A7951">
        <w:instrText xml:space="preserve"> REF _Ref213707676 \n \h </w:instrText>
      </w:r>
      <w:r w:rsidR="001A7951">
        <w:fldChar w:fldCharType="separate"/>
      </w:r>
      <w:r w:rsidR="00AB2C44">
        <w:t>[15]</w:t>
      </w:r>
      <w:r w:rsidR="001A7951">
        <w:fldChar w:fldCharType="end"/>
      </w:r>
      <w:r>
        <w:t xml:space="preserve"> junto con </w:t>
      </w:r>
      <w:r w:rsidRPr="00F23346">
        <w:rPr>
          <w:b/>
          <w:bCs/>
        </w:rPr>
        <w:t>TypeScript</w:t>
      </w:r>
      <w:r>
        <w:t> </w:t>
      </w:r>
      <w:r w:rsidR="001A7951">
        <w:fldChar w:fldCharType="begin"/>
      </w:r>
      <w:r w:rsidR="001A7951">
        <w:instrText xml:space="preserve"> REF _Ref213707686 \n \h </w:instrText>
      </w:r>
      <w:r w:rsidR="001A7951">
        <w:fldChar w:fldCharType="separate"/>
      </w:r>
      <w:r w:rsidR="00AB2C44">
        <w:t>[16]</w:t>
      </w:r>
      <w:r w:rsidR="001A7951">
        <w:fldChar w:fldCharType="end"/>
      </w:r>
      <w:r>
        <w:t>. React es una biblioteca de JavaScript ampliamente adoptada que permite crear interfaces de usuario interactivas y basadas en componentes reutilizables. TypeScript, al añadir tipado estático, contribuye a la detección temprana de errores, mejora la mantenibilidad del código y proporciona una mejor experiencia de desarrollo, lo que es especialmente valioso en proyectos de mediana y gran escala.</w:t>
      </w:r>
    </w:p>
    <w:p w14:paraId="7A5774D0" w14:textId="1157728E" w:rsidR="00F23346" w:rsidRPr="00F23346" w:rsidRDefault="00F23346" w:rsidP="00F23346">
      <w:pPr>
        <w:spacing w:line="240" w:lineRule="auto"/>
      </w:pPr>
      <w:r>
        <w:t>Para el diseño de la interfaz de usuario y garantizar que sea completamente </w:t>
      </w:r>
      <w:r w:rsidRPr="00F23346">
        <w:rPr>
          <w:i/>
          <w:iCs/>
        </w:rPr>
        <w:t>responsive</w:t>
      </w:r>
      <w:r>
        <w:t>, se empleará </w:t>
      </w:r>
      <w:r w:rsidRPr="00F23346">
        <w:rPr>
          <w:b/>
          <w:bCs/>
        </w:rPr>
        <w:t>Tailwind CSS</w:t>
      </w:r>
      <w:r>
        <w:t> </w:t>
      </w:r>
      <w:r w:rsidR="001A7951">
        <w:fldChar w:fldCharType="begin"/>
      </w:r>
      <w:r w:rsidR="001A7951">
        <w:instrText xml:space="preserve"> REF _Ref213707696 \n \h </w:instrText>
      </w:r>
      <w:r w:rsidR="001A7951">
        <w:fldChar w:fldCharType="separate"/>
      </w:r>
      <w:r w:rsidR="00AB2C44">
        <w:t>[17]</w:t>
      </w:r>
      <w:r w:rsidR="001A7951">
        <w:fldChar w:fldCharType="end"/>
      </w:r>
      <w:r>
        <w:t>. Tailwind es un </w:t>
      </w:r>
      <w:r w:rsidRPr="00F23346">
        <w:rPr>
          <w:i/>
          <w:iCs/>
        </w:rPr>
        <w:t>framework</w:t>
      </w:r>
      <w:r>
        <w:t> de CSS de utilidad que permite construir diseños personalizados directamente en el marcado, agilizando el desarrollo de interfaces modernas y adaptables a cualquier tamaño de pantalla. Como complemento, se valorará el uso de una librería de componentes como </w:t>
      </w:r>
      <w:r w:rsidRPr="00F23346">
        <w:rPr>
          <w:b/>
          <w:bCs/>
        </w:rPr>
        <w:t>Mantine</w:t>
      </w:r>
      <w:r>
        <w:t> </w:t>
      </w:r>
      <w:r w:rsidR="001A7951">
        <w:fldChar w:fldCharType="begin"/>
      </w:r>
      <w:r w:rsidR="001A7951">
        <w:instrText xml:space="preserve"> REF _Ref213707706 \n \h </w:instrText>
      </w:r>
      <w:r w:rsidR="001A7951">
        <w:fldChar w:fldCharType="separate"/>
      </w:r>
      <w:r w:rsidR="00AB2C44">
        <w:t>[18]</w:t>
      </w:r>
      <w:r w:rsidR="001A7951">
        <w:fldChar w:fldCharType="end"/>
      </w:r>
      <w:r>
        <w:t xml:space="preserve"> o </w:t>
      </w:r>
      <w:r w:rsidRPr="00F23346">
        <w:rPr>
          <w:b/>
          <w:bCs/>
        </w:rPr>
        <w:t>Shadcn/ui</w:t>
      </w:r>
      <w:r>
        <w:t> para acelerar el desarrollo de elementos UI complejos y consistentes.</w:t>
      </w:r>
    </w:p>
    <w:p>
      <w:pPr>
        <w:pStyle w:val="Normal"/>
      </w:pPr>
      <w:r>
        <w:t xml:space="preserve">Para la gestión del estado de la aplicación se han combinado dos herramientas complementarias. Zustand [REF] se emplea como store global ligero para el estado sincrónico, como los datos del usuario autenticado y el token de sesión. TanStack Query [REF] gestiona el estado asíncrono derivado de peticiones al servidor, automatizando el ciclo de vida de las solicitudes, el almacenamiento en caché de resultados y la revalidación de datos cuando estos quedan desactualizados, lo que reduce considerablemente la complejidad del código de acceso a datos en los componentes.</w:t>
      </w:r>
    </w:p>
    <w:p>
      <w:pPr>
        <w:pStyle w:val="Normal"/>
      </w:pPr>
      <w:r>
        <w:t xml:space="preserve">La comunicación HTTP con el back-end se centraliza a través de Axios [REF], configurado con una instancia global que incorpora automáticamente las cabeceras de autorización en las peticiones autenticadas. La navegación entre páginas se gestiona mediante React Router v6 [REF], que soporta rutas anidadas y permite proteger las rutas que requieren sesión activa mediante componentes de guardia.</w:t>
      </w:r>
    </w:p>
    <w:p>
      <w:pPr>
        <w:pStyle w:val="Normal"/>
      </w:pPr>
      <w:r>
        <w:t xml:space="preserve">Los componentes de interfaz se construyen sobre Radix UI [REF] y su capa de estilos Shadcn/ui, que proporcionan elementos accesibles y personalizables compatibles con Tailwind CSS. Las notificaciones emergentes se implementan con la librería Sonner [REF]. Por último, para la comunicación en tiempo real se integra SockJS [REF] junto con el protocolo STOMP [REF], permitiendo al cliente recibir eventos del servidor de forma asíncrona a través de una conexión WebSocket persistente durante toda la sesión.</w:t>
      </w:r>
    </w:p>
    <w:p w14:paraId="6D766EB6" w14:textId="4A118CE1" w:rsidR="00AC7316" w:rsidRDefault="00AC7316" w:rsidP="00AC7316">
      <w:pPr>
        <w:pStyle w:val="Ttulo3"/>
      </w:pPr>
      <w:bookmarkStart w:id="32" w:name="_Toc222830787"/>
      <w:r>
        <w:lastRenderedPageBreak/>
        <w:t>Integración de datos</w:t>
      </w:r>
      <w:bookmarkEnd w:id="32"/>
    </w:p>
    <w:p w14:paraId="3269A525" w14:textId="3C1FECA0" w:rsidR="00AC7316" w:rsidRPr="00AC7316" w:rsidRDefault="00AC7316" w:rsidP="00AC7316">
      <w:r w:rsidRPr="00AC7316">
        <w:t>Para poblar la base de datos de la aplicación con información actualizada de películas y series, se integrará </w:t>
      </w:r>
      <w:r w:rsidRPr="00AC7316">
        <w:rPr>
          <w:b/>
          <w:bCs/>
        </w:rPr>
        <w:t>The Movie Database (TMDB)</w:t>
      </w:r>
      <w:r w:rsidRPr="00AC7316">
        <w:t> </w:t>
      </w:r>
      <w:r w:rsidR="001A7951">
        <w:fldChar w:fldCharType="begin"/>
      </w:r>
      <w:r w:rsidR="001A7951">
        <w:instrText xml:space="preserve"> REF _Ref213707714 \n \h </w:instrText>
      </w:r>
      <w:r w:rsidR="001A7951">
        <w:fldChar w:fldCharType="separate"/>
      </w:r>
      <w:r w:rsidR="00AB2C44">
        <w:t>[19]</w:t>
      </w:r>
      <w:r w:rsidR="001A7951">
        <w:fldChar w:fldCharType="end"/>
      </w:r>
      <w:r w:rsidRPr="00AC7316">
        <w:t>. TMDB es una API gratuita y muy completa que proporciona un extenso repositorio de metadatos, imágenes y puntuaciones sobre contenido audiovisual, siendo la opción estándar </w:t>
      </w:r>
      <w:r w:rsidRPr="00AC7316">
        <w:rPr>
          <w:i/>
          <w:iCs/>
        </w:rPr>
        <w:t>de facto</w:t>
      </w:r>
      <w:r w:rsidRPr="00AC7316">
        <w:t> para este tipo de proyectos.</w:t>
      </w:r>
    </w:p>
    <w:p w14:paraId="43430580" w14:textId="563BD4B7" w:rsidR="00AC7316" w:rsidRDefault="00AC7316" w:rsidP="00AC7316">
      <w:pPr>
        <w:pStyle w:val="Ttulo3"/>
      </w:pPr>
      <w:bookmarkStart w:id="33" w:name="_Toc222830788"/>
      <w:r>
        <w:t>Miscelánea</w:t>
      </w:r>
      <w:bookmarkEnd w:id="33"/>
    </w:p>
    <w:p w14:paraId="0C54FE0F" w14:textId="518C34CE" w:rsidR="00340E37" w:rsidRPr="00340E37" w:rsidRDefault="00340E37" w:rsidP="00340E37">
      <w:r w:rsidRPr="00340E37">
        <w:t>Además de las tecnologías mencionadas, se han empleado diversas herramientas que han facilitado el desarrollo y la gestión del proyecto:</w:t>
      </w:r>
    </w:p>
    <w:p w14:paraId="1130F4CA" w14:textId="45E3AE6D" w:rsidR="00AC7316" w:rsidRDefault="00AC7316" w:rsidP="00AC7316">
      <w:pPr>
        <w:pStyle w:val="Prrafodelista"/>
        <w:numPr>
          <w:ilvl w:val="0"/>
          <w:numId w:val="12"/>
        </w:numPr>
      </w:pPr>
      <w:r>
        <w:t xml:space="preserve">Visual Studio Code </w:t>
      </w:r>
      <w:r w:rsidR="001A7951">
        <w:fldChar w:fldCharType="begin"/>
      </w:r>
      <w:r w:rsidR="001A7951">
        <w:instrText xml:space="preserve"> REF _Ref213707726 \n \h </w:instrText>
      </w:r>
      <w:r w:rsidR="001A7951">
        <w:fldChar w:fldCharType="separate"/>
      </w:r>
      <w:r w:rsidR="00AB2C44">
        <w:t>[20]</w:t>
      </w:r>
      <w:r w:rsidR="001A7951">
        <w:fldChar w:fldCharType="end"/>
      </w:r>
      <w:r>
        <w:t>: Editor de código fuente para el desarrollo.</w:t>
      </w:r>
    </w:p>
    <w:p w14:paraId="021A20C1" w14:textId="186CCA2F" w:rsidR="00AC7316" w:rsidRPr="00AC7316" w:rsidRDefault="00AC7316" w:rsidP="00AC7316">
      <w:pPr>
        <w:pStyle w:val="Prrafodelista"/>
        <w:numPr>
          <w:ilvl w:val="0"/>
          <w:numId w:val="12"/>
        </w:numPr>
      </w:pPr>
      <w:r>
        <w:t xml:space="preserve">Git </w:t>
      </w:r>
      <w:r w:rsidRPr="00AC7316">
        <w:t xml:space="preserve">&amp; GitHub </w:t>
      </w:r>
      <w:r w:rsidR="001A7951">
        <w:fldChar w:fldCharType="begin"/>
      </w:r>
      <w:r w:rsidR="001A7951">
        <w:instrText xml:space="preserve"> REF _Ref213707734 \n \h </w:instrText>
      </w:r>
      <w:r w:rsidR="001A7951">
        <w:fldChar w:fldCharType="separate"/>
      </w:r>
      <w:r w:rsidR="00AB2C44">
        <w:t>[21]</w:t>
      </w:r>
      <w:r w:rsidR="001A7951">
        <w:fldChar w:fldCharType="end"/>
      </w:r>
      <w:r w:rsidR="001A7951">
        <w:t xml:space="preserve">, </w:t>
      </w:r>
      <w:r w:rsidR="001A7951">
        <w:fldChar w:fldCharType="begin"/>
      </w:r>
      <w:r w:rsidR="001A7951">
        <w:instrText xml:space="preserve"> REF _Ref213707740 \n \h </w:instrText>
      </w:r>
      <w:r w:rsidR="001A7951">
        <w:fldChar w:fldCharType="separate"/>
      </w:r>
      <w:r w:rsidR="00AB2C44">
        <w:t>[22]</w:t>
      </w:r>
      <w:r w:rsidR="001A7951">
        <w:fldChar w:fldCharType="end"/>
      </w:r>
      <w:r w:rsidRPr="00AC7316">
        <w:t>: Para el c</w:t>
      </w:r>
      <w:r>
        <w:t>ontrol de versiones y alojamiento del repositorio.</w:t>
      </w:r>
    </w:p>
    <w:p w14:paraId="6BA5B584" w14:textId="13119E47" w:rsidR="00AC7316" w:rsidRDefault="00AC7316" w:rsidP="00AC7316">
      <w:pPr>
        <w:pStyle w:val="Prrafodelista"/>
        <w:numPr>
          <w:ilvl w:val="0"/>
          <w:numId w:val="12"/>
        </w:numPr>
      </w:pPr>
      <w:r w:rsidRPr="00AC7316">
        <w:t xml:space="preserve">Postman </w:t>
      </w:r>
      <w:r w:rsidR="001A7951">
        <w:fldChar w:fldCharType="begin"/>
      </w:r>
      <w:r w:rsidR="001A7951">
        <w:instrText xml:space="preserve"> REF _Ref213707748 \n \h </w:instrText>
      </w:r>
      <w:r w:rsidR="001A7951">
        <w:fldChar w:fldCharType="separate"/>
      </w:r>
      <w:r w:rsidR="00AB2C44">
        <w:t>[23]</w:t>
      </w:r>
      <w:r w:rsidR="001A7951">
        <w:fldChar w:fldCharType="end"/>
      </w:r>
      <w:r>
        <w:t xml:space="preserve">: Para la prueba y documentación de los </w:t>
      </w:r>
      <w:commentRangeStart w:id="34"/>
      <w:r w:rsidRPr="008F7814">
        <w:rPr>
          <w:i/>
          <w:iCs/>
          <w:rPrChange w:id="35" w:author="FRANCISCO GARCIA SANCHEZ" w:date="2026-02-09T10:26:00Z" w16du:dateUtc="2026-02-09T09:26:00Z">
            <w:rPr/>
          </w:rPrChange>
        </w:rPr>
        <w:t>endpoints</w:t>
      </w:r>
      <w:commentRangeEnd w:id="34"/>
      <w:r w:rsidR="00DD7A78">
        <w:rPr>
          <w:rStyle w:val="Refdecomentario"/>
          <w:sz w:val="22"/>
          <w:szCs w:val="22"/>
        </w:rPr>
        <w:commentReference w:id="34"/>
      </w:r>
      <w:r>
        <w:t xml:space="preserve"> de la API REST.</w:t>
      </w:r>
    </w:p>
    <w:p w14:paraId="3769952F" w14:textId="48807483" w:rsidR="007C5ACC" w:rsidRDefault="007C5ACC" w:rsidP="00AC7316">
      <w:pPr>
        <w:pStyle w:val="Prrafodelista"/>
        <w:numPr>
          <w:ilvl w:val="0"/>
          <w:numId w:val="12"/>
        </w:numPr>
      </w:pPr>
      <w:r>
        <w:t>pgAdmin 4</w:t>
      </w:r>
      <w:r w:rsidR="0086044E">
        <w:t xml:space="preserve"> </w:t>
      </w:r>
      <w:r w:rsidR="0086044E">
        <w:fldChar w:fldCharType="begin"/>
      </w:r>
      <w:r w:rsidR="0086044E">
        <w:instrText xml:space="preserve"> REF _Ref222073868 \r \h </w:instrText>
      </w:r>
      <w:r w:rsidR="0086044E">
        <w:fldChar w:fldCharType="separate"/>
      </w:r>
      <w:r w:rsidR="00AB2C44">
        <w:t>[24]</w:t>
      </w:r>
      <w:r w:rsidR="0086044E">
        <w:fldChar w:fldCharType="end"/>
      </w:r>
      <w:r>
        <w:t>: Para la gestión y visualización de las tablas de la base de datos.</w:t>
      </w:r>
    </w:p>
    <w:p w14:paraId="63982F55" w14:textId="1501A3C7" w:rsidR="007C5ACC" w:rsidRDefault="007C5ACC" w:rsidP="00AC7316">
      <w:pPr>
        <w:pStyle w:val="Prrafodelista"/>
        <w:numPr>
          <w:ilvl w:val="0"/>
          <w:numId w:val="12"/>
        </w:numPr>
      </w:pPr>
      <w:r>
        <w:t>Dbeaver</w:t>
      </w:r>
      <w:r w:rsidR="0086044E">
        <w:t xml:space="preserve"> </w:t>
      </w:r>
      <w:r w:rsidR="0086044E">
        <w:fldChar w:fldCharType="begin"/>
      </w:r>
      <w:r w:rsidR="0086044E">
        <w:instrText xml:space="preserve"> REF _Ref222073876 \r \h </w:instrText>
      </w:r>
      <w:r w:rsidR="0086044E">
        <w:fldChar w:fldCharType="separate"/>
      </w:r>
      <w:r w:rsidR="00AB2C44">
        <w:t>[25]</w:t>
      </w:r>
      <w:r w:rsidR="0086044E">
        <w:fldChar w:fldCharType="end"/>
      </w:r>
      <w:r>
        <w:t>: Para la elaboración del diagrama entidad-relación.</w:t>
      </w:r>
    </w:p>
    <w:p w14:paraId="1AB82659" w14:textId="195401BF" w:rsidR="007C5ACC" w:rsidRDefault="0086044E" w:rsidP="00AC7316">
      <w:pPr>
        <w:pStyle w:val="Prrafodelista"/>
        <w:numPr>
          <w:ilvl w:val="0"/>
          <w:numId w:val="12"/>
        </w:numPr>
      </w:pPr>
      <w:r>
        <w:t>ChatGPT</w:t>
      </w:r>
      <w:r w:rsidR="007C5ACC">
        <w:t xml:space="preserve"> </w:t>
      </w:r>
      <w:r>
        <w:fldChar w:fldCharType="begin"/>
      </w:r>
      <w:r>
        <w:instrText xml:space="preserve"> REF _Ref222073881 \r \h </w:instrText>
      </w:r>
      <w:r>
        <w:fldChar w:fldCharType="separate"/>
      </w:r>
      <w:r w:rsidR="00AB2C44">
        <w:t>[26]</w:t>
      </w:r>
      <w:r>
        <w:fldChar w:fldCharType="end"/>
      </w:r>
      <w:r w:rsidR="007C5ACC">
        <w:t>: Apoyo para la programación, elaboración de mockups, revisión de la arquitectura y documentación técnica.</w:t>
      </w:r>
    </w:p>
    <w:p w14:paraId="4E431D1D" w14:textId="4E78D14B" w:rsidR="007E3654" w:rsidRDefault="007E3654" w:rsidP="00AC7316">
      <w:pPr>
        <w:pStyle w:val="Prrafodelista"/>
        <w:numPr>
          <w:ilvl w:val="0"/>
          <w:numId w:val="12"/>
        </w:numPr>
      </w:pPr>
      <w:r>
        <w:t>J</w:t>
      </w:r>
      <w:r w:rsidR="00C810AA">
        <w:t>U</w:t>
      </w:r>
      <w:r>
        <w:t>nit</w:t>
      </w:r>
      <w:r w:rsidR="00C810AA">
        <w:t xml:space="preserve"> </w:t>
      </w:r>
      <w:r w:rsidR="00C810AA">
        <w:fldChar w:fldCharType="begin"/>
      </w:r>
      <w:r w:rsidR="00C810AA">
        <w:instrText xml:space="preserve"> REF _Ref222830468 \n \h </w:instrText>
      </w:r>
      <w:r w:rsidR="00C810AA">
        <w:fldChar w:fldCharType="separate"/>
      </w:r>
      <w:r w:rsidR="00AB2C44">
        <w:t>[27]</w:t>
      </w:r>
      <w:r w:rsidR="00C810AA">
        <w:fldChar w:fldCharType="end"/>
      </w:r>
      <w:r>
        <w:t xml:space="preserve"> </w:t>
      </w:r>
      <w:r w:rsidR="006662DC">
        <w:t>&amp;</w:t>
      </w:r>
      <w:r>
        <w:t xml:space="preserve"> Mockito</w:t>
      </w:r>
      <w:r w:rsidR="00C810AA">
        <w:t xml:space="preserve"> </w:t>
      </w:r>
      <w:r w:rsidR="00C810AA">
        <w:fldChar w:fldCharType="begin"/>
      </w:r>
      <w:r w:rsidR="00C810AA">
        <w:instrText xml:space="preserve"> REF _Ref222830528 \n \h </w:instrText>
      </w:r>
      <w:r w:rsidR="00C810AA">
        <w:fldChar w:fldCharType="separate"/>
      </w:r>
      <w:r w:rsidR="00AB2C44">
        <w:t>[28]</w:t>
      </w:r>
      <w:r w:rsidR="00C810AA">
        <w:fldChar w:fldCharType="end"/>
      </w:r>
      <w:r>
        <w:t xml:space="preserve">: </w:t>
      </w:r>
      <w:r w:rsidRPr="006662DC">
        <w:rPr>
          <w:i/>
          <w:iCs/>
        </w:rPr>
        <w:t>Frameworks</w:t>
      </w:r>
      <w:r w:rsidRPr="007E3654">
        <w:t xml:space="preserve"> utilizados para la implementación de pruebas unitarias del </w:t>
      </w:r>
      <w:r w:rsidRPr="006662DC">
        <w:rPr>
          <w:i/>
          <w:iCs/>
        </w:rPr>
        <w:t>back</w:t>
      </w:r>
      <w:r w:rsidR="006662DC" w:rsidRPr="006662DC">
        <w:rPr>
          <w:i/>
          <w:iCs/>
        </w:rPr>
        <w:t>-</w:t>
      </w:r>
      <w:r w:rsidRPr="006662DC">
        <w:rPr>
          <w:i/>
          <w:iCs/>
        </w:rPr>
        <w:t>end</w:t>
      </w:r>
      <w:r w:rsidRPr="007E3654">
        <w:t>, permitiendo validar la lógica de negocio de forma aislada mediante simulación de dependencias.</w:t>
      </w:r>
    </w:p>
    <w:p w14:paraId="4D668ECF" w14:textId="467FF95A" w:rsidR="007E3654" w:rsidRDefault="007E3654" w:rsidP="00AC7316">
      <w:pPr>
        <w:pStyle w:val="Prrafodelista"/>
        <w:numPr>
          <w:ilvl w:val="0"/>
          <w:numId w:val="12"/>
        </w:numPr>
      </w:pPr>
      <w:r>
        <w:t>Docker</w:t>
      </w:r>
      <w:r w:rsidR="00C810AA">
        <w:t xml:space="preserve"> </w:t>
      </w:r>
      <w:r w:rsidR="00C810AA">
        <w:fldChar w:fldCharType="begin"/>
      </w:r>
      <w:r w:rsidR="00C810AA">
        <w:instrText xml:space="preserve"> REF _Ref222830536 \n \h </w:instrText>
      </w:r>
      <w:r w:rsidR="00C810AA">
        <w:fldChar w:fldCharType="separate"/>
      </w:r>
      <w:r w:rsidR="00AB2C44">
        <w:t>[29]</w:t>
      </w:r>
      <w:r w:rsidR="00C810AA">
        <w:fldChar w:fldCharType="end"/>
      </w:r>
      <w:r>
        <w:t xml:space="preserve">: </w:t>
      </w:r>
      <w:r w:rsidRPr="007E3654">
        <w:t xml:space="preserve">Plataforma de contenerización utilizada para empaquetar la aplicación </w:t>
      </w:r>
      <w:r w:rsidRPr="007E3654">
        <w:rPr>
          <w:i/>
          <w:iCs/>
        </w:rPr>
        <w:t>back</w:t>
      </w:r>
      <w:r>
        <w:rPr>
          <w:i/>
          <w:iCs/>
        </w:rPr>
        <w:t>-</w:t>
      </w:r>
      <w:r w:rsidRPr="007E3654">
        <w:rPr>
          <w:i/>
          <w:iCs/>
        </w:rPr>
        <w:t>end</w:t>
      </w:r>
      <w:r w:rsidRPr="007E3654">
        <w:t xml:space="preserve"> junto con sus dependencias en imágenes portables y reproducibles.</w:t>
      </w:r>
    </w:p>
    <w:p w14:paraId="06BB55D4" w14:textId="77956626" w:rsidR="007E3654" w:rsidRDefault="007E3654" w:rsidP="00AC7316">
      <w:pPr>
        <w:pStyle w:val="Prrafodelista"/>
        <w:numPr>
          <w:ilvl w:val="0"/>
          <w:numId w:val="12"/>
        </w:numPr>
      </w:pPr>
      <w:r>
        <w:t>Docker Compose</w:t>
      </w:r>
      <w:r w:rsidR="00C810AA">
        <w:t xml:space="preserve"> </w:t>
      </w:r>
      <w:r w:rsidR="00C810AA">
        <w:fldChar w:fldCharType="begin"/>
      </w:r>
      <w:r w:rsidR="00C810AA">
        <w:instrText xml:space="preserve"> REF _Ref222830541 \n \h </w:instrText>
      </w:r>
      <w:r w:rsidR="00C810AA">
        <w:fldChar w:fldCharType="separate"/>
      </w:r>
      <w:r w:rsidR="00AB2C44">
        <w:t>[30]</w:t>
      </w:r>
      <w:r w:rsidR="00C810AA">
        <w:fldChar w:fldCharType="end"/>
      </w:r>
      <w:r>
        <w:t xml:space="preserve">: </w:t>
      </w:r>
      <w:r w:rsidRPr="007E3654">
        <w:t xml:space="preserve">Herramienta empleada para la orquestación de múltiples contenedores, permitiendo ejecutar conjuntamente el </w:t>
      </w:r>
      <w:r w:rsidRPr="007E3654">
        <w:rPr>
          <w:i/>
          <w:iCs/>
        </w:rPr>
        <w:t>back-end</w:t>
      </w:r>
      <w:r w:rsidRPr="007E3654">
        <w:t xml:space="preserve"> y la base de datos PostgreSQL mediante una única configuración declarativa.</w:t>
      </w:r>
    </w:p>
    <w:p w14:paraId="7D5DD4FB" w14:textId="7E4707DB" w:rsidR="007E3654" w:rsidRPr="00AC7316" w:rsidRDefault="007E3654" w:rsidP="00AC7316">
      <w:pPr>
        <w:pStyle w:val="Prrafodelista"/>
        <w:numPr>
          <w:ilvl w:val="0"/>
          <w:numId w:val="12"/>
        </w:numPr>
      </w:pPr>
      <w:r>
        <w:t>GitHub Actions</w:t>
      </w:r>
      <w:r w:rsidR="00C810AA">
        <w:t xml:space="preserve"> </w:t>
      </w:r>
      <w:r w:rsidR="00C810AA">
        <w:fldChar w:fldCharType="begin"/>
      </w:r>
      <w:r w:rsidR="00C810AA">
        <w:instrText xml:space="preserve"> REF _Ref222830545 \n \h </w:instrText>
      </w:r>
      <w:r w:rsidR="00C810AA">
        <w:fldChar w:fldCharType="separate"/>
      </w:r>
      <w:r w:rsidR="00AB2C44">
        <w:t>[31]</w:t>
      </w:r>
      <w:r w:rsidR="00C810AA">
        <w:fldChar w:fldCharType="end"/>
      </w:r>
      <w:r>
        <w:t xml:space="preserve">: </w:t>
      </w:r>
      <w:r w:rsidRPr="007E3654">
        <w:t>Servicio de integración continua utilizado para automatizar la ejecución de pruebas, construcción del proyecto y generación de la imagen Docker en cada actualización del repositorio.</w:t>
      </w:r>
    </w:p>
    <w:p w14:paraId="295BF8A5" w14:textId="77777777" w:rsidR="003D4D41" w:rsidRPr="007B1868" w:rsidRDefault="00966FBA" w:rsidP="003D4D41">
      <w:pPr>
        <w:pStyle w:val="Ttulo1"/>
      </w:pPr>
      <w:bookmarkStart w:id="36" w:name="_Toc222830789"/>
      <w:r w:rsidRPr="007B1868">
        <w:lastRenderedPageBreak/>
        <w:t>Análisis de objetivos y metodología</w:t>
      </w:r>
      <w:bookmarkEnd w:id="36"/>
    </w:p>
    <w:p w14:paraId="485E90A8" w14:textId="77777777" w:rsidR="00043C37" w:rsidRPr="007B1868" w:rsidRDefault="00043C37" w:rsidP="00043C37">
      <w:r w:rsidRPr="007B1868">
        <w:t xml:space="preserve">En esta sección se describen los objetivos que se persiguen con el desarrollo de este </w:t>
      </w:r>
      <w:r w:rsidR="008A1CE4" w:rsidRPr="007B1868">
        <w:t>proyecto,</w:t>
      </w:r>
      <w:r w:rsidRPr="007B1868">
        <w:t xml:space="preserve"> así como la metodología empleada (tareas y temporalización) para alcanzar estos objetivos.</w:t>
      </w:r>
    </w:p>
    <w:p w14:paraId="6EE05824" w14:textId="77777777" w:rsidR="00723913" w:rsidRPr="007B1868" w:rsidRDefault="00723913" w:rsidP="00723913">
      <w:pPr>
        <w:pStyle w:val="Ttulo2"/>
      </w:pPr>
      <w:bookmarkStart w:id="37" w:name="_Toc222830790"/>
      <w:r w:rsidRPr="007B1868">
        <w:t>Objetivos</w:t>
      </w:r>
      <w:bookmarkEnd w:id="37"/>
    </w:p>
    <w:p w14:paraId="462B891B" w14:textId="05054037" w:rsidR="001015D0" w:rsidRPr="007B1868" w:rsidRDefault="001015D0" w:rsidP="00E85CF7">
      <w:r w:rsidRPr="007B1868">
        <w:t>El objetivo general que se plantea en este Trabajo Fin de Grado (TFG) es el desarrollo de una aplicación Web adaptable (responsiva)</w:t>
      </w:r>
      <w:r w:rsidR="007B1868">
        <w:t xml:space="preserve"> para la consulta, gestión y </w:t>
      </w:r>
      <w:r w:rsidR="0051247B">
        <w:t>valoración</w:t>
      </w:r>
      <w:r w:rsidR="007B1868">
        <w:t xml:space="preserve"> de películas y series</w:t>
      </w:r>
      <w:r w:rsidRPr="007B1868">
        <w:t>. Este objetivo se puede dividir en los siguientes subobjetivos específicos:</w:t>
      </w:r>
    </w:p>
    <w:p w14:paraId="0F37A94D" w14:textId="3F0214A3" w:rsidR="001015D0" w:rsidRPr="007B1868" w:rsidRDefault="001015D0" w:rsidP="001015D0">
      <w:pPr>
        <w:pStyle w:val="Sinespaciado"/>
        <w:numPr>
          <w:ilvl w:val="0"/>
          <w:numId w:val="5"/>
        </w:numPr>
        <w:tabs>
          <w:tab w:val="left" w:pos="851"/>
        </w:tabs>
        <w:ind w:left="284" w:firstLine="0"/>
        <w:jc w:val="both"/>
        <w:rPr>
          <w:lang w:val="es-ES"/>
        </w:rPr>
      </w:pPr>
      <w:r w:rsidRPr="007B1868">
        <w:rPr>
          <w:lang w:val="es-ES"/>
        </w:rPr>
        <w:t>Identificar las tecnologías y herramientas más apropiadas para acometer el trabajo</w:t>
      </w:r>
      <w:r w:rsidR="005D283C">
        <w:rPr>
          <w:lang w:val="es-ES"/>
        </w:rPr>
        <w:t>.</w:t>
      </w:r>
    </w:p>
    <w:p w14:paraId="6566B64D" w14:textId="20914795" w:rsidR="001015D0" w:rsidRPr="007B1868" w:rsidRDefault="001015D0" w:rsidP="001015D0">
      <w:pPr>
        <w:pStyle w:val="Sinespaciado"/>
        <w:numPr>
          <w:ilvl w:val="0"/>
          <w:numId w:val="5"/>
        </w:numPr>
        <w:tabs>
          <w:tab w:val="left" w:pos="851"/>
        </w:tabs>
        <w:ind w:left="284" w:firstLine="0"/>
        <w:jc w:val="both"/>
        <w:rPr>
          <w:lang w:val="es-ES"/>
        </w:rPr>
      </w:pPr>
      <w:r w:rsidRPr="007B1868">
        <w:rPr>
          <w:lang w:val="es-ES"/>
        </w:rPr>
        <w:t>Determinar las principales propiedades y carencias de las soluciones actuales en el dominio de la aplicación</w:t>
      </w:r>
      <w:r w:rsidR="005D283C">
        <w:rPr>
          <w:lang w:val="es-ES"/>
        </w:rPr>
        <w:t>.</w:t>
      </w:r>
    </w:p>
    <w:p w14:paraId="306CA52E" w14:textId="0F5AEE2E" w:rsidR="001015D0" w:rsidRPr="007B1868" w:rsidRDefault="001015D0" w:rsidP="001015D0">
      <w:pPr>
        <w:pStyle w:val="Sinespaciado"/>
        <w:numPr>
          <w:ilvl w:val="0"/>
          <w:numId w:val="5"/>
        </w:numPr>
        <w:tabs>
          <w:tab w:val="left" w:pos="851"/>
        </w:tabs>
        <w:ind w:left="284" w:firstLine="0"/>
        <w:jc w:val="both"/>
        <w:rPr>
          <w:lang w:val="es-ES"/>
        </w:rPr>
      </w:pPr>
      <w:r w:rsidRPr="007B1868">
        <w:rPr>
          <w:lang w:val="es-ES"/>
        </w:rPr>
        <w:t>Desarrollar una aplicación que subsane las carencias identificadas satisfaciendo los principales estándares de calidad en el desarrollo de software</w:t>
      </w:r>
      <w:r w:rsidR="005D283C">
        <w:rPr>
          <w:lang w:val="es-ES"/>
        </w:rPr>
        <w:t>.</w:t>
      </w:r>
    </w:p>
    <w:p w14:paraId="53099D31" w14:textId="4BE0F799" w:rsidR="001015D0" w:rsidRPr="007B1868" w:rsidRDefault="001015D0" w:rsidP="001015D0">
      <w:pPr>
        <w:pStyle w:val="Sinespaciado"/>
        <w:numPr>
          <w:ilvl w:val="0"/>
          <w:numId w:val="5"/>
        </w:numPr>
        <w:tabs>
          <w:tab w:val="left" w:pos="851"/>
        </w:tabs>
        <w:ind w:left="284" w:firstLine="0"/>
        <w:jc w:val="both"/>
        <w:rPr>
          <w:lang w:val="es-ES"/>
        </w:rPr>
      </w:pPr>
      <w:r w:rsidRPr="007B1868">
        <w:rPr>
          <w:lang w:val="es-ES"/>
        </w:rPr>
        <w:t>Desplegar la aplicación en un escenario de producción</w:t>
      </w:r>
      <w:r w:rsidR="005D283C">
        <w:rPr>
          <w:lang w:val="es-ES"/>
        </w:rPr>
        <w:t>.</w:t>
      </w:r>
    </w:p>
    <w:p w14:paraId="32E04595" w14:textId="7F74D68D" w:rsidR="001015D0" w:rsidRPr="007B1868" w:rsidRDefault="001015D0" w:rsidP="001015D0">
      <w:pPr>
        <w:pStyle w:val="Sinespaciado"/>
        <w:numPr>
          <w:ilvl w:val="0"/>
          <w:numId w:val="5"/>
        </w:numPr>
        <w:tabs>
          <w:tab w:val="left" w:pos="851"/>
        </w:tabs>
        <w:ind w:left="284" w:firstLine="0"/>
        <w:jc w:val="both"/>
        <w:rPr>
          <w:lang w:val="es-ES"/>
        </w:rPr>
      </w:pPr>
      <w:r w:rsidRPr="007B1868">
        <w:rPr>
          <w:lang w:val="es-ES"/>
        </w:rPr>
        <w:t>Documentar el trabajo realizado</w:t>
      </w:r>
      <w:r w:rsidR="005D283C">
        <w:rPr>
          <w:lang w:val="es-ES"/>
        </w:rPr>
        <w:t>.</w:t>
      </w:r>
    </w:p>
    <w:p w14:paraId="60DA245E" w14:textId="77777777" w:rsidR="001015D0" w:rsidRPr="007B1868" w:rsidRDefault="001015D0" w:rsidP="00E85CF7"/>
    <w:p w14:paraId="02296D2F" w14:textId="0DC0F1AE" w:rsidR="008A1CE4" w:rsidRPr="007B1868" w:rsidRDefault="001015D0" w:rsidP="00E85CF7">
      <w:r w:rsidRPr="007B1868">
        <w:t xml:space="preserve">Es importante señalar que en este trabajo se persigue elaborar un primer prototipo de esta aplicación y no pretende abordar </w:t>
      </w:r>
      <w:r w:rsidR="007B1868">
        <w:t>aspectos como distribución/streaming de contenido</w:t>
      </w:r>
      <w:r w:rsidRPr="007B1868">
        <w:t>.</w:t>
      </w:r>
      <w:r w:rsidR="009E73B6">
        <w:t xml:space="preserve"> </w:t>
      </w:r>
      <w:r w:rsidR="00D111E2">
        <w:t xml:space="preserve">Se integrarán </w:t>
      </w:r>
      <w:r w:rsidR="009E73B6">
        <w:t>APIs externas (TMDB)</w:t>
      </w:r>
      <w:r w:rsidR="00CB43E0">
        <w:t>, recopilando</w:t>
      </w:r>
      <w:r w:rsidR="009E73B6">
        <w:t xml:space="preserve"> datos para poblar el prototipo.</w:t>
      </w:r>
      <w:r w:rsidRPr="007B1868">
        <w:t xml:space="preserve"> Por otro lado, también se establece como objetivo de este TFG la realización de una memoria en que se describan las principales características del trabajo realizado.</w:t>
      </w:r>
    </w:p>
    <w:p w14:paraId="0A4E5947" w14:textId="77777777" w:rsidR="00723913" w:rsidRPr="007B1868" w:rsidRDefault="00723913" w:rsidP="00723913">
      <w:pPr>
        <w:pStyle w:val="Ttulo2"/>
      </w:pPr>
      <w:bookmarkStart w:id="38" w:name="_Toc222830791"/>
      <w:r w:rsidRPr="007B1868">
        <w:t>Metodología</w:t>
      </w:r>
      <w:bookmarkEnd w:id="38"/>
    </w:p>
    <w:p w14:paraId="477FFBBA" w14:textId="751A7E64" w:rsidR="00E85CF7" w:rsidRPr="007B1868" w:rsidRDefault="00E85CF7" w:rsidP="00E85CF7">
      <w:r w:rsidRPr="007B1868">
        <w:t>A continuación, se enumeran las etapas en las que se ha dividido la realización del TFG. Para cada tarea se establecen las subtareas específicas y los objetivos abordados.</w:t>
      </w:r>
    </w:p>
    <w:p w14:paraId="13E8E14B" w14:textId="77777777" w:rsidR="00E85CF7" w:rsidRPr="007B1868" w:rsidRDefault="00E85CF7" w:rsidP="00E85CF7">
      <w:pPr>
        <w:pStyle w:val="Sinespaciado"/>
        <w:jc w:val="both"/>
        <w:rPr>
          <w:color w:val="000000" w:themeColor="text1"/>
          <w:lang w:val="es-ES"/>
        </w:rPr>
      </w:pPr>
      <w:r w:rsidRPr="007B1868">
        <w:rPr>
          <w:b/>
          <w:bCs/>
          <w:color w:val="000000" w:themeColor="text1"/>
          <w:lang w:val="es-ES"/>
        </w:rPr>
        <w:t>Tarea 1.</w:t>
      </w:r>
      <w:r w:rsidRPr="007B1868">
        <w:rPr>
          <w:color w:val="000000" w:themeColor="text1"/>
          <w:lang w:val="es-ES"/>
        </w:rPr>
        <w:t> Análisis preliminar</w:t>
      </w:r>
    </w:p>
    <w:p w14:paraId="6817C21A" w14:textId="77777777" w:rsidR="00E85CF7" w:rsidRPr="007B1868" w:rsidRDefault="00E85CF7" w:rsidP="00E85CF7">
      <w:pPr>
        <w:pStyle w:val="Sinespaciado"/>
        <w:jc w:val="both"/>
        <w:rPr>
          <w:color w:val="000000" w:themeColor="text1"/>
          <w:lang w:val="es-ES"/>
        </w:rPr>
      </w:pPr>
      <w:r w:rsidRPr="007B1868">
        <w:rPr>
          <w:i/>
          <w:iCs/>
          <w:color w:val="000000" w:themeColor="text1"/>
          <w:lang w:val="es-ES"/>
        </w:rPr>
        <w:t>Objetivo(s): OB1, OB2</w:t>
      </w:r>
    </w:p>
    <w:p w14:paraId="727E40B3" w14:textId="0FB620D3" w:rsidR="00E85CF7" w:rsidRPr="007B1868" w:rsidRDefault="00E85CF7" w:rsidP="00E85CF7">
      <w:pPr>
        <w:pStyle w:val="Sinespaciado"/>
        <w:numPr>
          <w:ilvl w:val="0"/>
          <w:numId w:val="6"/>
        </w:numPr>
        <w:jc w:val="both"/>
        <w:rPr>
          <w:color w:val="000000" w:themeColor="text1"/>
          <w:lang w:val="es-ES"/>
        </w:rPr>
      </w:pPr>
      <w:r w:rsidRPr="007B1868">
        <w:rPr>
          <w:color w:val="000000" w:themeColor="text1"/>
          <w:lang w:val="es-ES"/>
        </w:rPr>
        <w:t xml:space="preserve">Consultar </w:t>
      </w:r>
      <w:r w:rsidR="00E865BB">
        <w:rPr>
          <w:color w:val="000000" w:themeColor="text1"/>
          <w:lang w:val="es-ES"/>
        </w:rPr>
        <w:t>aplicaciones similares en internet.</w:t>
      </w:r>
      <w:r w:rsidRPr="007B1868">
        <w:rPr>
          <w:color w:val="000000" w:themeColor="text1"/>
          <w:lang w:val="es-ES"/>
        </w:rPr>
        <w:t xml:space="preserve"> </w:t>
      </w:r>
    </w:p>
    <w:p w14:paraId="70850A63" w14:textId="5CCD6B46" w:rsidR="00E85CF7" w:rsidRPr="007B1868" w:rsidRDefault="00E85CF7" w:rsidP="00E85CF7">
      <w:pPr>
        <w:pStyle w:val="Sinespaciado"/>
        <w:numPr>
          <w:ilvl w:val="0"/>
          <w:numId w:val="6"/>
        </w:numPr>
        <w:jc w:val="both"/>
        <w:rPr>
          <w:color w:val="000000" w:themeColor="text1"/>
          <w:lang w:val="es-ES"/>
        </w:rPr>
      </w:pPr>
      <w:r w:rsidRPr="007B1868">
        <w:rPr>
          <w:color w:val="000000" w:themeColor="text1"/>
          <w:lang w:val="es-ES"/>
        </w:rPr>
        <w:t xml:space="preserve">Estudiar el estado del arte sobre herramientas para </w:t>
      </w:r>
      <w:r w:rsidRPr="009E73B6">
        <w:rPr>
          <w:color w:val="000000" w:themeColor="text1"/>
          <w:lang w:val="es-ES"/>
        </w:rPr>
        <w:t xml:space="preserve">la gestión </w:t>
      </w:r>
      <w:r w:rsidR="009E73B6">
        <w:rPr>
          <w:color w:val="000000" w:themeColor="text1"/>
          <w:lang w:val="es-ES"/>
        </w:rPr>
        <w:t>de películas y series</w:t>
      </w:r>
      <w:r w:rsidR="004B4958">
        <w:rPr>
          <w:color w:val="000000" w:themeColor="text1"/>
          <w:lang w:val="es-ES"/>
        </w:rPr>
        <w:t xml:space="preserve"> para identificar funcionalidades comunes</w:t>
      </w:r>
      <w:r w:rsidR="009D78AD">
        <w:rPr>
          <w:color w:val="000000" w:themeColor="text1"/>
          <w:lang w:val="es-ES"/>
        </w:rPr>
        <w:t>.</w:t>
      </w:r>
    </w:p>
    <w:p w14:paraId="3AEC5F71" w14:textId="0C5CB984" w:rsidR="00E85CF7" w:rsidRPr="007B1868" w:rsidRDefault="00E85CF7" w:rsidP="00E85CF7">
      <w:pPr>
        <w:pStyle w:val="Sinespaciado"/>
        <w:numPr>
          <w:ilvl w:val="0"/>
          <w:numId w:val="6"/>
        </w:numPr>
        <w:jc w:val="both"/>
        <w:rPr>
          <w:color w:val="000000" w:themeColor="text1"/>
          <w:lang w:val="es-ES"/>
        </w:rPr>
      </w:pPr>
      <w:r w:rsidRPr="007B1868">
        <w:rPr>
          <w:color w:val="000000" w:themeColor="text1"/>
          <w:lang w:val="es-ES"/>
        </w:rPr>
        <w:t xml:space="preserve">Estudiar las tecnologías para el desarrollo de un front-end adaptable (responsivo): </w:t>
      </w:r>
      <w:r w:rsidR="004B4958">
        <w:rPr>
          <w:color w:val="000000" w:themeColor="text1"/>
          <w:lang w:val="es-ES"/>
        </w:rPr>
        <w:t>React, TypeScript, Tailwind CSS</w:t>
      </w:r>
      <w:r w:rsidR="009E7BE6">
        <w:rPr>
          <w:color w:val="000000" w:themeColor="text1"/>
          <w:lang w:val="es-ES"/>
        </w:rPr>
        <w:t>.</w:t>
      </w:r>
    </w:p>
    <w:p w14:paraId="1916460C" w14:textId="5ECB3E1E" w:rsidR="00E85CF7" w:rsidRPr="007B1868" w:rsidRDefault="00E85CF7" w:rsidP="00E85CF7">
      <w:pPr>
        <w:pStyle w:val="Sinespaciado"/>
        <w:numPr>
          <w:ilvl w:val="0"/>
          <w:numId w:val="6"/>
        </w:numPr>
        <w:jc w:val="both"/>
        <w:rPr>
          <w:color w:val="000000" w:themeColor="text1"/>
          <w:lang w:val="es-ES"/>
        </w:rPr>
      </w:pPr>
      <w:r w:rsidRPr="007B1868">
        <w:rPr>
          <w:color w:val="000000" w:themeColor="text1"/>
          <w:lang w:val="es-ES"/>
        </w:rPr>
        <w:t xml:space="preserve"> Estudiar las tecnologías para el desarrollo del back-end:</w:t>
      </w:r>
      <w:r w:rsidR="00944BFF">
        <w:rPr>
          <w:color w:val="000000" w:themeColor="text1"/>
          <w:lang w:val="es-ES"/>
        </w:rPr>
        <w:t xml:space="preserve"> Java, Spring,</w:t>
      </w:r>
      <w:r w:rsidR="004B4958">
        <w:rPr>
          <w:color w:val="000000" w:themeColor="text1"/>
          <w:lang w:val="es-ES"/>
        </w:rPr>
        <w:t xml:space="preserve"> </w:t>
      </w:r>
      <w:r w:rsidRPr="007B1868">
        <w:rPr>
          <w:color w:val="000000" w:themeColor="text1"/>
          <w:lang w:val="es-ES"/>
        </w:rPr>
        <w:t>servicios REST</w:t>
      </w:r>
      <w:r w:rsidR="009E7BE6">
        <w:rPr>
          <w:color w:val="000000" w:themeColor="text1"/>
          <w:lang w:val="es-ES"/>
        </w:rPr>
        <w:t>.</w:t>
      </w:r>
    </w:p>
    <w:p w14:paraId="068A0597" w14:textId="004869DB" w:rsidR="00E85CF7" w:rsidRPr="007B1868" w:rsidRDefault="00E85CF7" w:rsidP="00E85CF7">
      <w:pPr>
        <w:pStyle w:val="Sinespaciado"/>
        <w:numPr>
          <w:ilvl w:val="0"/>
          <w:numId w:val="6"/>
        </w:numPr>
        <w:jc w:val="both"/>
        <w:rPr>
          <w:color w:val="000000" w:themeColor="text1"/>
          <w:lang w:val="es-ES"/>
        </w:rPr>
      </w:pPr>
      <w:r w:rsidRPr="007B1868">
        <w:rPr>
          <w:color w:val="000000" w:themeColor="text1"/>
          <w:lang w:val="es-ES"/>
        </w:rPr>
        <w:t xml:space="preserve"> Estudiar herramientas y librerías que puedan ser útiles para el trabajo</w:t>
      </w:r>
      <w:r w:rsidR="009E7BE6">
        <w:rPr>
          <w:color w:val="000000" w:themeColor="text1"/>
          <w:lang w:val="es-ES"/>
        </w:rPr>
        <w:t>.</w:t>
      </w:r>
    </w:p>
    <w:p w14:paraId="7805336A" w14:textId="77777777" w:rsidR="00E85CF7" w:rsidRPr="007B1868" w:rsidRDefault="00E85CF7" w:rsidP="00E85CF7">
      <w:pPr>
        <w:pStyle w:val="Sinespaciado"/>
        <w:jc w:val="both"/>
        <w:rPr>
          <w:color w:val="000000" w:themeColor="text1"/>
          <w:lang w:val="es-ES"/>
        </w:rPr>
      </w:pPr>
    </w:p>
    <w:p w14:paraId="7A92673C" w14:textId="77777777" w:rsidR="00E85CF7" w:rsidRPr="007B1868" w:rsidRDefault="00E85CF7" w:rsidP="00E85CF7">
      <w:pPr>
        <w:pStyle w:val="Sinespaciado"/>
        <w:jc w:val="both"/>
        <w:rPr>
          <w:color w:val="000000" w:themeColor="text1"/>
          <w:lang w:val="es-ES"/>
        </w:rPr>
      </w:pPr>
      <w:r w:rsidRPr="007B1868">
        <w:rPr>
          <w:b/>
          <w:color w:val="000000" w:themeColor="text1"/>
          <w:lang w:val="es-ES"/>
        </w:rPr>
        <w:t xml:space="preserve">Tarea 2. </w:t>
      </w:r>
      <w:r w:rsidRPr="007B1868">
        <w:rPr>
          <w:color w:val="000000" w:themeColor="text1"/>
          <w:lang w:val="es-ES"/>
        </w:rPr>
        <w:t>Análisis y diseño del sistema</w:t>
      </w:r>
    </w:p>
    <w:p w14:paraId="5D8F6135" w14:textId="77777777" w:rsidR="00E85CF7" w:rsidRPr="007B1868" w:rsidRDefault="00E85CF7" w:rsidP="00E85CF7">
      <w:pPr>
        <w:pStyle w:val="Sinespaciado"/>
        <w:jc w:val="both"/>
        <w:rPr>
          <w:i/>
          <w:iCs/>
          <w:color w:val="000000" w:themeColor="text1"/>
          <w:lang w:val="es-ES"/>
        </w:rPr>
      </w:pPr>
      <w:r w:rsidRPr="007B1868">
        <w:rPr>
          <w:i/>
          <w:iCs/>
          <w:color w:val="000000" w:themeColor="text1"/>
          <w:lang w:val="es-ES"/>
        </w:rPr>
        <w:t>Objetivo(s): OB2, OB3</w:t>
      </w:r>
    </w:p>
    <w:p w14:paraId="60910432" w14:textId="19649C4F" w:rsidR="00E85CF7" w:rsidRPr="007B1868" w:rsidRDefault="00E85CF7" w:rsidP="00E85CF7">
      <w:pPr>
        <w:pStyle w:val="Sinespaciado"/>
        <w:numPr>
          <w:ilvl w:val="0"/>
          <w:numId w:val="7"/>
        </w:numPr>
        <w:jc w:val="both"/>
        <w:rPr>
          <w:color w:val="000000" w:themeColor="text1"/>
          <w:lang w:val="es-ES"/>
        </w:rPr>
      </w:pPr>
      <w:r w:rsidRPr="007B1868">
        <w:rPr>
          <w:color w:val="000000" w:themeColor="text1"/>
          <w:lang w:val="es-ES"/>
        </w:rPr>
        <w:t xml:space="preserve"> Definir el alcance del sistema</w:t>
      </w:r>
      <w:r w:rsidR="009E7BE6">
        <w:rPr>
          <w:color w:val="000000" w:themeColor="text1"/>
          <w:lang w:val="es-ES"/>
        </w:rPr>
        <w:t>.</w:t>
      </w:r>
    </w:p>
    <w:p w14:paraId="365AD91E" w14:textId="5596D59A" w:rsidR="00E85CF7" w:rsidRPr="007B1868" w:rsidRDefault="00E85CF7" w:rsidP="00E85CF7">
      <w:pPr>
        <w:pStyle w:val="Sinespaciado"/>
        <w:numPr>
          <w:ilvl w:val="0"/>
          <w:numId w:val="7"/>
        </w:numPr>
        <w:jc w:val="both"/>
        <w:rPr>
          <w:color w:val="000000" w:themeColor="text1"/>
          <w:lang w:val="es-ES"/>
        </w:rPr>
      </w:pPr>
      <w:r w:rsidRPr="007B1868">
        <w:rPr>
          <w:color w:val="000000" w:themeColor="text1"/>
          <w:lang w:val="es-ES"/>
        </w:rPr>
        <w:t xml:space="preserve"> Establecer los requisitos funcionales y no funcionales del sistema</w:t>
      </w:r>
      <w:r w:rsidR="009E7BE6">
        <w:rPr>
          <w:color w:val="000000" w:themeColor="text1"/>
          <w:lang w:val="es-ES"/>
        </w:rPr>
        <w:t>.</w:t>
      </w:r>
    </w:p>
    <w:p w14:paraId="56481D67" w14:textId="0E04BCA9" w:rsidR="00E85CF7" w:rsidRPr="007B1868" w:rsidRDefault="00E85CF7" w:rsidP="00E85CF7">
      <w:pPr>
        <w:pStyle w:val="Sinespaciado"/>
        <w:numPr>
          <w:ilvl w:val="0"/>
          <w:numId w:val="7"/>
        </w:numPr>
        <w:jc w:val="both"/>
        <w:rPr>
          <w:color w:val="000000" w:themeColor="text1"/>
          <w:lang w:val="es-ES"/>
        </w:rPr>
      </w:pPr>
      <w:r w:rsidRPr="007B1868">
        <w:rPr>
          <w:color w:val="000000" w:themeColor="text1"/>
          <w:lang w:val="es-ES"/>
        </w:rPr>
        <w:t xml:space="preserve"> Diseñar la base de datos del sistema</w:t>
      </w:r>
      <w:r w:rsidR="009E7BE6">
        <w:rPr>
          <w:color w:val="000000" w:themeColor="text1"/>
          <w:lang w:val="es-ES"/>
        </w:rPr>
        <w:t>.</w:t>
      </w:r>
    </w:p>
    <w:p w14:paraId="279CD987" w14:textId="0BBB1481" w:rsidR="00E85CF7" w:rsidRPr="007B1868" w:rsidRDefault="00E85CF7" w:rsidP="00E85CF7">
      <w:pPr>
        <w:pStyle w:val="Sinespaciado"/>
        <w:numPr>
          <w:ilvl w:val="0"/>
          <w:numId w:val="7"/>
        </w:numPr>
        <w:jc w:val="both"/>
        <w:rPr>
          <w:color w:val="000000" w:themeColor="text1"/>
          <w:lang w:val="es-ES"/>
        </w:rPr>
      </w:pPr>
      <w:r w:rsidRPr="007B1868">
        <w:rPr>
          <w:color w:val="000000" w:themeColor="text1"/>
          <w:lang w:val="es-ES"/>
        </w:rPr>
        <w:t xml:space="preserve"> Diseñar el componente back-end del sistema a partir de servicios REST</w:t>
      </w:r>
      <w:r w:rsidR="009E7BE6">
        <w:rPr>
          <w:color w:val="000000" w:themeColor="text1"/>
          <w:lang w:val="es-ES"/>
        </w:rPr>
        <w:t>.</w:t>
      </w:r>
    </w:p>
    <w:p w14:paraId="4751D31B" w14:textId="4B9A2880" w:rsidR="00E85CF7" w:rsidRPr="007B1868" w:rsidRDefault="00E85CF7" w:rsidP="00E85CF7">
      <w:pPr>
        <w:pStyle w:val="Sinespaciado"/>
        <w:numPr>
          <w:ilvl w:val="0"/>
          <w:numId w:val="7"/>
        </w:numPr>
        <w:jc w:val="both"/>
        <w:rPr>
          <w:color w:val="000000" w:themeColor="text1"/>
          <w:lang w:val="es-ES"/>
        </w:rPr>
      </w:pPr>
      <w:r w:rsidRPr="007B1868">
        <w:rPr>
          <w:color w:val="000000" w:themeColor="text1"/>
          <w:lang w:val="es-ES"/>
        </w:rPr>
        <w:t xml:space="preserve"> Diseñar el componente front-end del sistema siguiendo un modelo responsivo</w:t>
      </w:r>
      <w:r w:rsidR="009E7BE6">
        <w:rPr>
          <w:color w:val="000000" w:themeColor="text1"/>
          <w:lang w:val="es-ES"/>
        </w:rPr>
        <w:t>.</w:t>
      </w:r>
    </w:p>
    <w:p w14:paraId="291C7C17" w14:textId="77777777" w:rsidR="00E85CF7" w:rsidRPr="007B1868" w:rsidRDefault="00E85CF7" w:rsidP="00E85CF7">
      <w:pPr>
        <w:pStyle w:val="Sinespaciado"/>
        <w:jc w:val="both"/>
        <w:rPr>
          <w:b/>
          <w:color w:val="000000" w:themeColor="text1"/>
          <w:lang w:val="es-ES"/>
        </w:rPr>
      </w:pPr>
    </w:p>
    <w:p w14:paraId="44D14A8F" w14:textId="77777777" w:rsidR="00E85CF7" w:rsidRPr="007B1868" w:rsidRDefault="00E85CF7" w:rsidP="00E85CF7">
      <w:pPr>
        <w:pStyle w:val="Sinespaciado"/>
        <w:jc w:val="both"/>
        <w:rPr>
          <w:color w:val="000000" w:themeColor="text1"/>
          <w:lang w:val="es-ES"/>
        </w:rPr>
      </w:pPr>
      <w:r w:rsidRPr="007B1868">
        <w:rPr>
          <w:b/>
          <w:color w:val="000000" w:themeColor="text1"/>
          <w:lang w:val="es-ES"/>
        </w:rPr>
        <w:t xml:space="preserve">Tarea 3. </w:t>
      </w:r>
      <w:r w:rsidRPr="007B1868">
        <w:rPr>
          <w:color w:val="000000" w:themeColor="text1"/>
          <w:lang w:val="es-ES"/>
        </w:rPr>
        <w:t>Desarrollo del sistema</w:t>
      </w:r>
    </w:p>
    <w:p w14:paraId="2C261F60" w14:textId="77777777" w:rsidR="00E85CF7" w:rsidRPr="007B1868" w:rsidRDefault="00E85CF7" w:rsidP="00E85CF7">
      <w:pPr>
        <w:pStyle w:val="Sinespaciado"/>
        <w:jc w:val="both"/>
        <w:rPr>
          <w:color w:val="000000" w:themeColor="text1"/>
          <w:lang w:val="es-ES"/>
        </w:rPr>
      </w:pPr>
      <w:r w:rsidRPr="007B1868">
        <w:rPr>
          <w:i/>
          <w:iCs/>
          <w:color w:val="000000" w:themeColor="text1"/>
          <w:lang w:val="es-ES"/>
        </w:rPr>
        <w:t>Objetivo(s): OB3</w:t>
      </w:r>
    </w:p>
    <w:p w14:paraId="4D8E6E08" w14:textId="071D9A0D" w:rsidR="00E85CF7" w:rsidRPr="007B1868" w:rsidRDefault="00E85CF7" w:rsidP="00E85CF7">
      <w:pPr>
        <w:pStyle w:val="Sinespaciado"/>
        <w:numPr>
          <w:ilvl w:val="0"/>
          <w:numId w:val="8"/>
        </w:numPr>
        <w:jc w:val="both"/>
        <w:rPr>
          <w:color w:val="000000" w:themeColor="text1"/>
          <w:lang w:val="es-ES"/>
        </w:rPr>
      </w:pPr>
      <w:r w:rsidRPr="007B1868">
        <w:rPr>
          <w:color w:val="000000" w:themeColor="text1"/>
          <w:lang w:val="es-ES"/>
        </w:rPr>
        <w:t>Crear el esquema de la base de datos</w:t>
      </w:r>
      <w:r w:rsidR="009E7BE6">
        <w:rPr>
          <w:color w:val="000000" w:themeColor="text1"/>
          <w:lang w:val="es-ES"/>
        </w:rPr>
        <w:t>.</w:t>
      </w:r>
    </w:p>
    <w:p w14:paraId="6C1FFFAC" w14:textId="7A2C88B6" w:rsidR="00E85CF7" w:rsidRPr="007B1868" w:rsidRDefault="00E85CF7" w:rsidP="00E85CF7">
      <w:pPr>
        <w:pStyle w:val="Sinespaciado"/>
        <w:numPr>
          <w:ilvl w:val="0"/>
          <w:numId w:val="8"/>
        </w:numPr>
        <w:jc w:val="both"/>
        <w:rPr>
          <w:color w:val="000000" w:themeColor="text1"/>
          <w:lang w:val="es-ES"/>
        </w:rPr>
      </w:pPr>
      <w:r w:rsidRPr="007B1868">
        <w:rPr>
          <w:color w:val="000000" w:themeColor="text1"/>
          <w:lang w:val="es-ES"/>
        </w:rPr>
        <w:lastRenderedPageBreak/>
        <w:t>Desarrollar los servicios que constituyen la lógica de negocio (back-end)</w:t>
      </w:r>
      <w:r w:rsidR="009E7BE6">
        <w:rPr>
          <w:color w:val="000000" w:themeColor="text1"/>
          <w:lang w:val="es-ES"/>
        </w:rPr>
        <w:t>.</w:t>
      </w:r>
    </w:p>
    <w:p w14:paraId="22A0505D" w14:textId="1622F440" w:rsidR="00E85CF7" w:rsidRPr="007B1868" w:rsidRDefault="00E85CF7" w:rsidP="00E85CF7">
      <w:pPr>
        <w:pStyle w:val="Sinespaciado"/>
        <w:numPr>
          <w:ilvl w:val="0"/>
          <w:numId w:val="8"/>
        </w:numPr>
        <w:jc w:val="both"/>
        <w:rPr>
          <w:color w:val="000000" w:themeColor="text1"/>
          <w:lang w:val="es-ES"/>
        </w:rPr>
      </w:pPr>
      <w:r w:rsidRPr="007B1868">
        <w:rPr>
          <w:color w:val="000000" w:themeColor="text1"/>
          <w:lang w:val="es-ES"/>
        </w:rPr>
        <w:t>Desarrollar los componentes que constituyen la interfaz de usuario adaptable (responsive) (front-end)</w:t>
      </w:r>
      <w:r w:rsidR="009E7BE6">
        <w:rPr>
          <w:color w:val="000000" w:themeColor="text1"/>
          <w:lang w:val="es-ES"/>
        </w:rPr>
        <w:t>.</w:t>
      </w:r>
    </w:p>
    <w:p w14:paraId="7B37C265" w14:textId="4AE97B73" w:rsidR="00E85CF7" w:rsidRPr="007B1868" w:rsidRDefault="00E85CF7" w:rsidP="00E85CF7">
      <w:pPr>
        <w:pStyle w:val="Sinespaciado"/>
        <w:numPr>
          <w:ilvl w:val="0"/>
          <w:numId w:val="8"/>
        </w:numPr>
        <w:jc w:val="both"/>
        <w:rPr>
          <w:color w:val="000000" w:themeColor="text1"/>
          <w:lang w:val="es-ES"/>
        </w:rPr>
      </w:pPr>
      <w:r w:rsidRPr="007B1868">
        <w:rPr>
          <w:color w:val="000000" w:themeColor="text1"/>
          <w:lang w:val="es-ES"/>
        </w:rPr>
        <w:t>Conectar el front-end y el back-end</w:t>
      </w:r>
      <w:r w:rsidR="009E7BE6">
        <w:rPr>
          <w:color w:val="000000" w:themeColor="text1"/>
          <w:lang w:val="es-ES"/>
        </w:rPr>
        <w:t>.</w:t>
      </w:r>
    </w:p>
    <w:p w14:paraId="252988E4" w14:textId="77777777" w:rsidR="00E85CF7" w:rsidRPr="007B1868" w:rsidRDefault="00E85CF7" w:rsidP="00E85CF7">
      <w:pPr>
        <w:pStyle w:val="Sinespaciado"/>
        <w:jc w:val="both"/>
        <w:rPr>
          <w:color w:val="000000" w:themeColor="text1"/>
          <w:lang w:val="es-ES"/>
        </w:rPr>
      </w:pPr>
    </w:p>
    <w:p w14:paraId="45755165" w14:textId="77777777" w:rsidR="00E85CF7" w:rsidRPr="007B1868" w:rsidRDefault="00E85CF7" w:rsidP="00E85CF7">
      <w:pPr>
        <w:pStyle w:val="Sinespaciado"/>
        <w:jc w:val="both"/>
        <w:rPr>
          <w:color w:val="000000" w:themeColor="text1"/>
          <w:lang w:val="es-ES"/>
        </w:rPr>
      </w:pPr>
      <w:r w:rsidRPr="007B1868">
        <w:rPr>
          <w:b/>
          <w:color w:val="000000" w:themeColor="text1"/>
          <w:lang w:val="es-ES"/>
        </w:rPr>
        <w:t xml:space="preserve">Tarea 4. </w:t>
      </w:r>
      <w:r w:rsidRPr="007B1868">
        <w:rPr>
          <w:color w:val="000000" w:themeColor="text1"/>
          <w:lang w:val="es-ES"/>
        </w:rPr>
        <w:t>Verificación y validación</w:t>
      </w:r>
    </w:p>
    <w:p w14:paraId="40C05CDE" w14:textId="77777777" w:rsidR="00E85CF7" w:rsidRPr="007B1868" w:rsidRDefault="00E85CF7" w:rsidP="00E85CF7">
      <w:pPr>
        <w:pStyle w:val="Sinespaciado"/>
        <w:jc w:val="both"/>
        <w:rPr>
          <w:color w:val="000000" w:themeColor="text1"/>
          <w:lang w:val="es-ES"/>
        </w:rPr>
      </w:pPr>
      <w:r w:rsidRPr="007B1868">
        <w:rPr>
          <w:i/>
          <w:iCs/>
          <w:color w:val="000000" w:themeColor="text1"/>
          <w:lang w:val="es-ES"/>
        </w:rPr>
        <w:t>Objetivo(s): OB3, OB4</w:t>
      </w:r>
    </w:p>
    <w:p w14:paraId="2EB78DEF" w14:textId="25223252" w:rsidR="00E85CF7" w:rsidRPr="007B1868" w:rsidRDefault="00E85CF7" w:rsidP="00E85CF7">
      <w:pPr>
        <w:pStyle w:val="Sinespaciado"/>
        <w:numPr>
          <w:ilvl w:val="0"/>
          <w:numId w:val="9"/>
        </w:numPr>
        <w:jc w:val="both"/>
        <w:rPr>
          <w:color w:val="000000" w:themeColor="text1"/>
          <w:lang w:val="es-ES"/>
        </w:rPr>
      </w:pPr>
      <w:r w:rsidRPr="007B1868">
        <w:rPr>
          <w:color w:val="000000" w:themeColor="text1"/>
          <w:lang w:val="es-ES"/>
        </w:rPr>
        <w:t>Verificar el sistema frente a los requisitos especificados</w:t>
      </w:r>
      <w:r w:rsidR="009E7BE6">
        <w:rPr>
          <w:color w:val="000000" w:themeColor="text1"/>
          <w:lang w:val="es-ES"/>
        </w:rPr>
        <w:t>.</w:t>
      </w:r>
    </w:p>
    <w:p w14:paraId="52CCE922" w14:textId="29BC7CA0" w:rsidR="00E85CF7" w:rsidRPr="007B1868" w:rsidRDefault="00E85CF7" w:rsidP="00E85CF7">
      <w:pPr>
        <w:pStyle w:val="Sinespaciado"/>
        <w:numPr>
          <w:ilvl w:val="0"/>
          <w:numId w:val="9"/>
        </w:numPr>
        <w:jc w:val="both"/>
        <w:rPr>
          <w:color w:val="000000" w:themeColor="text1"/>
          <w:lang w:val="es-ES"/>
        </w:rPr>
      </w:pPr>
      <w:r w:rsidRPr="007B1868">
        <w:rPr>
          <w:color w:val="000000" w:themeColor="text1"/>
          <w:lang w:val="es-ES"/>
        </w:rPr>
        <w:t>Definir los casos de prueba</w:t>
      </w:r>
      <w:r w:rsidR="009E7BE6">
        <w:rPr>
          <w:color w:val="000000" w:themeColor="text1"/>
          <w:lang w:val="es-ES"/>
        </w:rPr>
        <w:t>.</w:t>
      </w:r>
    </w:p>
    <w:p w14:paraId="1A1898FE" w14:textId="78EA71AD" w:rsidR="00E85CF7" w:rsidRPr="007B1868" w:rsidRDefault="00E85CF7" w:rsidP="00E85CF7">
      <w:pPr>
        <w:pStyle w:val="Sinespaciado"/>
        <w:numPr>
          <w:ilvl w:val="0"/>
          <w:numId w:val="9"/>
        </w:numPr>
        <w:jc w:val="both"/>
        <w:rPr>
          <w:color w:val="000000" w:themeColor="text1"/>
          <w:lang w:val="es-ES"/>
        </w:rPr>
      </w:pPr>
      <w:r w:rsidRPr="007B1868">
        <w:rPr>
          <w:color w:val="000000" w:themeColor="text1"/>
          <w:lang w:val="es-ES"/>
        </w:rPr>
        <w:t>Poblar la base de datos con conjunto de datos necesarios para las pruebas</w:t>
      </w:r>
      <w:r w:rsidR="009E7BE6">
        <w:rPr>
          <w:color w:val="000000" w:themeColor="text1"/>
          <w:lang w:val="es-ES"/>
        </w:rPr>
        <w:t>.</w:t>
      </w:r>
    </w:p>
    <w:p w14:paraId="3CB2015F" w14:textId="526AAD26" w:rsidR="00E85CF7" w:rsidRPr="007B1868" w:rsidRDefault="00E85CF7" w:rsidP="00E85CF7">
      <w:pPr>
        <w:pStyle w:val="Sinespaciado"/>
        <w:numPr>
          <w:ilvl w:val="0"/>
          <w:numId w:val="9"/>
        </w:numPr>
        <w:jc w:val="both"/>
        <w:rPr>
          <w:color w:val="000000" w:themeColor="text1"/>
          <w:lang w:val="es-ES"/>
        </w:rPr>
      </w:pPr>
      <w:r w:rsidRPr="007B1868">
        <w:rPr>
          <w:color w:val="000000" w:themeColor="text1"/>
          <w:lang w:val="es-ES"/>
        </w:rPr>
        <w:t>Validar el sistema a partir de los casos de prueba definidos</w:t>
      </w:r>
      <w:r w:rsidR="009E7BE6">
        <w:rPr>
          <w:color w:val="000000" w:themeColor="text1"/>
          <w:lang w:val="es-ES"/>
        </w:rPr>
        <w:t>.</w:t>
      </w:r>
    </w:p>
    <w:p w14:paraId="13EB5CBA" w14:textId="68AF09D6" w:rsidR="00E85CF7" w:rsidRPr="007B1868" w:rsidRDefault="00E85CF7" w:rsidP="00E85CF7">
      <w:pPr>
        <w:pStyle w:val="Sinespaciado"/>
        <w:numPr>
          <w:ilvl w:val="0"/>
          <w:numId w:val="9"/>
        </w:numPr>
        <w:jc w:val="both"/>
        <w:rPr>
          <w:color w:val="000000" w:themeColor="text1"/>
          <w:lang w:val="es-ES"/>
        </w:rPr>
      </w:pPr>
      <w:r w:rsidRPr="007B1868">
        <w:rPr>
          <w:color w:val="000000" w:themeColor="text1"/>
          <w:lang w:val="es-ES"/>
        </w:rPr>
        <w:t>Desplegar el sistema en un entorno de producción</w:t>
      </w:r>
      <w:r w:rsidR="009E7BE6">
        <w:rPr>
          <w:color w:val="000000" w:themeColor="text1"/>
          <w:lang w:val="es-ES"/>
        </w:rPr>
        <w:t>.</w:t>
      </w:r>
    </w:p>
    <w:p w14:paraId="08F0A590" w14:textId="77777777" w:rsidR="00E85CF7" w:rsidRPr="007B1868" w:rsidRDefault="00E85CF7" w:rsidP="00E85CF7">
      <w:pPr>
        <w:pStyle w:val="Sinespaciado"/>
        <w:jc w:val="both"/>
        <w:rPr>
          <w:color w:val="000000" w:themeColor="text1"/>
          <w:lang w:val="es-ES"/>
        </w:rPr>
      </w:pPr>
    </w:p>
    <w:p w14:paraId="130C2F20" w14:textId="77777777" w:rsidR="00E85CF7" w:rsidRPr="007B1868" w:rsidRDefault="00E85CF7" w:rsidP="00E85CF7">
      <w:pPr>
        <w:pStyle w:val="Sinespaciado"/>
        <w:jc w:val="both"/>
        <w:rPr>
          <w:color w:val="000000" w:themeColor="text1"/>
          <w:lang w:val="es-ES"/>
        </w:rPr>
      </w:pPr>
      <w:r w:rsidRPr="007B1868">
        <w:rPr>
          <w:b/>
          <w:color w:val="000000" w:themeColor="text1"/>
          <w:lang w:val="es-ES"/>
        </w:rPr>
        <w:t xml:space="preserve">Tarea 5. </w:t>
      </w:r>
      <w:r w:rsidRPr="007B1868">
        <w:rPr>
          <w:color w:val="000000" w:themeColor="text1"/>
          <w:lang w:val="es-ES"/>
        </w:rPr>
        <w:t>Documentación del sistema</w:t>
      </w:r>
    </w:p>
    <w:p w14:paraId="55789FBD" w14:textId="77777777" w:rsidR="00E85CF7" w:rsidRPr="007B1868" w:rsidRDefault="00E85CF7" w:rsidP="00E85CF7">
      <w:pPr>
        <w:pStyle w:val="Sinespaciado"/>
        <w:jc w:val="both"/>
        <w:rPr>
          <w:i/>
          <w:iCs/>
          <w:color w:val="000000" w:themeColor="text1"/>
          <w:lang w:val="es-ES"/>
        </w:rPr>
      </w:pPr>
      <w:r w:rsidRPr="007B1868">
        <w:rPr>
          <w:i/>
          <w:iCs/>
          <w:color w:val="000000" w:themeColor="text1"/>
          <w:lang w:val="es-ES"/>
        </w:rPr>
        <w:t>Objetivo(s): OB5</w:t>
      </w:r>
    </w:p>
    <w:p w14:paraId="0F94E995" w14:textId="48BB6906" w:rsidR="00E85CF7" w:rsidRPr="007B1868" w:rsidRDefault="00E85CF7" w:rsidP="00E85CF7">
      <w:pPr>
        <w:pStyle w:val="Sinespaciado"/>
        <w:numPr>
          <w:ilvl w:val="0"/>
          <w:numId w:val="10"/>
        </w:numPr>
        <w:jc w:val="both"/>
        <w:rPr>
          <w:color w:val="000000" w:themeColor="text1"/>
          <w:lang w:val="es-ES"/>
        </w:rPr>
      </w:pPr>
      <w:r w:rsidRPr="007B1868">
        <w:rPr>
          <w:color w:val="000000" w:themeColor="text1"/>
          <w:lang w:val="es-ES"/>
        </w:rPr>
        <w:t>Reuniones periódicas con el tutor para revisar el estado del Trabajo Fin de Grado</w:t>
      </w:r>
      <w:r w:rsidR="009E7BE6">
        <w:rPr>
          <w:color w:val="000000" w:themeColor="text1"/>
          <w:lang w:val="es-ES"/>
        </w:rPr>
        <w:t>.</w:t>
      </w:r>
    </w:p>
    <w:p w14:paraId="5ED1BD63" w14:textId="3F41E1BB" w:rsidR="00E85CF7" w:rsidRPr="007B1868" w:rsidRDefault="00E85CF7" w:rsidP="00E85CF7">
      <w:pPr>
        <w:pStyle w:val="Sinespaciado"/>
        <w:numPr>
          <w:ilvl w:val="0"/>
          <w:numId w:val="10"/>
        </w:numPr>
        <w:jc w:val="both"/>
        <w:rPr>
          <w:color w:val="000000" w:themeColor="text1"/>
          <w:lang w:val="es-ES"/>
        </w:rPr>
      </w:pPr>
      <w:r w:rsidRPr="007B1868">
        <w:rPr>
          <w:color w:val="000000" w:themeColor="text1"/>
          <w:lang w:val="es-ES"/>
        </w:rPr>
        <w:t>Documentar internamente cada uno de los componentes software desarrollados</w:t>
      </w:r>
      <w:r w:rsidR="009E7BE6">
        <w:rPr>
          <w:color w:val="000000" w:themeColor="text1"/>
          <w:lang w:val="es-ES"/>
        </w:rPr>
        <w:t>.</w:t>
      </w:r>
    </w:p>
    <w:p w14:paraId="2F5B6B03" w14:textId="733C5E41" w:rsidR="00E85CF7" w:rsidRPr="007B1868" w:rsidRDefault="00E85CF7" w:rsidP="00E85CF7">
      <w:pPr>
        <w:pStyle w:val="Sinespaciado"/>
        <w:numPr>
          <w:ilvl w:val="0"/>
          <w:numId w:val="10"/>
        </w:numPr>
        <w:jc w:val="both"/>
        <w:rPr>
          <w:color w:val="000000" w:themeColor="text1"/>
          <w:lang w:val="es-ES"/>
        </w:rPr>
      </w:pPr>
      <w:r w:rsidRPr="007B1868">
        <w:rPr>
          <w:color w:val="000000" w:themeColor="text1"/>
          <w:lang w:val="es-ES"/>
        </w:rPr>
        <w:t>Elaborar la memoria del Trabajo Fin de Grado</w:t>
      </w:r>
      <w:r w:rsidR="009E7BE6">
        <w:rPr>
          <w:color w:val="000000" w:themeColor="text1"/>
          <w:lang w:val="es-ES"/>
        </w:rPr>
        <w:t>.</w:t>
      </w:r>
    </w:p>
    <w:p w14:paraId="61252914" w14:textId="07870FA2" w:rsidR="00E85CF7" w:rsidRPr="007B1868" w:rsidRDefault="00E85CF7" w:rsidP="00E85CF7">
      <w:pPr>
        <w:pStyle w:val="Sinespaciado"/>
        <w:numPr>
          <w:ilvl w:val="0"/>
          <w:numId w:val="10"/>
        </w:numPr>
        <w:jc w:val="both"/>
        <w:rPr>
          <w:color w:val="000000" w:themeColor="text1"/>
          <w:lang w:val="es-ES"/>
        </w:rPr>
      </w:pPr>
      <w:r w:rsidRPr="007B1868">
        <w:rPr>
          <w:color w:val="000000" w:themeColor="text1"/>
          <w:lang w:val="es-ES"/>
        </w:rPr>
        <w:t>Elaborar la presentación del Trabajo Fin de Grado</w:t>
      </w:r>
      <w:r w:rsidR="009E7BE6">
        <w:rPr>
          <w:color w:val="000000" w:themeColor="text1"/>
          <w:lang w:val="es-ES"/>
        </w:rPr>
        <w:t>.</w:t>
      </w:r>
    </w:p>
    <w:p w14:paraId="69A5E00C" w14:textId="77777777" w:rsidR="00E85CF7" w:rsidRPr="007B1868" w:rsidRDefault="00E85CF7" w:rsidP="00E85CF7">
      <w:pPr>
        <w:pStyle w:val="Sinespaciado"/>
        <w:jc w:val="both"/>
        <w:rPr>
          <w:color w:val="000000" w:themeColor="text1"/>
          <w:lang w:val="es-ES"/>
        </w:rPr>
      </w:pPr>
    </w:p>
    <w:p w14:paraId="2D39F5FB" w14:textId="53E6E08F" w:rsidR="00E85CF7" w:rsidRPr="001D33C7" w:rsidRDefault="00E85CF7" w:rsidP="001D33C7">
      <w:pPr>
        <w:rPr>
          <w:color w:val="000000" w:themeColor="text1"/>
        </w:rPr>
      </w:pPr>
      <w:r w:rsidRPr="007B1868">
        <w:t xml:space="preserve">En la </w:t>
      </w:r>
      <w:r w:rsidR="001D33C7">
        <w:fldChar w:fldCharType="begin"/>
      </w:r>
      <w:r w:rsidR="001D33C7">
        <w:instrText xml:space="preserve"> REF _Ref213710535 \h </w:instrText>
      </w:r>
      <w:r w:rsidR="001D33C7">
        <w:fldChar w:fldCharType="separate"/>
      </w:r>
      <w:r w:rsidR="001D33C7">
        <w:t xml:space="preserve">Tabla </w:t>
      </w:r>
      <w:r w:rsidR="001D33C7">
        <w:rPr>
          <w:noProof/>
        </w:rPr>
        <w:t>2</w:t>
      </w:r>
      <w:r w:rsidR="001D33C7">
        <w:fldChar w:fldCharType="end"/>
      </w:r>
      <w:r w:rsidRPr="007B1868">
        <w:t xml:space="preserve"> se muestra</w:t>
      </w:r>
      <w:r w:rsidR="007B2FF3">
        <w:t xml:space="preserve"> la planificación mensual para las distintas tareas y subtareas a realizar</w:t>
      </w:r>
      <w:r w:rsidRPr="007B1868">
        <w:t xml:space="preserve">, mientras que en la </w:t>
      </w:r>
      <w:r w:rsidR="001D33C7">
        <w:fldChar w:fldCharType="begin"/>
      </w:r>
      <w:r w:rsidR="001D33C7">
        <w:instrText xml:space="preserve"> REF _Ref213710542 \h </w:instrText>
      </w:r>
      <w:r w:rsidR="001D33C7">
        <w:fldChar w:fldCharType="separate"/>
      </w:r>
      <w:r w:rsidR="001D33C7">
        <w:t xml:space="preserve">Tabla </w:t>
      </w:r>
      <w:r w:rsidR="001D33C7">
        <w:rPr>
          <w:noProof/>
        </w:rPr>
        <w:t>3</w:t>
      </w:r>
      <w:r w:rsidR="001D33C7">
        <w:fldChar w:fldCharType="end"/>
      </w:r>
      <w:r w:rsidRPr="007B1868">
        <w:t xml:space="preserve"> se puede ver </w:t>
      </w:r>
      <w:r w:rsidR="007B2FF3">
        <w:t>una estimación de las horas que se van a invertir en cada tarea y subtarea</w:t>
      </w:r>
      <w:r w:rsidRPr="007B1868">
        <w:t>.</w:t>
      </w:r>
    </w:p>
    <w:p w14:paraId="01849DB4" w14:textId="60EA7E77" w:rsidR="001D33C7" w:rsidRDefault="001D33C7" w:rsidP="001D33C7">
      <w:pPr>
        <w:pStyle w:val="Descripcin"/>
        <w:keepNext/>
      </w:pPr>
      <w:bookmarkStart w:id="39" w:name="_Ref213710535"/>
      <w:bookmarkStart w:id="40" w:name="_Toc222830899"/>
      <w:r>
        <w:t xml:space="preserve">Tabla </w:t>
      </w:r>
      <w:fldSimple w:instr=" SEQ Tabla \* ARABIC ">
        <w:r w:rsidR="002D7CD7">
          <w:rPr>
            <w:noProof/>
          </w:rPr>
          <w:t>2</w:t>
        </w:r>
      </w:fldSimple>
      <w:bookmarkEnd w:id="39"/>
      <w:r>
        <w:t xml:space="preserve">. </w:t>
      </w:r>
      <w:r w:rsidRPr="000B6370">
        <w:t>Plan de trabajo: planificación mensual de las tareas</w:t>
      </w:r>
      <w:bookmarkEnd w:id="40"/>
    </w:p>
    <w:tbl>
      <w:tblPr>
        <w:tblStyle w:val="Tablaconcuadrcula"/>
        <w:tblpPr w:leftFromText="141" w:rightFromText="141" w:vertAnchor="text" w:tblpY="1"/>
        <w:tblW w:w="7128" w:type="dxa"/>
        <w:tblLook w:val="04A0" w:firstRow="1" w:lastRow="0" w:firstColumn="1" w:lastColumn="0" w:noHBand="0" w:noVBand="1"/>
      </w:tblPr>
      <w:tblGrid>
        <w:gridCol w:w="756"/>
        <w:gridCol w:w="708"/>
        <w:gridCol w:w="708"/>
        <w:gridCol w:w="708"/>
        <w:gridCol w:w="708"/>
        <w:gridCol w:w="708"/>
        <w:gridCol w:w="708"/>
        <w:gridCol w:w="708"/>
        <w:gridCol w:w="708"/>
        <w:gridCol w:w="708"/>
      </w:tblGrid>
      <w:tr w:rsidR="004B4958" w:rsidRPr="007B1868" w14:paraId="6A996F26" w14:textId="77777777" w:rsidTr="004B4958">
        <w:tc>
          <w:tcPr>
            <w:tcW w:w="756" w:type="dxa"/>
            <w:shd w:val="clear" w:color="auto" w:fill="365F91" w:themeFill="accent1" w:themeFillShade="BF"/>
          </w:tcPr>
          <w:p w14:paraId="239E79E6" w14:textId="77777777" w:rsidR="004B4958" w:rsidRPr="007B1868" w:rsidRDefault="004B4958" w:rsidP="00B8710A">
            <w:pPr>
              <w:pStyle w:val="Sinespaciado"/>
              <w:jc w:val="both"/>
              <w:rPr>
                <w:b/>
                <w:color w:val="000000" w:themeColor="text1"/>
                <w:lang w:val="es-ES"/>
              </w:rPr>
            </w:pPr>
            <w:r w:rsidRPr="007B1868">
              <w:rPr>
                <w:b/>
                <w:color w:val="000000" w:themeColor="text1"/>
                <w:lang w:val="es-ES"/>
              </w:rPr>
              <w:t>Tarea</w:t>
            </w:r>
          </w:p>
        </w:tc>
        <w:tc>
          <w:tcPr>
            <w:tcW w:w="708" w:type="dxa"/>
            <w:shd w:val="clear" w:color="auto" w:fill="365F91" w:themeFill="accent1" w:themeFillShade="BF"/>
          </w:tcPr>
          <w:p w14:paraId="11B72C9F" w14:textId="7E2348D2"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10/2</w:t>
            </w:r>
            <w:r>
              <w:rPr>
                <w:b/>
                <w:color w:val="000000" w:themeColor="text1"/>
                <w:sz w:val="20"/>
                <w:lang w:val="es-ES"/>
              </w:rPr>
              <w:t>5</w:t>
            </w:r>
          </w:p>
        </w:tc>
        <w:tc>
          <w:tcPr>
            <w:tcW w:w="708" w:type="dxa"/>
            <w:shd w:val="clear" w:color="auto" w:fill="365F91" w:themeFill="accent1" w:themeFillShade="BF"/>
          </w:tcPr>
          <w:p w14:paraId="3B378EDA" w14:textId="6091435A"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11/2</w:t>
            </w:r>
            <w:r>
              <w:rPr>
                <w:b/>
                <w:color w:val="000000" w:themeColor="text1"/>
                <w:sz w:val="20"/>
                <w:lang w:val="es-ES"/>
              </w:rPr>
              <w:t>5</w:t>
            </w:r>
          </w:p>
        </w:tc>
        <w:tc>
          <w:tcPr>
            <w:tcW w:w="708" w:type="dxa"/>
            <w:shd w:val="clear" w:color="auto" w:fill="365F91" w:themeFill="accent1" w:themeFillShade="BF"/>
          </w:tcPr>
          <w:p w14:paraId="5D7018C9" w14:textId="6B23451E"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12/2</w:t>
            </w:r>
            <w:r>
              <w:rPr>
                <w:b/>
                <w:color w:val="000000" w:themeColor="text1"/>
                <w:sz w:val="20"/>
                <w:lang w:val="es-ES"/>
              </w:rPr>
              <w:t>5</w:t>
            </w:r>
          </w:p>
        </w:tc>
        <w:tc>
          <w:tcPr>
            <w:tcW w:w="708" w:type="dxa"/>
            <w:shd w:val="clear" w:color="auto" w:fill="365F91" w:themeFill="accent1" w:themeFillShade="BF"/>
          </w:tcPr>
          <w:p w14:paraId="3073BDD3" w14:textId="2C77EC2A"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01/2</w:t>
            </w:r>
            <w:r>
              <w:rPr>
                <w:b/>
                <w:color w:val="000000" w:themeColor="text1"/>
                <w:sz w:val="20"/>
                <w:lang w:val="es-ES"/>
              </w:rPr>
              <w:t>6</w:t>
            </w:r>
          </w:p>
        </w:tc>
        <w:tc>
          <w:tcPr>
            <w:tcW w:w="708" w:type="dxa"/>
            <w:shd w:val="clear" w:color="auto" w:fill="365F91" w:themeFill="accent1" w:themeFillShade="BF"/>
          </w:tcPr>
          <w:p w14:paraId="63460338" w14:textId="4B2D2433"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02/2</w:t>
            </w:r>
            <w:r>
              <w:rPr>
                <w:b/>
                <w:color w:val="000000" w:themeColor="text1"/>
                <w:sz w:val="20"/>
                <w:lang w:val="es-ES"/>
              </w:rPr>
              <w:t>6</w:t>
            </w:r>
          </w:p>
        </w:tc>
        <w:tc>
          <w:tcPr>
            <w:tcW w:w="708" w:type="dxa"/>
            <w:shd w:val="clear" w:color="auto" w:fill="365F91" w:themeFill="accent1" w:themeFillShade="BF"/>
          </w:tcPr>
          <w:p w14:paraId="0FF664B2" w14:textId="337F43BA"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03/2</w:t>
            </w:r>
            <w:r>
              <w:rPr>
                <w:b/>
                <w:color w:val="000000" w:themeColor="text1"/>
                <w:sz w:val="20"/>
                <w:lang w:val="es-ES"/>
              </w:rPr>
              <w:t>6</w:t>
            </w:r>
          </w:p>
        </w:tc>
        <w:tc>
          <w:tcPr>
            <w:tcW w:w="708" w:type="dxa"/>
            <w:shd w:val="clear" w:color="auto" w:fill="365F91" w:themeFill="accent1" w:themeFillShade="BF"/>
          </w:tcPr>
          <w:p w14:paraId="7A81C2F9" w14:textId="609BAD89"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04/2</w:t>
            </w:r>
            <w:r>
              <w:rPr>
                <w:b/>
                <w:color w:val="000000" w:themeColor="text1"/>
                <w:sz w:val="20"/>
                <w:lang w:val="es-ES"/>
              </w:rPr>
              <w:t>6</w:t>
            </w:r>
          </w:p>
        </w:tc>
        <w:tc>
          <w:tcPr>
            <w:tcW w:w="708" w:type="dxa"/>
            <w:shd w:val="clear" w:color="auto" w:fill="365F91" w:themeFill="accent1" w:themeFillShade="BF"/>
          </w:tcPr>
          <w:p w14:paraId="5F21C124" w14:textId="4A38FAD4"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05/2</w:t>
            </w:r>
            <w:r>
              <w:rPr>
                <w:b/>
                <w:color w:val="000000" w:themeColor="text1"/>
                <w:sz w:val="20"/>
                <w:lang w:val="es-ES"/>
              </w:rPr>
              <w:t>6</w:t>
            </w:r>
          </w:p>
        </w:tc>
        <w:tc>
          <w:tcPr>
            <w:tcW w:w="708" w:type="dxa"/>
            <w:shd w:val="clear" w:color="auto" w:fill="365F91" w:themeFill="accent1" w:themeFillShade="BF"/>
          </w:tcPr>
          <w:p w14:paraId="2CFB777E" w14:textId="7A0DD1BB"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06/2</w:t>
            </w:r>
            <w:r>
              <w:rPr>
                <w:b/>
                <w:color w:val="000000" w:themeColor="text1"/>
                <w:sz w:val="20"/>
                <w:lang w:val="es-ES"/>
              </w:rPr>
              <w:t>6</w:t>
            </w:r>
          </w:p>
        </w:tc>
      </w:tr>
      <w:tr w:rsidR="00944BFF" w:rsidRPr="007B1868" w14:paraId="192D5012" w14:textId="77777777" w:rsidTr="004B4958">
        <w:tc>
          <w:tcPr>
            <w:tcW w:w="756" w:type="dxa"/>
            <w:shd w:val="clear" w:color="auto" w:fill="95B3D7" w:themeFill="accent1" w:themeFillTint="99"/>
          </w:tcPr>
          <w:p w14:paraId="1B49E9D0" w14:textId="77777777" w:rsidR="00944BFF" w:rsidRPr="007B1868" w:rsidRDefault="00944BFF" w:rsidP="00944BFF">
            <w:pPr>
              <w:pStyle w:val="Sinespaciado"/>
              <w:jc w:val="both"/>
              <w:rPr>
                <w:b/>
                <w:lang w:val="es-ES"/>
              </w:rPr>
            </w:pPr>
            <w:r w:rsidRPr="007B1868">
              <w:rPr>
                <w:b/>
                <w:lang w:val="es-ES"/>
              </w:rPr>
              <w:t>T1</w:t>
            </w:r>
          </w:p>
        </w:tc>
        <w:tc>
          <w:tcPr>
            <w:tcW w:w="708" w:type="dxa"/>
            <w:shd w:val="clear" w:color="auto" w:fill="95B3D7" w:themeFill="accent1" w:themeFillTint="99"/>
          </w:tcPr>
          <w:p w14:paraId="7D9B7E57" w14:textId="7D105B72" w:rsidR="00944BFF" w:rsidRPr="007B1868" w:rsidRDefault="00944BFF" w:rsidP="00944BFF">
            <w:pPr>
              <w:pStyle w:val="Sinespaciado"/>
              <w:jc w:val="both"/>
              <w:rPr>
                <w:b/>
                <w:lang w:val="es-ES"/>
              </w:rPr>
            </w:pPr>
          </w:p>
        </w:tc>
        <w:tc>
          <w:tcPr>
            <w:tcW w:w="708" w:type="dxa"/>
            <w:shd w:val="clear" w:color="auto" w:fill="95B3D7" w:themeFill="accent1" w:themeFillTint="99"/>
          </w:tcPr>
          <w:p w14:paraId="514ACF22" w14:textId="64DDCAD0" w:rsidR="00944BFF" w:rsidRPr="007B1868" w:rsidRDefault="00944BFF" w:rsidP="00944BFF">
            <w:pPr>
              <w:pStyle w:val="Sinespaciado"/>
              <w:jc w:val="both"/>
              <w:rPr>
                <w:b/>
                <w:lang w:val="es-ES"/>
              </w:rPr>
            </w:pPr>
            <w:r w:rsidRPr="007B1868">
              <w:rPr>
                <w:b/>
                <w:lang w:val="es-ES"/>
              </w:rPr>
              <w:t>X</w:t>
            </w:r>
          </w:p>
        </w:tc>
        <w:tc>
          <w:tcPr>
            <w:tcW w:w="708" w:type="dxa"/>
            <w:shd w:val="clear" w:color="auto" w:fill="95B3D7" w:themeFill="accent1" w:themeFillTint="99"/>
          </w:tcPr>
          <w:p w14:paraId="3DF92B2F" w14:textId="2C56A55E" w:rsidR="00944BFF" w:rsidRPr="007B1868" w:rsidRDefault="004234A6" w:rsidP="00944BFF">
            <w:pPr>
              <w:pStyle w:val="Sinespaciado"/>
              <w:jc w:val="both"/>
              <w:rPr>
                <w:b/>
                <w:lang w:val="es-ES"/>
              </w:rPr>
            </w:pPr>
            <w:r>
              <w:rPr>
                <w:b/>
                <w:lang w:val="es-ES"/>
              </w:rPr>
              <w:t>X</w:t>
            </w:r>
          </w:p>
        </w:tc>
        <w:tc>
          <w:tcPr>
            <w:tcW w:w="708" w:type="dxa"/>
            <w:shd w:val="clear" w:color="auto" w:fill="95B3D7" w:themeFill="accent1" w:themeFillTint="99"/>
          </w:tcPr>
          <w:p w14:paraId="1AFA9021" w14:textId="77777777" w:rsidR="00944BFF" w:rsidRPr="007B1868" w:rsidRDefault="00944BFF" w:rsidP="00944BFF">
            <w:pPr>
              <w:pStyle w:val="Sinespaciado"/>
              <w:jc w:val="both"/>
              <w:rPr>
                <w:b/>
                <w:lang w:val="es-ES"/>
              </w:rPr>
            </w:pPr>
          </w:p>
        </w:tc>
        <w:tc>
          <w:tcPr>
            <w:tcW w:w="708" w:type="dxa"/>
            <w:shd w:val="clear" w:color="auto" w:fill="95B3D7" w:themeFill="accent1" w:themeFillTint="99"/>
          </w:tcPr>
          <w:p w14:paraId="1978049A" w14:textId="77777777" w:rsidR="00944BFF" w:rsidRPr="007B1868" w:rsidRDefault="00944BFF" w:rsidP="00944BFF">
            <w:pPr>
              <w:pStyle w:val="Sinespaciado"/>
              <w:jc w:val="both"/>
              <w:rPr>
                <w:b/>
                <w:lang w:val="es-ES"/>
              </w:rPr>
            </w:pPr>
          </w:p>
        </w:tc>
        <w:tc>
          <w:tcPr>
            <w:tcW w:w="708" w:type="dxa"/>
            <w:shd w:val="clear" w:color="auto" w:fill="95B3D7" w:themeFill="accent1" w:themeFillTint="99"/>
          </w:tcPr>
          <w:p w14:paraId="2C554DC8" w14:textId="77777777" w:rsidR="00944BFF" w:rsidRPr="007B1868" w:rsidRDefault="00944BFF" w:rsidP="00944BFF">
            <w:pPr>
              <w:pStyle w:val="Sinespaciado"/>
              <w:jc w:val="both"/>
              <w:rPr>
                <w:b/>
                <w:lang w:val="es-ES"/>
              </w:rPr>
            </w:pPr>
          </w:p>
        </w:tc>
        <w:tc>
          <w:tcPr>
            <w:tcW w:w="708" w:type="dxa"/>
            <w:shd w:val="clear" w:color="auto" w:fill="95B3D7" w:themeFill="accent1" w:themeFillTint="99"/>
          </w:tcPr>
          <w:p w14:paraId="5F95B038" w14:textId="77777777" w:rsidR="00944BFF" w:rsidRPr="007B1868" w:rsidRDefault="00944BFF" w:rsidP="00944BFF">
            <w:pPr>
              <w:pStyle w:val="Sinespaciado"/>
              <w:jc w:val="both"/>
              <w:rPr>
                <w:b/>
                <w:lang w:val="es-ES"/>
              </w:rPr>
            </w:pPr>
          </w:p>
        </w:tc>
        <w:tc>
          <w:tcPr>
            <w:tcW w:w="708" w:type="dxa"/>
            <w:shd w:val="clear" w:color="auto" w:fill="95B3D7" w:themeFill="accent1" w:themeFillTint="99"/>
          </w:tcPr>
          <w:p w14:paraId="0C9647E3" w14:textId="77777777" w:rsidR="00944BFF" w:rsidRPr="007B1868" w:rsidRDefault="00944BFF" w:rsidP="00944BFF">
            <w:pPr>
              <w:pStyle w:val="Sinespaciado"/>
              <w:jc w:val="both"/>
              <w:rPr>
                <w:b/>
                <w:lang w:val="es-ES"/>
              </w:rPr>
            </w:pPr>
          </w:p>
        </w:tc>
        <w:tc>
          <w:tcPr>
            <w:tcW w:w="708" w:type="dxa"/>
            <w:shd w:val="clear" w:color="auto" w:fill="95B3D7" w:themeFill="accent1" w:themeFillTint="99"/>
          </w:tcPr>
          <w:p w14:paraId="7C508662" w14:textId="77777777" w:rsidR="00944BFF" w:rsidRPr="007B1868" w:rsidRDefault="00944BFF" w:rsidP="00944BFF">
            <w:pPr>
              <w:pStyle w:val="Sinespaciado"/>
              <w:jc w:val="both"/>
              <w:rPr>
                <w:b/>
                <w:lang w:val="es-ES"/>
              </w:rPr>
            </w:pPr>
          </w:p>
        </w:tc>
      </w:tr>
      <w:tr w:rsidR="00944BFF" w:rsidRPr="007B1868" w14:paraId="5B290D81" w14:textId="77777777" w:rsidTr="004B4958">
        <w:tc>
          <w:tcPr>
            <w:tcW w:w="756" w:type="dxa"/>
            <w:shd w:val="clear" w:color="auto" w:fill="DBE5F1" w:themeFill="accent1" w:themeFillTint="33"/>
          </w:tcPr>
          <w:p w14:paraId="7A657BA2" w14:textId="77777777" w:rsidR="00944BFF" w:rsidRPr="007B1868" w:rsidRDefault="00944BFF" w:rsidP="00944BFF">
            <w:pPr>
              <w:pStyle w:val="Sinespaciado"/>
              <w:jc w:val="both"/>
              <w:rPr>
                <w:color w:val="000000" w:themeColor="text1"/>
                <w:lang w:val="es-ES"/>
              </w:rPr>
            </w:pPr>
            <w:r w:rsidRPr="007B1868">
              <w:rPr>
                <w:color w:val="000000" w:themeColor="text1"/>
                <w:lang w:val="es-ES"/>
              </w:rPr>
              <w:t>1.1</w:t>
            </w:r>
          </w:p>
        </w:tc>
        <w:tc>
          <w:tcPr>
            <w:tcW w:w="708" w:type="dxa"/>
            <w:shd w:val="clear" w:color="auto" w:fill="DBE5F1" w:themeFill="accent1" w:themeFillTint="33"/>
          </w:tcPr>
          <w:p w14:paraId="2244DF6D" w14:textId="33C6442A"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73C2FE4" w14:textId="2BBA806E"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6B0608C1"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18AC687"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3EF10F8"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56AD176"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DF26DC4"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869C023"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BFCC093" w14:textId="77777777" w:rsidR="00944BFF" w:rsidRPr="007B1868" w:rsidRDefault="00944BFF" w:rsidP="00944BFF">
            <w:pPr>
              <w:pStyle w:val="Sinespaciado"/>
              <w:jc w:val="both"/>
              <w:rPr>
                <w:color w:val="000000" w:themeColor="text1"/>
                <w:lang w:val="es-ES"/>
              </w:rPr>
            </w:pPr>
          </w:p>
        </w:tc>
      </w:tr>
      <w:tr w:rsidR="00944BFF" w:rsidRPr="007B1868" w14:paraId="67316AFD" w14:textId="77777777" w:rsidTr="004B4958">
        <w:tc>
          <w:tcPr>
            <w:tcW w:w="756" w:type="dxa"/>
            <w:shd w:val="clear" w:color="auto" w:fill="DBE5F1" w:themeFill="accent1" w:themeFillTint="33"/>
          </w:tcPr>
          <w:p w14:paraId="50F7E53B" w14:textId="77777777" w:rsidR="00944BFF" w:rsidRPr="007B1868" w:rsidRDefault="00944BFF" w:rsidP="00944BFF">
            <w:pPr>
              <w:pStyle w:val="Sinespaciado"/>
              <w:jc w:val="both"/>
              <w:rPr>
                <w:color w:val="000000" w:themeColor="text1"/>
                <w:lang w:val="es-ES"/>
              </w:rPr>
            </w:pPr>
            <w:r w:rsidRPr="007B1868">
              <w:rPr>
                <w:color w:val="000000" w:themeColor="text1"/>
                <w:lang w:val="es-ES"/>
              </w:rPr>
              <w:t>1.2</w:t>
            </w:r>
          </w:p>
        </w:tc>
        <w:tc>
          <w:tcPr>
            <w:tcW w:w="708" w:type="dxa"/>
            <w:shd w:val="clear" w:color="auto" w:fill="DBE5F1" w:themeFill="accent1" w:themeFillTint="33"/>
          </w:tcPr>
          <w:p w14:paraId="5121DA54" w14:textId="788A8F9A"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AC1B6D0" w14:textId="2CDDC0E5"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48F0B6D"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EB6217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C2F06B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32223B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FC170B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B0DBD6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926DBD4" w14:textId="77777777" w:rsidR="00944BFF" w:rsidRPr="007B1868" w:rsidRDefault="00944BFF" w:rsidP="00944BFF">
            <w:pPr>
              <w:pStyle w:val="Sinespaciado"/>
              <w:jc w:val="both"/>
              <w:rPr>
                <w:color w:val="000000" w:themeColor="text1"/>
                <w:lang w:val="es-ES"/>
              </w:rPr>
            </w:pPr>
          </w:p>
        </w:tc>
      </w:tr>
      <w:tr w:rsidR="00944BFF" w:rsidRPr="007B1868" w14:paraId="2A33C72A" w14:textId="77777777" w:rsidTr="004B4958">
        <w:tc>
          <w:tcPr>
            <w:tcW w:w="756" w:type="dxa"/>
            <w:shd w:val="clear" w:color="auto" w:fill="DBE5F1" w:themeFill="accent1" w:themeFillTint="33"/>
          </w:tcPr>
          <w:p w14:paraId="6DE25569" w14:textId="77777777" w:rsidR="00944BFF" w:rsidRPr="007B1868" w:rsidRDefault="00944BFF" w:rsidP="00944BFF">
            <w:pPr>
              <w:pStyle w:val="Sinespaciado"/>
              <w:jc w:val="both"/>
              <w:rPr>
                <w:color w:val="000000" w:themeColor="text1"/>
                <w:lang w:val="es-ES"/>
              </w:rPr>
            </w:pPr>
            <w:r w:rsidRPr="007B1868">
              <w:rPr>
                <w:color w:val="000000" w:themeColor="text1"/>
                <w:lang w:val="es-ES"/>
              </w:rPr>
              <w:t>1.3</w:t>
            </w:r>
          </w:p>
        </w:tc>
        <w:tc>
          <w:tcPr>
            <w:tcW w:w="708" w:type="dxa"/>
            <w:shd w:val="clear" w:color="auto" w:fill="DBE5F1" w:themeFill="accent1" w:themeFillTint="33"/>
          </w:tcPr>
          <w:p w14:paraId="1EF38466" w14:textId="31A99639"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F2AFC37" w14:textId="523DEF3A"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2F1ACEE8" w14:textId="1312C365"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28056C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08CCDA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4B97713"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A19E8B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F01D7D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4C30290" w14:textId="77777777" w:rsidR="00944BFF" w:rsidRPr="007B1868" w:rsidRDefault="00944BFF" w:rsidP="00944BFF">
            <w:pPr>
              <w:pStyle w:val="Sinespaciado"/>
              <w:jc w:val="both"/>
              <w:rPr>
                <w:color w:val="000000" w:themeColor="text1"/>
                <w:lang w:val="es-ES"/>
              </w:rPr>
            </w:pPr>
          </w:p>
        </w:tc>
      </w:tr>
      <w:tr w:rsidR="00944BFF" w:rsidRPr="007B1868" w14:paraId="1A975B17" w14:textId="77777777" w:rsidTr="004B4958">
        <w:tc>
          <w:tcPr>
            <w:tcW w:w="756" w:type="dxa"/>
            <w:shd w:val="clear" w:color="auto" w:fill="DBE5F1" w:themeFill="accent1" w:themeFillTint="33"/>
          </w:tcPr>
          <w:p w14:paraId="1F6C5E6B" w14:textId="77777777" w:rsidR="00944BFF" w:rsidRPr="007B1868" w:rsidRDefault="00944BFF" w:rsidP="00944BFF">
            <w:pPr>
              <w:pStyle w:val="Sinespaciado"/>
              <w:jc w:val="both"/>
              <w:rPr>
                <w:color w:val="000000" w:themeColor="text1"/>
                <w:lang w:val="es-ES"/>
              </w:rPr>
            </w:pPr>
            <w:r w:rsidRPr="007B1868">
              <w:rPr>
                <w:color w:val="000000" w:themeColor="text1"/>
                <w:lang w:val="es-ES"/>
              </w:rPr>
              <w:t>1.4</w:t>
            </w:r>
          </w:p>
        </w:tc>
        <w:tc>
          <w:tcPr>
            <w:tcW w:w="708" w:type="dxa"/>
            <w:shd w:val="clear" w:color="auto" w:fill="DBE5F1" w:themeFill="accent1" w:themeFillTint="33"/>
          </w:tcPr>
          <w:p w14:paraId="1B6EDF47" w14:textId="5301C88F"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778674F" w14:textId="6737797E"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120043D" w14:textId="51DEAEAA"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44F5707"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2CA6A3A"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A5A263D"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F79AC9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9DF83D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ED268AF" w14:textId="77777777" w:rsidR="00944BFF" w:rsidRPr="007B1868" w:rsidRDefault="00944BFF" w:rsidP="00944BFF">
            <w:pPr>
              <w:pStyle w:val="Sinespaciado"/>
              <w:jc w:val="both"/>
              <w:rPr>
                <w:color w:val="000000" w:themeColor="text1"/>
                <w:lang w:val="es-ES"/>
              </w:rPr>
            </w:pPr>
          </w:p>
        </w:tc>
      </w:tr>
      <w:tr w:rsidR="00944BFF" w:rsidRPr="007B1868" w14:paraId="1A55EC64" w14:textId="77777777" w:rsidTr="004B4958">
        <w:tc>
          <w:tcPr>
            <w:tcW w:w="756" w:type="dxa"/>
            <w:shd w:val="clear" w:color="auto" w:fill="DBE5F1" w:themeFill="accent1" w:themeFillTint="33"/>
          </w:tcPr>
          <w:p w14:paraId="3B8E4F35" w14:textId="77777777" w:rsidR="00944BFF" w:rsidRPr="007B1868" w:rsidRDefault="00944BFF" w:rsidP="00944BFF">
            <w:pPr>
              <w:pStyle w:val="Sinespaciado"/>
              <w:jc w:val="both"/>
              <w:rPr>
                <w:color w:val="000000" w:themeColor="text1"/>
                <w:lang w:val="es-ES"/>
              </w:rPr>
            </w:pPr>
            <w:r w:rsidRPr="007B1868">
              <w:rPr>
                <w:color w:val="000000" w:themeColor="text1"/>
                <w:lang w:val="es-ES"/>
              </w:rPr>
              <w:t>1.5</w:t>
            </w:r>
          </w:p>
        </w:tc>
        <w:tc>
          <w:tcPr>
            <w:tcW w:w="708" w:type="dxa"/>
            <w:shd w:val="clear" w:color="auto" w:fill="DBE5F1" w:themeFill="accent1" w:themeFillTint="33"/>
          </w:tcPr>
          <w:p w14:paraId="5D817387" w14:textId="3364C7B3"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A39E2A0" w14:textId="2B188873"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9B7F323" w14:textId="66DF99B4"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0F7457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9314943"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2D4776A"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BF602E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7D98F2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05609C9" w14:textId="77777777" w:rsidR="00944BFF" w:rsidRPr="007B1868" w:rsidRDefault="00944BFF" w:rsidP="00944BFF">
            <w:pPr>
              <w:pStyle w:val="Sinespaciado"/>
              <w:jc w:val="both"/>
              <w:rPr>
                <w:color w:val="000000" w:themeColor="text1"/>
                <w:lang w:val="es-ES"/>
              </w:rPr>
            </w:pPr>
          </w:p>
        </w:tc>
      </w:tr>
      <w:tr w:rsidR="00944BFF" w:rsidRPr="007B1868" w14:paraId="339D00D7" w14:textId="77777777" w:rsidTr="004B4958">
        <w:tc>
          <w:tcPr>
            <w:tcW w:w="756" w:type="dxa"/>
            <w:shd w:val="clear" w:color="auto" w:fill="95B3D7" w:themeFill="accent1" w:themeFillTint="99"/>
          </w:tcPr>
          <w:p w14:paraId="6D5A655C" w14:textId="77777777" w:rsidR="00944BFF" w:rsidRPr="007B1868" w:rsidRDefault="00944BFF" w:rsidP="00944BFF">
            <w:pPr>
              <w:pStyle w:val="Sinespaciado"/>
              <w:jc w:val="both"/>
              <w:rPr>
                <w:b/>
                <w:color w:val="000000" w:themeColor="text1"/>
                <w:lang w:val="es-ES"/>
              </w:rPr>
            </w:pPr>
            <w:r w:rsidRPr="007B1868">
              <w:rPr>
                <w:b/>
                <w:color w:val="000000" w:themeColor="text1"/>
                <w:lang w:val="es-ES"/>
              </w:rPr>
              <w:t>T2</w:t>
            </w:r>
          </w:p>
        </w:tc>
        <w:tc>
          <w:tcPr>
            <w:tcW w:w="708" w:type="dxa"/>
            <w:shd w:val="clear" w:color="auto" w:fill="95B3D7" w:themeFill="accent1" w:themeFillTint="99"/>
          </w:tcPr>
          <w:p w14:paraId="3FEF5AA1"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5C74B504" w14:textId="4BDCB886"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04515531" w14:textId="4C78198C"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3F3DDA25" w14:textId="1D69C85F"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42E690C3"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224C6215"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675B7FEA"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3C472E5E"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11CA9761" w14:textId="77777777" w:rsidR="00944BFF" w:rsidRPr="007B1868" w:rsidRDefault="00944BFF" w:rsidP="00944BFF">
            <w:pPr>
              <w:pStyle w:val="Sinespaciado"/>
              <w:jc w:val="both"/>
              <w:rPr>
                <w:b/>
                <w:color w:val="000000" w:themeColor="text1"/>
                <w:lang w:val="es-ES"/>
              </w:rPr>
            </w:pPr>
          </w:p>
        </w:tc>
      </w:tr>
      <w:tr w:rsidR="00944BFF" w:rsidRPr="007B1868" w14:paraId="090715B3" w14:textId="77777777" w:rsidTr="004B4958">
        <w:tc>
          <w:tcPr>
            <w:tcW w:w="756" w:type="dxa"/>
            <w:shd w:val="clear" w:color="auto" w:fill="DBE5F1" w:themeFill="accent1" w:themeFillTint="33"/>
          </w:tcPr>
          <w:p w14:paraId="29360A01" w14:textId="77777777" w:rsidR="00944BFF" w:rsidRPr="007B1868" w:rsidRDefault="00944BFF" w:rsidP="00944BFF">
            <w:pPr>
              <w:pStyle w:val="Sinespaciado"/>
              <w:jc w:val="both"/>
              <w:rPr>
                <w:color w:val="000000" w:themeColor="text1"/>
                <w:lang w:val="es-ES"/>
              </w:rPr>
            </w:pPr>
            <w:r w:rsidRPr="007B1868">
              <w:rPr>
                <w:color w:val="000000" w:themeColor="text1"/>
                <w:lang w:val="es-ES"/>
              </w:rPr>
              <w:t>2.1</w:t>
            </w:r>
          </w:p>
        </w:tc>
        <w:tc>
          <w:tcPr>
            <w:tcW w:w="708" w:type="dxa"/>
            <w:shd w:val="clear" w:color="auto" w:fill="DBE5F1" w:themeFill="accent1" w:themeFillTint="33"/>
          </w:tcPr>
          <w:p w14:paraId="192A904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0EE7579" w14:textId="77777777"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271D6FD6" w14:textId="75E513F0"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F582628"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3BC95F6"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4D1D881"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16BBA6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CDB170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C101D73" w14:textId="77777777" w:rsidR="00944BFF" w:rsidRPr="007B1868" w:rsidRDefault="00944BFF" w:rsidP="00944BFF">
            <w:pPr>
              <w:pStyle w:val="Sinespaciado"/>
              <w:jc w:val="both"/>
              <w:rPr>
                <w:color w:val="000000" w:themeColor="text1"/>
                <w:lang w:val="es-ES"/>
              </w:rPr>
            </w:pPr>
          </w:p>
        </w:tc>
      </w:tr>
      <w:tr w:rsidR="00944BFF" w:rsidRPr="007B1868" w14:paraId="314A39FD" w14:textId="77777777" w:rsidTr="004B4958">
        <w:tc>
          <w:tcPr>
            <w:tcW w:w="756" w:type="dxa"/>
            <w:shd w:val="clear" w:color="auto" w:fill="DBE5F1" w:themeFill="accent1" w:themeFillTint="33"/>
          </w:tcPr>
          <w:p w14:paraId="6FD8360A" w14:textId="77777777" w:rsidR="00944BFF" w:rsidRPr="007B1868" w:rsidRDefault="00944BFF" w:rsidP="00944BFF">
            <w:pPr>
              <w:pStyle w:val="Sinespaciado"/>
              <w:jc w:val="both"/>
              <w:rPr>
                <w:color w:val="000000" w:themeColor="text1"/>
                <w:lang w:val="es-ES"/>
              </w:rPr>
            </w:pPr>
            <w:r w:rsidRPr="007B1868">
              <w:rPr>
                <w:color w:val="000000" w:themeColor="text1"/>
                <w:lang w:val="es-ES"/>
              </w:rPr>
              <w:t>2.2</w:t>
            </w:r>
          </w:p>
        </w:tc>
        <w:tc>
          <w:tcPr>
            <w:tcW w:w="708" w:type="dxa"/>
            <w:shd w:val="clear" w:color="auto" w:fill="DBE5F1" w:themeFill="accent1" w:themeFillTint="33"/>
          </w:tcPr>
          <w:p w14:paraId="549E03F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D0A4922" w14:textId="77777777"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1EA47E9C" w14:textId="563CCF2F"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799F7A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8BF428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C67DBA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7619E3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700291A"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C35CB65" w14:textId="77777777" w:rsidR="00944BFF" w:rsidRPr="007B1868" w:rsidRDefault="00944BFF" w:rsidP="00944BFF">
            <w:pPr>
              <w:pStyle w:val="Sinespaciado"/>
              <w:jc w:val="both"/>
              <w:rPr>
                <w:color w:val="000000" w:themeColor="text1"/>
                <w:lang w:val="es-ES"/>
              </w:rPr>
            </w:pPr>
          </w:p>
        </w:tc>
      </w:tr>
      <w:tr w:rsidR="00944BFF" w:rsidRPr="007B1868" w14:paraId="62F6B456" w14:textId="77777777" w:rsidTr="004B4958">
        <w:tc>
          <w:tcPr>
            <w:tcW w:w="756" w:type="dxa"/>
            <w:shd w:val="clear" w:color="auto" w:fill="DBE5F1" w:themeFill="accent1" w:themeFillTint="33"/>
          </w:tcPr>
          <w:p w14:paraId="079F6CC4" w14:textId="77777777" w:rsidR="00944BFF" w:rsidRPr="007B1868" w:rsidRDefault="00944BFF" w:rsidP="00944BFF">
            <w:pPr>
              <w:pStyle w:val="Sinespaciado"/>
              <w:jc w:val="both"/>
              <w:rPr>
                <w:color w:val="000000" w:themeColor="text1"/>
                <w:lang w:val="es-ES"/>
              </w:rPr>
            </w:pPr>
            <w:r w:rsidRPr="007B1868">
              <w:rPr>
                <w:color w:val="000000" w:themeColor="text1"/>
                <w:lang w:val="es-ES"/>
              </w:rPr>
              <w:t>2.3</w:t>
            </w:r>
          </w:p>
        </w:tc>
        <w:tc>
          <w:tcPr>
            <w:tcW w:w="708" w:type="dxa"/>
            <w:shd w:val="clear" w:color="auto" w:fill="DBE5F1" w:themeFill="accent1" w:themeFillTint="33"/>
          </w:tcPr>
          <w:p w14:paraId="0A1C441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96DED1D" w14:textId="77777777"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092E76E9" w14:textId="2F51BBEE"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56948868"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B41EDBA"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B49BA48"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67C417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7E81586"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D8E7E5D" w14:textId="77777777" w:rsidR="00944BFF" w:rsidRPr="007B1868" w:rsidRDefault="00944BFF" w:rsidP="00944BFF">
            <w:pPr>
              <w:pStyle w:val="Sinespaciado"/>
              <w:jc w:val="both"/>
              <w:rPr>
                <w:color w:val="000000" w:themeColor="text1"/>
                <w:lang w:val="es-ES"/>
              </w:rPr>
            </w:pPr>
          </w:p>
        </w:tc>
      </w:tr>
      <w:tr w:rsidR="00944BFF" w:rsidRPr="007B1868" w14:paraId="6FE05712" w14:textId="77777777" w:rsidTr="004B4958">
        <w:tc>
          <w:tcPr>
            <w:tcW w:w="756" w:type="dxa"/>
            <w:shd w:val="clear" w:color="auto" w:fill="DBE5F1" w:themeFill="accent1" w:themeFillTint="33"/>
          </w:tcPr>
          <w:p w14:paraId="2D7132C4" w14:textId="77777777" w:rsidR="00944BFF" w:rsidRPr="007B1868" w:rsidRDefault="00944BFF" w:rsidP="00944BFF">
            <w:pPr>
              <w:pStyle w:val="Sinespaciado"/>
              <w:jc w:val="both"/>
              <w:rPr>
                <w:color w:val="000000" w:themeColor="text1"/>
                <w:lang w:val="es-ES"/>
              </w:rPr>
            </w:pPr>
            <w:r w:rsidRPr="007B1868">
              <w:rPr>
                <w:color w:val="000000" w:themeColor="text1"/>
                <w:lang w:val="es-ES"/>
              </w:rPr>
              <w:t>2.4</w:t>
            </w:r>
          </w:p>
        </w:tc>
        <w:tc>
          <w:tcPr>
            <w:tcW w:w="708" w:type="dxa"/>
            <w:shd w:val="clear" w:color="auto" w:fill="DBE5F1" w:themeFill="accent1" w:themeFillTint="33"/>
          </w:tcPr>
          <w:p w14:paraId="6AB555C7"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9A8A58F" w14:textId="00129B06"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65E438DC" w14:textId="6DA3557A"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F664EEC" w14:textId="703AE488"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2EEAF5F"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9CA77E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76688BA"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397F6B3"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7E01489" w14:textId="77777777" w:rsidR="00944BFF" w:rsidRPr="007B1868" w:rsidRDefault="00944BFF" w:rsidP="00944BFF">
            <w:pPr>
              <w:pStyle w:val="Sinespaciado"/>
              <w:jc w:val="both"/>
              <w:rPr>
                <w:color w:val="000000" w:themeColor="text1"/>
                <w:lang w:val="es-ES"/>
              </w:rPr>
            </w:pPr>
          </w:p>
        </w:tc>
      </w:tr>
      <w:tr w:rsidR="00944BFF" w:rsidRPr="007B1868" w14:paraId="35BBD5D3" w14:textId="77777777" w:rsidTr="004B4958">
        <w:tc>
          <w:tcPr>
            <w:tcW w:w="756" w:type="dxa"/>
            <w:shd w:val="clear" w:color="auto" w:fill="DBE5F1" w:themeFill="accent1" w:themeFillTint="33"/>
          </w:tcPr>
          <w:p w14:paraId="0C794C19" w14:textId="77777777" w:rsidR="00944BFF" w:rsidRPr="007B1868" w:rsidRDefault="00944BFF" w:rsidP="00944BFF">
            <w:pPr>
              <w:pStyle w:val="Sinespaciado"/>
              <w:jc w:val="both"/>
              <w:rPr>
                <w:color w:val="000000" w:themeColor="text1"/>
                <w:lang w:val="es-ES"/>
              </w:rPr>
            </w:pPr>
            <w:r w:rsidRPr="007B1868">
              <w:rPr>
                <w:color w:val="000000" w:themeColor="text1"/>
                <w:lang w:val="es-ES"/>
              </w:rPr>
              <w:t>2.5</w:t>
            </w:r>
          </w:p>
        </w:tc>
        <w:tc>
          <w:tcPr>
            <w:tcW w:w="708" w:type="dxa"/>
            <w:shd w:val="clear" w:color="auto" w:fill="DBE5F1" w:themeFill="accent1" w:themeFillTint="33"/>
          </w:tcPr>
          <w:p w14:paraId="2469069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C2FA354" w14:textId="64D1D360"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A99B5BD" w14:textId="2E13161E"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5DE06F9" w14:textId="1E5E2979"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61BE6D46"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173092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532ADC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44277C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4F8D845" w14:textId="77777777" w:rsidR="00944BFF" w:rsidRPr="007B1868" w:rsidRDefault="00944BFF" w:rsidP="00944BFF">
            <w:pPr>
              <w:pStyle w:val="Sinespaciado"/>
              <w:jc w:val="both"/>
              <w:rPr>
                <w:color w:val="000000" w:themeColor="text1"/>
                <w:lang w:val="es-ES"/>
              </w:rPr>
            </w:pPr>
          </w:p>
        </w:tc>
      </w:tr>
      <w:tr w:rsidR="00944BFF" w:rsidRPr="007B1868" w14:paraId="0FBA584C" w14:textId="77777777" w:rsidTr="004B4958">
        <w:tc>
          <w:tcPr>
            <w:tcW w:w="756" w:type="dxa"/>
            <w:shd w:val="clear" w:color="auto" w:fill="95B3D7" w:themeFill="accent1" w:themeFillTint="99"/>
          </w:tcPr>
          <w:p w14:paraId="0206C245" w14:textId="77777777" w:rsidR="00944BFF" w:rsidRPr="007B1868" w:rsidRDefault="00944BFF" w:rsidP="00944BFF">
            <w:pPr>
              <w:pStyle w:val="Sinespaciado"/>
              <w:jc w:val="both"/>
              <w:rPr>
                <w:b/>
                <w:color w:val="000000" w:themeColor="text1"/>
                <w:lang w:val="es-ES"/>
              </w:rPr>
            </w:pPr>
            <w:r w:rsidRPr="007B1868">
              <w:rPr>
                <w:b/>
                <w:color w:val="000000" w:themeColor="text1"/>
                <w:lang w:val="es-ES"/>
              </w:rPr>
              <w:t>T3</w:t>
            </w:r>
          </w:p>
        </w:tc>
        <w:tc>
          <w:tcPr>
            <w:tcW w:w="708" w:type="dxa"/>
            <w:shd w:val="clear" w:color="auto" w:fill="95B3D7" w:themeFill="accent1" w:themeFillTint="99"/>
          </w:tcPr>
          <w:p w14:paraId="58577089"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2D851CB4" w14:textId="5F75D0B0"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66AAE334" w14:textId="32AB5A18"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44DB3C79" w14:textId="5B934DDC"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29ABCE17" w14:textId="09C5147B"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3F0E23EB" w14:textId="45D3DD8F"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1C84C6DD" w14:textId="6BE786D2"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2CCDD39E"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6F3C2B3D" w14:textId="77777777" w:rsidR="00944BFF" w:rsidRPr="007B1868" w:rsidRDefault="00944BFF" w:rsidP="00944BFF">
            <w:pPr>
              <w:pStyle w:val="Sinespaciado"/>
              <w:jc w:val="both"/>
              <w:rPr>
                <w:b/>
                <w:color w:val="000000" w:themeColor="text1"/>
                <w:lang w:val="es-ES"/>
              </w:rPr>
            </w:pPr>
          </w:p>
        </w:tc>
      </w:tr>
      <w:tr w:rsidR="00944BFF" w:rsidRPr="007B1868" w14:paraId="6D611F95" w14:textId="77777777" w:rsidTr="004B4958">
        <w:tc>
          <w:tcPr>
            <w:tcW w:w="756" w:type="dxa"/>
            <w:shd w:val="clear" w:color="auto" w:fill="DBE5F1" w:themeFill="accent1" w:themeFillTint="33"/>
          </w:tcPr>
          <w:p w14:paraId="7ADA027E" w14:textId="77777777" w:rsidR="00944BFF" w:rsidRPr="007B1868" w:rsidRDefault="00944BFF" w:rsidP="00944BFF">
            <w:pPr>
              <w:pStyle w:val="Sinespaciado"/>
              <w:jc w:val="both"/>
              <w:rPr>
                <w:color w:val="000000" w:themeColor="text1"/>
                <w:lang w:val="es-ES"/>
              </w:rPr>
            </w:pPr>
            <w:r w:rsidRPr="007B1868">
              <w:rPr>
                <w:color w:val="000000" w:themeColor="text1"/>
                <w:lang w:val="es-ES"/>
              </w:rPr>
              <w:t>3.1</w:t>
            </w:r>
          </w:p>
        </w:tc>
        <w:tc>
          <w:tcPr>
            <w:tcW w:w="708" w:type="dxa"/>
            <w:shd w:val="clear" w:color="auto" w:fill="DBE5F1" w:themeFill="accent1" w:themeFillTint="33"/>
          </w:tcPr>
          <w:p w14:paraId="189EA66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96225AB" w14:textId="7E38ADF0"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54BD4B4" w14:textId="68AF6E79"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292BF773"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6C0CC8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D71F62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7FE3EF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FC183B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DE5AC24" w14:textId="77777777" w:rsidR="00944BFF" w:rsidRPr="007B1868" w:rsidRDefault="00944BFF" w:rsidP="00944BFF">
            <w:pPr>
              <w:pStyle w:val="Sinespaciado"/>
              <w:jc w:val="both"/>
              <w:rPr>
                <w:color w:val="000000" w:themeColor="text1"/>
                <w:lang w:val="es-ES"/>
              </w:rPr>
            </w:pPr>
          </w:p>
        </w:tc>
      </w:tr>
      <w:tr w:rsidR="00944BFF" w:rsidRPr="007B1868" w14:paraId="0778218D" w14:textId="77777777" w:rsidTr="004B4958">
        <w:tc>
          <w:tcPr>
            <w:tcW w:w="756" w:type="dxa"/>
            <w:shd w:val="clear" w:color="auto" w:fill="DBE5F1" w:themeFill="accent1" w:themeFillTint="33"/>
          </w:tcPr>
          <w:p w14:paraId="42059456" w14:textId="77777777" w:rsidR="00944BFF" w:rsidRPr="007B1868" w:rsidRDefault="00944BFF" w:rsidP="00944BFF">
            <w:pPr>
              <w:pStyle w:val="Sinespaciado"/>
              <w:jc w:val="both"/>
              <w:rPr>
                <w:color w:val="000000" w:themeColor="text1"/>
                <w:lang w:val="es-ES"/>
              </w:rPr>
            </w:pPr>
            <w:r w:rsidRPr="007B1868">
              <w:rPr>
                <w:color w:val="000000" w:themeColor="text1"/>
                <w:lang w:val="es-ES"/>
              </w:rPr>
              <w:t>3.2</w:t>
            </w:r>
          </w:p>
        </w:tc>
        <w:tc>
          <w:tcPr>
            <w:tcW w:w="708" w:type="dxa"/>
            <w:shd w:val="clear" w:color="auto" w:fill="DBE5F1" w:themeFill="accent1" w:themeFillTint="33"/>
          </w:tcPr>
          <w:p w14:paraId="6B186EC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35F73D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FEC7A31" w14:textId="72AC1472"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4E187747" w14:textId="46B8ABE4"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1BA4B197" w14:textId="3AFE9721"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183DBCAF"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37C3C5A"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023F3B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E492446" w14:textId="77777777" w:rsidR="00944BFF" w:rsidRPr="007B1868" w:rsidRDefault="00944BFF" w:rsidP="00944BFF">
            <w:pPr>
              <w:pStyle w:val="Sinespaciado"/>
              <w:jc w:val="both"/>
              <w:rPr>
                <w:color w:val="000000" w:themeColor="text1"/>
                <w:lang w:val="es-ES"/>
              </w:rPr>
            </w:pPr>
          </w:p>
        </w:tc>
      </w:tr>
      <w:tr w:rsidR="00944BFF" w:rsidRPr="007B1868" w14:paraId="345257DC" w14:textId="77777777" w:rsidTr="004B4958">
        <w:tc>
          <w:tcPr>
            <w:tcW w:w="756" w:type="dxa"/>
            <w:shd w:val="clear" w:color="auto" w:fill="DBE5F1" w:themeFill="accent1" w:themeFillTint="33"/>
          </w:tcPr>
          <w:p w14:paraId="26ABD200" w14:textId="77777777" w:rsidR="00944BFF" w:rsidRPr="007B1868" w:rsidRDefault="00944BFF" w:rsidP="00944BFF">
            <w:pPr>
              <w:pStyle w:val="Sinespaciado"/>
              <w:jc w:val="both"/>
              <w:rPr>
                <w:color w:val="000000" w:themeColor="text1"/>
                <w:lang w:val="es-ES"/>
              </w:rPr>
            </w:pPr>
            <w:r w:rsidRPr="007B1868">
              <w:rPr>
                <w:color w:val="000000" w:themeColor="text1"/>
                <w:lang w:val="es-ES"/>
              </w:rPr>
              <w:t>3.3</w:t>
            </w:r>
          </w:p>
        </w:tc>
        <w:tc>
          <w:tcPr>
            <w:tcW w:w="708" w:type="dxa"/>
            <w:shd w:val="clear" w:color="auto" w:fill="DBE5F1" w:themeFill="accent1" w:themeFillTint="33"/>
          </w:tcPr>
          <w:p w14:paraId="28A4112F"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93400F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B166CE9" w14:textId="06C72FC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65CE44F" w14:textId="2C43EBF1"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4AF9758" w14:textId="54ADE02C"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0F4DF359" w14:textId="4E994F6D"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C7D51D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EBA251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62C9CDF" w14:textId="77777777" w:rsidR="00944BFF" w:rsidRPr="007B1868" w:rsidRDefault="00944BFF" w:rsidP="00944BFF">
            <w:pPr>
              <w:pStyle w:val="Sinespaciado"/>
              <w:jc w:val="both"/>
              <w:rPr>
                <w:color w:val="000000" w:themeColor="text1"/>
                <w:lang w:val="es-ES"/>
              </w:rPr>
            </w:pPr>
          </w:p>
        </w:tc>
      </w:tr>
      <w:tr w:rsidR="00944BFF" w:rsidRPr="007B1868" w14:paraId="67A3C517" w14:textId="77777777" w:rsidTr="004B4958">
        <w:tc>
          <w:tcPr>
            <w:tcW w:w="756" w:type="dxa"/>
            <w:shd w:val="clear" w:color="auto" w:fill="DBE5F1" w:themeFill="accent1" w:themeFillTint="33"/>
          </w:tcPr>
          <w:p w14:paraId="56017155" w14:textId="77777777" w:rsidR="00944BFF" w:rsidRPr="007B1868" w:rsidRDefault="00944BFF" w:rsidP="00944BFF">
            <w:pPr>
              <w:pStyle w:val="Sinespaciado"/>
              <w:jc w:val="both"/>
              <w:rPr>
                <w:color w:val="000000" w:themeColor="text1"/>
                <w:lang w:val="es-ES"/>
              </w:rPr>
            </w:pPr>
            <w:r w:rsidRPr="007B1868">
              <w:rPr>
                <w:color w:val="000000" w:themeColor="text1"/>
                <w:lang w:val="es-ES"/>
              </w:rPr>
              <w:t>3.4</w:t>
            </w:r>
          </w:p>
        </w:tc>
        <w:tc>
          <w:tcPr>
            <w:tcW w:w="708" w:type="dxa"/>
            <w:shd w:val="clear" w:color="auto" w:fill="DBE5F1" w:themeFill="accent1" w:themeFillTint="33"/>
          </w:tcPr>
          <w:p w14:paraId="10659EA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583245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314CFC7" w14:textId="0CFAF2EB"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073E068" w14:textId="20253A01"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874CAD3" w14:textId="5B8D63DF"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395E0B5" w14:textId="6A88E5BB"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57DA7AB6" w14:textId="20E22EAC"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3A274CD"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A67D0C3" w14:textId="77777777" w:rsidR="00944BFF" w:rsidRPr="007B1868" w:rsidRDefault="00944BFF" w:rsidP="00944BFF">
            <w:pPr>
              <w:pStyle w:val="Sinespaciado"/>
              <w:jc w:val="both"/>
              <w:rPr>
                <w:color w:val="000000" w:themeColor="text1"/>
                <w:lang w:val="es-ES"/>
              </w:rPr>
            </w:pPr>
          </w:p>
        </w:tc>
      </w:tr>
      <w:tr w:rsidR="00944BFF" w:rsidRPr="007B1868" w14:paraId="647E6321" w14:textId="77777777" w:rsidTr="004B4958">
        <w:tc>
          <w:tcPr>
            <w:tcW w:w="756" w:type="dxa"/>
            <w:shd w:val="clear" w:color="auto" w:fill="95B3D7" w:themeFill="accent1" w:themeFillTint="99"/>
          </w:tcPr>
          <w:p w14:paraId="10CCE2BE" w14:textId="77777777" w:rsidR="00944BFF" w:rsidRPr="007B1868" w:rsidRDefault="00944BFF" w:rsidP="00944BFF">
            <w:pPr>
              <w:pStyle w:val="Sinespaciado"/>
              <w:jc w:val="both"/>
              <w:rPr>
                <w:b/>
                <w:color w:val="000000" w:themeColor="text1"/>
                <w:lang w:val="es-ES"/>
              </w:rPr>
            </w:pPr>
            <w:r w:rsidRPr="007B1868">
              <w:rPr>
                <w:b/>
                <w:color w:val="000000" w:themeColor="text1"/>
                <w:lang w:val="es-ES"/>
              </w:rPr>
              <w:t>T4</w:t>
            </w:r>
          </w:p>
        </w:tc>
        <w:tc>
          <w:tcPr>
            <w:tcW w:w="708" w:type="dxa"/>
            <w:shd w:val="clear" w:color="auto" w:fill="95B3D7" w:themeFill="accent1" w:themeFillTint="99"/>
          </w:tcPr>
          <w:p w14:paraId="1F234F45"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28A4BF0B"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5341CC95" w14:textId="4F2EF0B5"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1E5243D4" w14:textId="5FF25460"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5500CB5F" w14:textId="6C495CD4"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1A86CD90" w14:textId="6F5C913F"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4088BCD1" w14:textId="4D3D031D"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58C07DE8" w14:textId="4BB2C2E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6BAB2145" w14:textId="77777777" w:rsidR="00944BFF" w:rsidRPr="007B1868" w:rsidRDefault="00944BFF" w:rsidP="00944BFF">
            <w:pPr>
              <w:pStyle w:val="Sinespaciado"/>
              <w:jc w:val="both"/>
              <w:rPr>
                <w:b/>
                <w:color w:val="000000" w:themeColor="text1"/>
                <w:lang w:val="es-ES"/>
              </w:rPr>
            </w:pPr>
          </w:p>
        </w:tc>
      </w:tr>
      <w:tr w:rsidR="00944BFF" w:rsidRPr="007B1868" w14:paraId="1F82E9A2" w14:textId="77777777" w:rsidTr="004B4958">
        <w:tc>
          <w:tcPr>
            <w:tcW w:w="756" w:type="dxa"/>
            <w:shd w:val="clear" w:color="auto" w:fill="DBE5F1" w:themeFill="accent1" w:themeFillTint="33"/>
          </w:tcPr>
          <w:p w14:paraId="5FADCDD7" w14:textId="77777777" w:rsidR="00944BFF" w:rsidRPr="007B1868" w:rsidRDefault="00944BFF" w:rsidP="00944BFF">
            <w:pPr>
              <w:pStyle w:val="Sinespaciado"/>
              <w:jc w:val="both"/>
              <w:rPr>
                <w:color w:val="000000" w:themeColor="text1"/>
                <w:lang w:val="es-ES"/>
              </w:rPr>
            </w:pPr>
            <w:r w:rsidRPr="007B1868">
              <w:rPr>
                <w:color w:val="000000" w:themeColor="text1"/>
                <w:lang w:val="es-ES"/>
              </w:rPr>
              <w:t>4.1</w:t>
            </w:r>
          </w:p>
        </w:tc>
        <w:tc>
          <w:tcPr>
            <w:tcW w:w="708" w:type="dxa"/>
            <w:shd w:val="clear" w:color="auto" w:fill="DBE5F1" w:themeFill="accent1" w:themeFillTint="33"/>
          </w:tcPr>
          <w:p w14:paraId="29BE9DA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0B3D74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E55B78C" w14:textId="56D5405F"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96F5505" w14:textId="1CC1DBB0"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5F1D6E84" w14:textId="3D0BC70B"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725A5A8"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A50E07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BC12009" w14:textId="74AD3085"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AF6C013" w14:textId="77777777" w:rsidR="00944BFF" w:rsidRPr="007B1868" w:rsidRDefault="00944BFF" w:rsidP="00944BFF">
            <w:pPr>
              <w:pStyle w:val="Sinespaciado"/>
              <w:jc w:val="both"/>
              <w:rPr>
                <w:color w:val="000000" w:themeColor="text1"/>
                <w:lang w:val="es-ES"/>
              </w:rPr>
            </w:pPr>
          </w:p>
        </w:tc>
      </w:tr>
      <w:tr w:rsidR="00944BFF" w:rsidRPr="007B1868" w14:paraId="3ECDA83F" w14:textId="77777777" w:rsidTr="004B4958">
        <w:tc>
          <w:tcPr>
            <w:tcW w:w="756" w:type="dxa"/>
            <w:shd w:val="clear" w:color="auto" w:fill="DBE5F1" w:themeFill="accent1" w:themeFillTint="33"/>
          </w:tcPr>
          <w:p w14:paraId="7C49A7A4" w14:textId="77777777" w:rsidR="00944BFF" w:rsidRPr="007B1868" w:rsidRDefault="00944BFF" w:rsidP="00944BFF">
            <w:pPr>
              <w:pStyle w:val="Sinespaciado"/>
              <w:jc w:val="both"/>
              <w:rPr>
                <w:color w:val="000000" w:themeColor="text1"/>
                <w:lang w:val="es-ES"/>
              </w:rPr>
            </w:pPr>
            <w:r w:rsidRPr="007B1868">
              <w:rPr>
                <w:color w:val="000000" w:themeColor="text1"/>
                <w:lang w:val="es-ES"/>
              </w:rPr>
              <w:t>4.2</w:t>
            </w:r>
          </w:p>
        </w:tc>
        <w:tc>
          <w:tcPr>
            <w:tcW w:w="708" w:type="dxa"/>
            <w:shd w:val="clear" w:color="auto" w:fill="DBE5F1" w:themeFill="accent1" w:themeFillTint="33"/>
          </w:tcPr>
          <w:p w14:paraId="30B13CD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A7793C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86C9E9E" w14:textId="4E135693"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A0DFA1F" w14:textId="07DFD780"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054178AB" w14:textId="0937FCB7"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BBEDFE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4A0B26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3E9F60F" w14:textId="332B6530"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1917DF6" w14:textId="77777777" w:rsidR="00944BFF" w:rsidRPr="007B1868" w:rsidRDefault="00944BFF" w:rsidP="00944BFF">
            <w:pPr>
              <w:pStyle w:val="Sinespaciado"/>
              <w:jc w:val="both"/>
              <w:rPr>
                <w:color w:val="000000" w:themeColor="text1"/>
                <w:lang w:val="es-ES"/>
              </w:rPr>
            </w:pPr>
          </w:p>
        </w:tc>
      </w:tr>
      <w:tr w:rsidR="00944BFF" w:rsidRPr="007B1868" w14:paraId="072297D2" w14:textId="77777777" w:rsidTr="004B4958">
        <w:tc>
          <w:tcPr>
            <w:tcW w:w="756" w:type="dxa"/>
            <w:shd w:val="clear" w:color="auto" w:fill="DBE5F1" w:themeFill="accent1" w:themeFillTint="33"/>
          </w:tcPr>
          <w:p w14:paraId="72BC4D8E" w14:textId="77777777" w:rsidR="00944BFF" w:rsidRPr="007B1868" w:rsidRDefault="00944BFF" w:rsidP="00944BFF">
            <w:pPr>
              <w:pStyle w:val="Sinespaciado"/>
              <w:jc w:val="both"/>
              <w:rPr>
                <w:color w:val="000000" w:themeColor="text1"/>
                <w:lang w:val="es-ES"/>
              </w:rPr>
            </w:pPr>
            <w:r w:rsidRPr="007B1868">
              <w:rPr>
                <w:color w:val="000000" w:themeColor="text1"/>
                <w:lang w:val="es-ES"/>
              </w:rPr>
              <w:t>4.3</w:t>
            </w:r>
          </w:p>
        </w:tc>
        <w:tc>
          <w:tcPr>
            <w:tcW w:w="708" w:type="dxa"/>
            <w:shd w:val="clear" w:color="auto" w:fill="DBE5F1" w:themeFill="accent1" w:themeFillTint="33"/>
          </w:tcPr>
          <w:p w14:paraId="3CF8242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690488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83B6B1D" w14:textId="56ED2BFA" w:rsidR="00944BFF" w:rsidRPr="00EC06CD" w:rsidRDefault="00944BFF" w:rsidP="00944BFF">
            <w:pPr>
              <w:pStyle w:val="Sinespaciado"/>
              <w:jc w:val="both"/>
              <w:rPr>
                <w:color w:val="000000" w:themeColor="text1"/>
                <w:u w:val="single"/>
                <w:lang w:val="es-ES"/>
              </w:rPr>
            </w:pPr>
          </w:p>
        </w:tc>
        <w:tc>
          <w:tcPr>
            <w:tcW w:w="708" w:type="dxa"/>
            <w:shd w:val="clear" w:color="auto" w:fill="DBE5F1" w:themeFill="accent1" w:themeFillTint="33"/>
          </w:tcPr>
          <w:p w14:paraId="5A890BFA" w14:textId="21FE8A49"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69D6ADB" w14:textId="57FA20E3"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019491E" w14:textId="315B0F8F"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51703E1"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EFC8B82" w14:textId="22D5BA7B"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980B99E" w14:textId="77777777" w:rsidR="00944BFF" w:rsidRPr="007B1868" w:rsidRDefault="00944BFF" w:rsidP="00944BFF">
            <w:pPr>
              <w:pStyle w:val="Sinespaciado"/>
              <w:jc w:val="both"/>
              <w:rPr>
                <w:color w:val="000000" w:themeColor="text1"/>
                <w:lang w:val="es-ES"/>
              </w:rPr>
            </w:pPr>
          </w:p>
        </w:tc>
      </w:tr>
      <w:tr w:rsidR="00944BFF" w:rsidRPr="007B1868" w14:paraId="0830E9DD" w14:textId="77777777" w:rsidTr="004B4958">
        <w:tc>
          <w:tcPr>
            <w:tcW w:w="756" w:type="dxa"/>
            <w:shd w:val="clear" w:color="auto" w:fill="DBE5F1" w:themeFill="accent1" w:themeFillTint="33"/>
          </w:tcPr>
          <w:p w14:paraId="5527105B" w14:textId="77777777" w:rsidR="00944BFF" w:rsidRPr="007B1868" w:rsidRDefault="00944BFF" w:rsidP="00944BFF">
            <w:pPr>
              <w:pStyle w:val="Sinespaciado"/>
              <w:jc w:val="both"/>
              <w:rPr>
                <w:color w:val="000000" w:themeColor="text1"/>
                <w:lang w:val="es-ES"/>
              </w:rPr>
            </w:pPr>
            <w:r w:rsidRPr="007B1868">
              <w:rPr>
                <w:color w:val="000000" w:themeColor="text1"/>
                <w:lang w:val="es-ES"/>
              </w:rPr>
              <w:t>4.4</w:t>
            </w:r>
          </w:p>
        </w:tc>
        <w:tc>
          <w:tcPr>
            <w:tcW w:w="708" w:type="dxa"/>
            <w:shd w:val="clear" w:color="auto" w:fill="DBE5F1" w:themeFill="accent1" w:themeFillTint="33"/>
          </w:tcPr>
          <w:p w14:paraId="56AB4E5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4E882C6"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6ED9761" w14:textId="24D912A6"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3D55FF2" w14:textId="69F173F0"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BCE9C7B" w14:textId="37C6540C"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0560527" w14:textId="0D70B46C"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2F10ADB8"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DE52BC2" w14:textId="7C5FC491"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BCC88FE" w14:textId="0104DE40" w:rsidR="00944BFF" w:rsidRPr="007B1868" w:rsidRDefault="00944BFF" w:rsidP="00944BFF">
            <w:pPr>
              <w:pStyle w:val="Sinespaciado"/>
              <w:jc w:val="both"/>
              <w:rPr>
                <w:color w:val="000000" w:themeColor="text1"/>
                <w:lang w:val="es-ES"/>
              </w:rPr>
            </w:pPr>
          </w:p>
        </w:tc>
      </w:tr>
      <w:tr w:rsidR="00944BFF" w:rsidRPr="007B1868" w14:paraId="620EF1CB" w14:textId="77777777" w:rsidTr="004B4958">
        <w:tc>
          <w:tcPr>
            <w:tcW w:w="756" w:type="dxa"/>
            <w:shd w:val="clear" w:color="auto" w:fill="DBE5F1" w:themeFill="accent1" w:themeFillTint="33"/>
          </w:tcPr>
          <w:p w14:paraId="78F31A4F" w14:textId="03A2FD52" w:rsidR="00944BFF" w:rsidRPr="007B1868" w:rsidRDefault="00944BFF" w:rsidP="00944BFF">
            <w:pPr>
              <w:pStyle w:val="Sinespaciado"/>
              <w:jc w:val="both"/>
              <w:rPr>
                <w:color w:val="000000" w:themeColor="text1"/>
                <w:lang w:val="es-ES"/>
              </w:rPr>
            </w:pPr>
            <w:r>
              <w:rPr>
                <w:color w:val="000000" w:themeColor="text1"/>
                <w:lang w:val="es-ES"/>
              </w:rPr>
              <w:t>4.5</w:t>
            </w:r>
          </w:p>
        </w:tc>
        <w:tc>
          <w:tcPr>
            <w:tcW w:w="708" w:type="dxa"/>
            <w:shd w:val="clear" w:color="auto" w:fill="DBE5F1" w:themeFill="accent1" w:themeFillTint="33"/>
          </w:tcPr>
          <w:p w14:paraId="214543E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94A004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6F89E93" w14:textId="36AD1FD8" w:rsidR="00944BFF" w:rsidRDefault="00944BFF" w:rsidP="00944BFF">
            <w:pPr>
              <w:pStyle w:val="Sinespaciado"/>
              <w:jc w:val="both"/>
              <w:rPr>
                <w:color w:val="000000" w:themeColor="text1"/>
                <w:lang w:val="es-ES"/>
              </w:rPr>
            </w:pPr>
          </w:p>
        </w:tc>
        <w:tc>
          <w:tcPr>
            <w:tcW w:w="708" w:type="dxa"/>
            <w:shd w:val="clear" w:color="auto" w:fill="DBE5F1" w:themeFill="accent1" w:themeFillTint="33"/>
          </w:tcPr>
          <w:p w14:paraId="2AE822AE" w14:textId="26988721" w:rsidR="00944BFF" w:rsidRDefault="00944BFF" w:rsidP="00944BFF">
            <w:pPr>
              <w:pStyle w:val="Sinespaciado"/>
              <w:jc w:val="both"/>
              <w:rPr>
                <w:color w:val="000000" w:themeColor="text1"/>
                <w:lang w:val="es-ES"/>
              </w:rPr>
            </w:pPr>
          </w:p>
        </w:tc>
        <w:tc>
          <w:tcPr>
            <w:tcW w:w="708" w:type="dxa"/>
            <w:shd w:val="clear" w:color="auto" w:fill="DBE5F1" w:themeFill="accent1" w:themeFillTint="33"/>
          </w:tcPr>
          <w:p w14:paraId="2687264F" w14:textId="7F76104F"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9D567E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B002CDC" w14:textId="4E932EC5"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50C5DE3F"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1EBE722" w14:textId="77777777" w:rsidR="00944BFF" w:rsidRPr="007B1868" w:rsidRDefault="00944BFF" w:rsidP="00944BFF">
            <w:pPr>
              <w:pStyle w:val="Sinespaciado"/>
              <w:jc w:val="both"/>
              <w:rPr>
                <w:color w:val="000000" w:themeColor="text1"/>
                <w:lang w:val="es-ES"/>
              </w:rPr>
            </w:pPr>
          </w:p>
        </w:tc>
      </w:tr>
      <w:tr w:rsidR="00944BFF" w:rsidRPr="007B1868" w14:paraId="7B5EE8D3" w14:textId="77777777" w:rsidTr="004B4958">
        <w:tc>
          <w:tcPr>
            <w:tcW w:w="756" w:type="dxa"/>
            <w:shd w:val="clear" w:color="auto" w:fill="95B3D7" w:themeFill="accent1" w:themeFillTint="99"/>
          </w:tcPr>
          <w:p w14:paraId="578885E5" w14:textId="77777777" w:rsidR="00944BFF" w:rsidRPr="007B1868" w:rsidRDefault="00944BFF" w:rsidP="00944BFF">
            <w:pPr>
              <w:pStyle w:val="Sinespaciado"/>
              <w:jc w:val="both"/>
              <w:rPr>
                <w:b/>
                <w:color w:val="000000" w:themeColor="text1"/>
                <w:lang w:val="es-ES"/>
              </w:rPr>
            </w:pPr>
            <w:r w:rsidRPr="007B1868">
              <w:rPr>
                <w:b/>
                <w:color w:val="000000" w:themeColor="text1"/>
                <w:lang w:val="es-ES"/>
              </w:rPr>
              <w:t>T5</w:t>
            </w:r>
          </w:p>
        </w:tc>
        <w:tc>
          <w:tcPr>
            <w:tcW w:w="708" w:type="dxa"/>
            <w:shd w:val="clear" w:color="auto" w:fill="95B3D7" w:themeFill="accent1" w:themeFillTint="99"/>
          </w:tcPr>
          <w:p w14:paraId="2B8599E4" w14:textId="0C48741C"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3F6D8D01" w14:textId="0ABA7343"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68C73CA6" w14:textId="2DE4948D"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3E6E8B9D" w14:textId="3523BC71"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31EEE1AC" w14:textId="13F53FD8"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345462F2" w14:textId="38AD58A9"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2464A120" w14:textId="6D2F1F29"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43861FD7" w14:textId="43CB6AF2"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0B80656F" w14:textId="03D01169" w:rsidR="00944BFF" w:rsidRPr="007B1868" w:rsidRDefault="00944BFF" w:rsidP="00944BFF">
            <w:pPr>
              <w:pStyle w:val="Sinespaciado"/>
              <w:jc w:val="both"/>
              <w:rPr>
                <w:b/>
                <w:color w:val="000000" w:themeColor="text1"/>
                <w:lang w:val="es-ES"/>
              </w:rPr>
            </w:pPr>
          </w:p>
        </w:tc>
      </w:tr>
      <w:tr w:rsidR="00944BFF" w:rsidRPr="007B1868" w14:paraId="68C90867" w14:textId="77777777" w:rsidTr="004B4958">
        <w:tc>
          <w:tcPr>
            <w:tcW w:w="756" w:type="dxa"/>
            <w:shd w:val="clear" w:color="auto" w:fill="DBE5F1" w:themeFill="accent1" w:themeFillTint="33"/>
          </w:tcPr>
          <w:p w14:paraId="0316E0F0" w14:textId="77777777" w:rsidR="00944BFF" w:rsidRPr="007B1868" w:rsidRDefault="00944BFF" w:rsidP="00944BFF">
            <w:pPr>
              <w:pStyle w:val="Sinespaciado"/>
              <w:jc w:val="both"/>
              <w:rPr>
                <w:color w:val="000000" w:themeColor="text1"/>
                <w:lang w:val="es-ES"/>
              </w:rPr>
            </w:pPr>
            <w:r w:rsidRPr="007B1868">
              <w:rPr>
                <w:color w:val="000000" w:themeColor="text1"/>
                <w:lang w:val="es-ES"/>
              </w:rPr>
              <w:lastRenderedPageBreak/>
              <w:t>5.1</w:t>
            </w:r>
          </w:p>
        </w:tc>
        <w:tc>
          <w:tcPr>
            <w:tcW w:w="708" w:type="dxa"/>
            <w:shd w:val="clear" w:color="auto" w:fill="DBE5F1" w:themeFill="accent1" w:themeFillTint="33"/>
          </w:tcPr>
          <w:p w14:paraId="1FC01B73" w14:textId="47B0C9EE"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7E9D077" w14:textId="436934F4"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4FEF2CDC" w14:textId="23DE20ED"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2598E6A4" w14:textId="4BF98D4A"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75D4D893" w14:textId="707877A0"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018565AF" w14:textId="42815538"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59A9BCD" w14:textId="76AF1DAE"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4757EE46" w14:textId="6DD293E9"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35CE0E7" w14:textId="603899D9" w:rsidR="00944BFF" w:rsidRPr="007B1868" w:rsidRDefault="00944BFF" w:rsidP="00944BFF">
            <w:pPr>
              <w:pStyle w:val="Sinespaciado"/>
              <w:jc w:val="both"/>
              <w:rPr>
                <w:color w:val="000000" w:themeColor="text1"/>
                <w:lang w:val="es-ES"/>
              </w:rPr>
            </w:pPr>
          </w:p>
        </w:tc>
      </w:tr>
      <w:tr w:rsidR="00944BFF" w:rsidRPr="007B1868" w14:paraId="36A6A91F" w14:textId="77777777" w:rsidTr="004B4958">
        <w:tc>
          <w:tcPr>
            <w:tcW w:w="756" w:type="dxa"/>
            <w:shd w:val="clear" w:color="auto" w:fill="DBE5F1" w:themeFill="accent1" w:themeFillTint="33"/>
          </w:tcPr>
          <w:p w14:paraId="03543B27" w14:textId="77777777" w:rsidR="00944BFF" w:rsidRPr="007B1868" w:rsidRDefault="00944BFF" w:rsidP="00944BFF">
            <w:pPr>
              <w:pStyle w:val="Sinespaciado"/>
              <w:jc w:val="both"/>
              <w:rPr>
                <w:color w:val="000000" w:themeColor="text1"/>
                <w:lang w:val="es-ES"/>
              </w:rPr>
            </w:pPr>
            <w:r w:rsidRPr="007B1868">
              <w:rPr>
                <w:color w:val="000000" w:themeColor="text1"/>
                <w:lang w:val="es-ES"/>
              </w:rPr>
              <w:t>5.2</w:t>
            </w:r>
          </w:p>
        </w:tc>
        <w:tc>
          <w:tcPr>
            <w:tcW w:w="708" w:type="dxa"/>
            <w:shd w:val="clear" w:color="auto" w:fill="DBE5F1" w:themeFill="accent1" w:themeFillTint="33"/>
          </w:tcPr>
          <w:p w14:paraId="516DF194" w14:textId="38A98EDF"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1D98D45" w14:textId="75A703B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20D33A9" w14:textId="3F69022B"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F839897" w14:textId="7A34A4D5"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16819A32" w14:textId="6A60EA37"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050532A1" w14:textId="3374506B"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3740263" w14:textId="61140CAB"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48C56C7" w14:textId="335C9AC3"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6E9B65C" w14:textId="7672F637" w:rsidR="00944BFF" w:rsidRPr="007B1868" w:rsidRDefault="00944BFF" w:rsidP="00944BFF">
            <w:pPr>
              <w:pStyle w:val="Sinespaciado"/>
              <w:jc w:val="both"/>
              <w:rPr>
                <w:color w:val="000000" w:themeColor="text1"/>
                <w:lang w:val="es-ES"/>
              </w:rPr>
            </w:pPr>
          </w:p>
        </w:tc>
      </w:tr>
      <w:tr w:rsidR="00944BFF" w:rsidRPr="007B1868" w14:paraId="6EAA1703" w14:textId="77777777" w:rsidTr="004B4958">
        <w:tc>
          <w:tcPr>
            <w:tcW w:w="756" w:type="dxa"/>
            <w:shd w:val="clear" w:color="auto" w:fill="DBE5F1" w:themeFill="accent1" w:themeFillTint="33"/>
          </w:tcPr>
          <w:p w14:paraId="32B2E227" w14:textId="77777777" w:rsidR="00944BFF" w:rsidRPr="007B1868" w:rsidRDefault="00944BFF" w:rsidP="00944BFF">
            <w:pPr>
              <w:pStyle w:val="Sinespaciado"/>
              <w:jc w:val="both"/>
              <w:rPr>
                <w:color w:val="000000" w:themeColor="text1"/>
                <w:lang w:val="es-ES"/>
              </w:rPr>
            </w:pPr>
            <w:r w:rsidRPr="007B1868">
              <w:rPr>
                <w:color w:val="000000" w:themeColor="text1"/>
                <w:lang w:val="es-ES"/>
              </w:rPr>
              <w:t>5.3</w:t>
            </w:r>
          </w:p>
        </w:tc>
        <w:tc>
          <w:tcPr>
            <w:tcW w:w="708" w:type="dxa"/>
            <w:shd w:val="clear" w:color="auto" w:fill="DBE5F1" w:themeFill="accent1" w:themeFillTint="33"/>
          </w:tcPr>
          <w:p w14:paraId="139ACE7C" w14:textId="62DFB552"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4F01622" w14:textId="3A63A66F"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798DDAD5" w14:textId="37AF7179"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52111E54" w14:textId="35CCA4FF"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75C56D94" w14:textId="4010FA44"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3209CAA4" w14:textId="3712A255"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CAFC36E" w14:textId="60EA761C"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DE9223C" w14:textId="1DC20B35"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3D33861" w14:textId="0064DE1C" w:rsidR="00944BFF" w:rsidRPr="007B1868" w:rsidRDefault="00944BFF" w:rsidP="00944BFF">
            <w:pPr>
              <w:pStyle w:val="Sinespaciado"/>
              <w:jc w:val="both"/>
              <w:rPr>
                <w:color w:val="000000" w:themeColor="text1"/>
                <w:lang w:val="es-ES"/>
              </w:rPr>
            </w:pPr>
          </w:p>
        </w:tc>
      </w:tr>
      <w:tr w:rsidR="00944BFF" w:rsidRPr="007B1868" w14:paraId="3D25095B" w14:textId="77777777" w:rsidTr="004B4958">
        <w:tc>
          <w:tcPr>
            <w:tcW w:w="756" w:type="dxa"/>
            <w:shd w:val="clear" w:color="auto" w:fill="DBE5F1" w:themeFill="accent1" w:themeFillTint="33"/>
          </w:tcPr>
          <w:p w14:paraId="0E41BE09" w14:textId="77777777" w:rsidR="00944BFF" w:rsidRPr="007B1868" w:rsidRDefault="00944BFF" w:rsidP="00944BFF">
            <w:pPr>
              <w:pStyle w:val="Sinespaciado"/>
              <w:jc w:val="both"/>
              <w:rPr>
                <w:color w:val="000000" w:themeColor="text1"/>
                <w:lang w:val="es-ES"/>
              </w:rPr>
            </w:pPr>
            <w:r w:rsidRPr="007B1868">
              <w:rPr>
                <w:color w:val="000000" w:themeColor="text1"/>
                <w:lang w:val="es-ES"/>
              </w:rPr>
              <w:t>5.4</w:t>
            </w:r>
          </w:p>
        </w:tc>
        <w:tc>
          <w:tcPr>
            <w:tcW w:w="708" w:type="dxa"/>
            <w:shd w:val="clear" w:color="auto" w:fill="DBE5F1" w:themeFill="accent1" w:themeFillTint="33"/>
          </w:tcPr>
          <w:p w14:paraId="0B242123"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417E23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34EB2D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D2FF844" w14:textId="6E614A13"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453FC7A" w14:textId="2350EF7D"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509C1D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25F2A8E" w14:textId="3834AD79"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27F05950" w14:textId="57EFBDCB"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4A9F0FBA" w14:textId="77777777" w:rsidR="00944BFF" w:rsidRPr="007B1868" w:rsidRDefault="00944BFF" w:rsidP="00944BFF">
            <w:pPr>
              <w:pStyle w:val="Sinespaciado"/>
              <w:jc w:val="both"/>
              <w:rPr>
                <w:color w:val="000000" w:themeColor="text1"/>
                <w:lang w:val="es-ES"/>
              </w:rPr>
            </w:pPr>
          </w:p>
        </w:tc>
      </w:tr>
    </w:tbl>
    <w:p w14:paraId="50E4C2DF" w14:textId="77777777" w:rsidR="00E85CF7" w:rsidRPr="007B1868" w:rsidRDefault="00E85CF7" w:rsidP="00E85CF7">
      <w:pPr>
        <w:pStyle w:val="Sinespaciado"/>
        <w:jc w:val="both"/>
        <w:rPr>
          <w:color w:val="000000" w:themeColor="text1"/>
          <w:lang w:val="es-ES"/>
        </w:rPr>
      </w:pPr>
    </w:p>
    <w:p w14:paraId="7314C48B" w14:textId="77777777" w:rsidR="00E85CF7" w:rsidRPr="007B1868" w:rsidRDefault="00E85CF7" w:rsidP="00E85CF7">
      <w:pPr>
        <w:pStyle w:val="Sinespaciado"/>
        <w:jc w:val="both"/>
        <w:rPr>
          <w:color w:val="000000" w:themeColor="text1"/>
          <w:lang w:val="es-ES"/>
        </w:rPr>
      </w:pPr>
    </w:p>
    <w:p w14:paraId="7EC4F909" w14:textId="77777777" w:rsidR="00E85CF7" w:rsidRPr="007B1868" w:rsidRDefault="00E85CF7" w:rsidP="00E85CF7">
      <w:pPr>
        <w:pStyle w:val="Sinespaciado"/>
        <w:jc w:val="both"/>
        <w:rPr>
          <w:color w:val="000000" w:themeColor="text1"/>
          <w:lang w:val="es-ES"/>
        </w:rPr>
      </w:pPr>
    </w:p>
    <w:p w14:paraId="6592C7E0" w14:textId="77777777" w:rsidR="00E85CF7" w:rsidRPr="007B1868" w:rsidRDefault="00E85CF7" w:rsidP="00E85CF7">
      <w:pPr>
        <w:pStyle w:val="Sinespaciado"/>
        <w:jc w:val="both"/>
        <w:rPr>
          <w:color w:val="000000" w:themeColor="text1"/>
          <w:lang w:val="es-ES"/>
        </w:rPr>
      </w:pPr>
    </w:p>
    <w:p w14:paraId="7FC8CE5E" w14:textId="7FB3A795" w:rsidR="00E85CF7" w:rsidRPr="007B1868" w:rsidRDefault="00E85CF7" w:rsidP="00E85CF7">
      <w:pPr>
        <w:pStyle w:val="Descripcin"/>
        <w:keepNext/>
      </w:pPr>
    </w:p>
    <w:p w14:paraId="517F5621" w14:textId="1C0F9B71" w:rsidR="001D33C7" w:rsidRDefault="001D33C7" w:rsidP="001D33C7">
      <w:pPr>
        <w:pStyle w:val="Descripcin"/>
        <w:keepNext/>
      </w:pPr>
      <w:bookmarkStart w:id="41" w:name="_Ref213710542"/>
      <w:bookmarkStart w:id="42" w:name="_Toc222830900"/>
      <w:r>
        <w:t xml:space="preserve">Tabla </w:t>
      </w:r>
      <w:fldSimple w:instr=" SEQ Tabla \* ARABIC ">
        <w:r w:rsidR="002D7CD7">
          <w:rPr>
            <w:noProof/>
          </w:rPr>
          <w:t>3</w:t>
        </w:r>
      </w:fldSimple>
      <w:bookmarkEnd w:id="41"/>
      <w:r>
        <w:t xml:space="preserve">. </w:t>
      </w:r>
      <w:r w:rsidRPr="00442551">
        <w:t>Plan de trabajo: estimación de horas por tarea</w:t>
      </w:r>
      <w:bookmarkEnd w:id="42"/>
    </w:p>
    <w:tbl>
      <w:tblPr>
        <w:tblStyle w:val="Tablaconcuadrcula"/>
        <w:tblW w:w="0" w:type="auto"/>
        <w:tblLook w:val="04A0" w:firstRow="1" w:lastRow="0" w:firstColumn="1" w:lastColumn="0" w:noHBand="0" w:noVBand="1"/>
      </w:tblPr>
      <w:tblGrid>
        <w:gridCol w:w="2123"/>
        <w:gridCol w:w="3117"/>
        <w:gridCol w:w="1843"/>
        <w:gridCol w:w="1411"/>
      </w:tblGrid>
      <w:tr w:rsidR="00E85CF7" w:rsidRPr="007B1868" w14:paraId="3D68FBBA" w14:textId="77777777" w:rsidTr="00B8710A">
        <w:trPr>
          <w:trHeight w:val="306"/>
        </w:trPr>
        <w:tc>
          <w:tcPr>
            <w:tcW w:w="2123" w:type="dxa"/>
            <w:shd w:val="clear" w:color="auto" w:fill="365F91" w:themeFill="accent1" w:themeFillShade="BF"/>
          </w:tcPr>
          <w:p w14:paraId="55A1F797" w14:textId="77777777" w:rsidR="00E85CF7" w:rsidRPr="007B1868" w:rsidRDefault="00E85CF7" w:rsidP="00B8710A">
            <w:pPr>
              <w:tabs>
                <w:tab w:val="left" w:pos="2070"/>
              </w:tabs>
              <w:rPr>
                <w:b/>
              </w:rPr>
            </w:pPr>
            <w:r w:rsidRPr="007B1868">
              <w:rPr>
                <w:b/>
              </w:rPr>
              <w:t>Tarea</w:t>
            </w:r>
          </w:p>
        </w:tc>
        <w:tc>
          <w:tcPr>
            <w:tcW w:w="3117" w:type="dxa"/>
            <w:shd w:val="clear" w:color="auto" w:fill="365F91" w:themeFill="accent1" w:themeFillShade="BF"/>
          </w:tcPr>
          <w:p w14:paraId="41A4370B" w14:textId="77777777" w:rsidR="00E85CF7" w:rsidRPr="007B1868" w:rsidRDefault="00E85CF7" w:rsidP="00B8710A">
            <w:pPr>
              <w:tabs>
                <w:tab w:val="left" w:pos="2070"/>
              </w:tabs>
              <w:rPr>
                <w:b/>
              </w:rPr>
            </w:pPr>
            <w:r w:rsidRPr="007B1868">
              <w:rPr>
                <w:b/>
              </w:rPr>
              <w:t>Descripción</w:t>
            </w:r>
          </w:p>
        </w:tc>
        <w:tc>
          <w:tcPr>
            <w:tcW w:w="1843" w:type="dxa"/>
            <w:shd w:val="clear" w:color="auto" w:fill="365F91" w:themeFill="accent1" w:themeFillShade="BF"/>
          </w:tcPr>
          <w:p w14:paraId="53E07D02" w14:textId="77777777" w:rsidR="00E85CF7" w:rsidRPr="007B1868" w:rsidRDefault="00E85CF7" w:rsidP="00B8710A">
            <w:pPr>
              <w:tabs>
                <w:tab w:val="left" w:pos="2070"/>
              </w:tabs>
              <w:rPr>
                <w:b/>
              </w:rPr>
            </w:pPr>
            <w:r w:rsidRPr="007B1868">
              <w:rPr>
                <w:b/>
              </w:rPr>
              <w:t>Horas estimadas</w:t>
            </w:r>
          </w:p>
        </w:tc>
        <w:tc>
          <w:tcPr>
            <w:tcW w:w="1411" w:type="dxa"/>
            <w:shd w:val="clear" w:color="auto" w:fill="365F91" w:themeFill="accent1" w:themeFillShade="BF"/>
          </w:tcPr>
          <w:p w14:paraId="662891A9" w14:textId="77777777" w:rsidR="00E85CF7" w:rsidRPr="007B1868" w:rsidRDefault="00E85CF7" w:rsidP="00B8710A">
            <w:pPr>
              <w:tabs>
                <w:tab w:val="left" w:pos="2070"/>
              </w:tabs>
              <w:rPr>
                <w:b/>
              </w:rPr>
            </w:pPr>
            <w:r w:rsidRPr="007B1868">
              <w:rPr>
                <w:b/>
              </w:rPr>
              <w:t>Horas reales</w:t>
            </w:r>
          </w:p>
        </w:tc>
      </w:tr>
      <w:tr w:rsidR="00E85CF7" w:rsidRPr="007B1868" w14:paraId="3308F8BC" w14:textId="77777777" w:rsidTr="00B8710A">
        <w:tc>
          <w:tcPr>
            <w:tcW w:w="2123" w:type="dxa"/>
            <w:shd w:val="clear" w:color="auto" w:fill="95B3D7" w:themeFill="accent1" w:themeFillTint="99"/>
          </w:tcPr>
          <w:p w14:paraId="7F8DE7A8" w14:textId="77777777" w:rsidR="00E85CF7" w:rsidRPr="007B1868" w:rsidRDefault="00E85CF7" w:rsidP="00B8710A">
            <w:pPr>
              <w:tabs>
                <w:tab w:val="left" w:pos="2070"/>
              </w:tabs>
              <w:rPr>
                <w:b/>
              </w:rPr>
            </w:pPr>
            <w:r w:rsidRPr="007B1868">
              <w:rPr>
                <w:b/>
              </w:rPr>
              <w:t>T1</w:t>
            </w:r>
          </w:p>
        </w:tc>
        <w:tc>
          <w:tcPr>
            <w:tcW w:w="3117" w:type="dxa"/>
            <w:shd w:val="clear" w:color="auto" w:fill="95B3D7" w:themeFill="accent1" w:themeFillTint="99"/>
          </w:tcPr>
          <w:p w14:paraId="01FD171D" w14:textId="77777777" w:rsidR="00E85CF7" w:rsidRPr="007B1868" w:rsidRDefault="00E85CF7" w:rsidP="00B8710A">
            <w:pPr>
              <w:tabs>
                <w:tab w:val="left" w:pos="2070"/>
              </w:tabs>
              <w:rPr>
                <w:b/>
                <w:sz w:val="20"/>
                <w:szCs w:val="20"/>
              </w:rPr>
            </w:pPr>
            <w:r w:rsidRPr="007B1868">
              <w:rPr>
                <w:b/>
                <w:sz w:val="20"/>
                <w:szCs w:val="20"/>
              </w:rPr>
              <w:t>Análisis preliminar</w:t>
            </w:r>
          </w:p>
        </w:tc>
        <w:tc>
          <w:tcPr>
            <w:tcW w:w="1843" w:type="dxa"/>
            <w:shd w:val="clear" w:color="auto" w:fill="95B3D7" w:themeFill="accent1" w:themeFillTint="99"/>
          </w:tcPr>
          <w:p w14:paraId="656C6968" w14:textId="52F858F4" w:rsidR="00E85CF7" w:rsidRPr="007B1868" w:rsidRDefault="007B2FF3" w:rsidP="00B8710A">
            <w:pPr>
              <w:tabs>
                <w:tab w:val="left" w:pos="2070"/>
              </w:tabs>
              <w:rPr>
                <w:b/>
              </w:rPr>
            </w:pPr>
            <w:r>
              <w:rPr>
                <w:b/>
              </w:rPr>
              <w:t>3</w:t>
            </w:r>
            <w:r w:rsidR="00944BFF">
              <w:rPr>
                <w:b/>
              </w:rPr>
              <w:t>3</w:t>
            </w:r>
          </w:p>
        </w:tc>
        <w:tc>
          <w:tcPr>
            <w:tcW w:w="1411" w:type="dxa"/>
            <w:shd w:val="clear" w:color="auto" w:fill="95B3D7" w:themeFill="accent1" w:themeFillTint="99"/>
          </w:tcPr>
          <w:p w14:paraId="0B14ABA1" w14:textId="77777777" w:rsidR="00E85CF7" w:rsidRPr="007B1868" w:rsidRDefault="00E85CF7" w:rsidP="00B8710A">
            <w:pPr>
              <w:tabs>
                <w:tab w:val="left" w:pos="2070"/>
              </w:tabs>
              <w:rPr>
                <w:b/>
              </w:rPr>
            </w:pPr>
          </w:p>
        </w:tc>
      </w:tr>
      <w:tr w:rsidR="00E85CF7" w:rsidRPr="007B1868" w14:paraId="2D433B40" w14:textId="77777777" w:rsidTr="00B8710A">
        <w:tc>
          <w:tcPr>
            <w:tcW w:w="2123" w:type="dxa"/>
            <w:shd w:val="clear" w:color="auto" w:fill="DBE5F1" w:themeFill="accent1" w:themeFillTint="33"/>
          </w:tcPr>
          <w:p w14:paraId="7A3B1571" w14:textId="77777777" w:rsidR="00E85CF7" w:rsidRPr="007B1868" w:rsidRDefault="00E85CF7" w:rsidP="00B8710A">
            <w:pPr>
              <w:tabs>
                <w:tab w:val="left" w:pos="2070"/>
              </w:tabs>
            </w:pPr>
            <w:r w:rsidRPr="007B1868">
              <w:t>1.1</w:t>
            </w:r>
          </w:p>
        </w:tc>
        <w:tc>
          <w:tcPr>
            <w:tcW w:w="3117" w:type="dxa"/>
            <w:shd w:val="clear" w:color="auto" w:fill="DBE5F1" w:themeFill="accent1" w:themeFillTint="33"/>
          </w:tcPr>
          <w:p w14:paraId="47B28563" w14:textId="06348825" w:rsidR="00E85CF7" w:rsidRPr="007B1868" w:rsidRDefault="00E85CF7" w:rsidP="00B8710A">
            <w:pPr>
              <w:tabs>
                <w:tab w:val="left" w:pos="2070"/>
              </w:tabs>
              <w:rPr>
                <w:sz w:val="20"/>
                <w:szCs w:val="20"/>
              </w:rPr>
            </w:pPr>
            <w:r w:rsidRPr="007B1868">
              <w:rPr>
                <w:sz w:val="20"/>
                <w:szCs w:val="20"/>
              </w:rPr>
              <w:t xml:space="preserve">Consultar </w:t>
            </w:r>
            <w:r w:rsidR="007B2FF3">
              <w:rPr>
                <w:sz w:val="20"/>
                <w:szCs w:val="20"/>
              </w:rPr>
              <w:t>apps similares</w:t>
            </w:r>
          </w:p>
        </w:tc>
        <w:tc>
          <w:tcPr>
            <w:tcW w:w="1843" w:type="dxa"/>
            <w:shd w:val="clear" w:color="auto" w:fill="DBE5F1" w:themeFill="accent1" w:themeFillTint="33"/>
          </w:tcPr>
          <w:p w14:paraId="26B41230" w14:textId="60EAB9A5" w:rsidR="00E85CF7" w:rsidRPr="007B1868" w:rsidRDefault="00944BFF" w:rsidP="007B2FF3">
            <w:pPr>
              <w:tabs>
                <w:tab w:val="center" w:pos="813"/>
              </w:tabs>
            </w:pPr>
            <w:r>
              <w:t>2</w:t>
            </w:r>
          </w:p>
        </w:tc>
        <w:tc>
          <w:tcPr>
            <w:tcW w:w="1411" w:type="dxa"/>
            <w:shd w:val="clear" w:color="auto" w:fill="DBE5F1" w:themeFill="accent1" w:themeFillTint="33"/>
          </w:tcPr>
          <w:p w14:paraId="652A9281" w14:textId="77777777" w:rsidR="00E85CF7" w:rsidRPr="007B1868" w:rsidRDefault="00E85CF7" w:rsidP="00B8710A">
            <w:pPr>
              <w:tabs>
                <w:tab w:val="left" w:pos="2070"/>
              </w:tabs>
            </w:pPr>
          </w:p>
        </w:tc>
      </w:tr>
      <w:tr w:rsidR="00E85CF7" w:rsidRPr="007B1868" w14:paraId="7E2E4634" w14:textId="77777777" w:rsidTr="00B8710A">
        <w:tc>
          <w:tcPr>
            <w:tcW w:w="2123" w:type="dxa"/>
            <w:shd w:val="clear" w:color="auto" w:fill="DBE5F1" w:themeFill="accent1" w:themeFillTint="33"/>
          </w:tcPr>
          <w:p w14:paraId="0744DEAB" w14:textId="77777777" w:rsidR="00E85CF7" w:rsidRPr="007B1868" w:rsidRDefault="00E85CF7" w:rsidP="00B8710A">
            <w:pPr>
              <w:tabs>
                <w:tab w:val="left" w:pos="2070"/>
              </w:tabs>
            </w:pPr>
            <w:r w:rsidRPr="007B1868">
              <w:t>1.2</w:t>
            </w:r>
          </w:p>
        </w:tc>
        <w:tc>
          <w:tcPr>
            <w:tcW w:w="3117" w:type="dxa"/>
            <w:shd w:val="clear" w:color="auto" w:fill="DBE5F1" w:themeFill="accent1" w:themeFillTint="33"/>
          </w:tcPr>
          <w:p w14:paraId="781F067B" w14:textId="77777777" w:rsidR="00E85CF7" w:rsidRPr="007B1868" w:rsidRDefault="00E85CF7" w:rsidP="00B8710A">
            <w:pPr>
              <w:tabs>
                <w:tab w:val="left" w:pos="2070"/>
              </w:tabs>
              <w:rPr>
                <w:sz w:val="20"/>
                <w:szCs w:val="20"/>
              </w:rPr>
            </w:pPr>
            <w:r w:rsidRPr="007B1868">
              <w:rPr>
                <w:sz w:val="20"/>
                <w:szCs w:val="20"/>
              </w:rPr>
              <w:t>Estudiar estado del arte</w:t>
            </w:r>
          </w:p>
        </w:tc>
        <w:tc>
          <w:tcPr>
            <w:tcW w:w="1843" w:type="dxa"/>
            <w:shd w:val="clear" w:color="auto" w:fill="DBE5F1" w:themeFill="accent1" w:themeFillTint="33"/>
          </w:tcPr>
          <w:p w14:paraId="59489E02" w14:textId="31DDBC59" w:rsidR="00E85CF7" w:rsidRPr="007B1868" w:rsidRDefault="007B2FF3" w:rsidP="00B8710A">
            <w:pPr>
              <w:tabs>
                <w:tab w:val="left" w:pos="2070"/>
              </w:tabs>
            </w:pPr>
            <w:r>
              <w:t>4</w:t>
            </w:r>
          </w:p>
        </w:tc>
        <w:tc>
          <w:tcPr>
            <w:tcW w:w="1411" w:type="dxa"/>
            <w:shd w:val="clear" w:color="auto" w:fill="DBE5F1" w:themeFill="accent1" w:themeFillTint="33"/>
          </w:tcPr>
          <w:p w14:paraId="51E2A059" w14:textId="77777777" w:rsidR="00E85CF7" w:rsidRPr="007B1868" w:rsidRDefault="00E85CF7" w:rsidP="00B8710A">
            <w:pPr>
              <w:tabs>
                <w:tab w:val="left" w:pos="2070"/>
              </w:tabs>
            </w:pPr>
          </w:p>
        </w:tc>
      </w:tr>
      <w:tr w:rsidR="00E85CF7" w:rsidRPr="007B1868" w14:paraId="41300B63" w14:textId="77777777" w:rsidTr="00B8710A">
        <w:tc>
          <w:tcPr>
            <w:tcW w:w="2123" w:type="dxa"/>
            <w:shd w:val="clear" w:color="auto" w:fill="DBE5F1" w:themeFill="accent1" w:themeFillTint="33"/>
          </w:tcPr>
          <w:p w14:paraId="50482ADB" w14:textId="77777777" w:rsidR="00E85CF7" w:rsidRPr="007B1868" w:rsidRDefault="00E85CF7" w:rsidP="00B8710A">
            <w:pPr>
              <w:tabs>
                <w:tab w:val="left" w:pos="2070"/>
              </w:tabs>
            </w:pPr>
            <w:r w:rsidRPr="007B1868">
              <w:t>1.3</w:t>
            </w:r>
          </w:p>
        </w:tc>
        <w:tc>
          <w:tcPr>
            <w:tcW w:w="3117" w:type="dxa"/>
            <w:shd w:val="clear" w:color="auto" w:fill="DBE5F1" w:themeFill="accent1" w:themeFillTint="33"/>
          </w:tcPr>
          <w:p w14:paraId="7BA0F809" w14:textId="77777777" w:rsidR="00E85CF7" w:rsidRPr="007B1868" w:rsidRDefault="00E85CF7" w:rsidP="00B8710A">
            <w:pPr>
              <w:tabs>
                <w:tab w:val="left" w:pos="2070"/>
              </w:tabs>
              <w:rPr>
                <w:sz w:val="20"/>
                <w:szCs w:val="20"/>
              </w:rPr>
            </w:pPr>
            <w:r w:rsidRPr="007B1868">
              <w:rPr>
                <w:sz w:val="20"/>
                <w:szCs w:val="20"/>
              </w:rPr>
              <w:t>Estudio tecnologías front-end</w:t>
            </w:r>
          </w:p>
        </w:tc>
        <w:tc>
          <w:tcPr>
            <w:tcW w:w="1843" w:type="dxa"/>
            <w:shd w:val="clear" w:color="auto" w:fill="DBE5F1" w:themeFill="accent1" w:themeFillTint="33"/>
          </w:tcPr>
          <w:p w14:paraId="6958615C" w14:textId="72F5142D" w:rsidR="00E85CF7" w:rsidRPr="007B1868" w:rsidRDefault="007B2FF3" w:rsidP="00B8710A">
            <w:pPr>
              <w:tabs>
                <w:tab w:val="left" w:pos="2070"/>
              </w:tabs>
            </w:pPr>
            <w:r>
              <w:t>1</w:t>
            </w:r>
            <w:r w:rsidR="00E85CF7" w:rsidRPr="007B1868">
              <w:t>0</w:t>
            </w:r>
          </w:p>
        </w:tc>
        <w:tc>
          <w:tcPr>
            <w:tcW w:w="1411" w:type="dxa"/>
            <w:shd w:val="clear" w:color="auto" w:fill="DBE5F1" w:themeFill="accent1" w:themeFillTint="33"/>
          </w:tcPr>
          <w:p w14:paraId="7E9BFC6E" w14:textId="77777777" w:rsidR="00E85CF7" w:rsidRPr="007B1868" w:rsidRDefault="00E85CF7" w:rsidP="00B8710A">
            <w:pPr>
              <w:tabs>
                <w:tab w:val="left" w:pos="2070"/>
              </w:tabs>
            </w:pPr>
          </w:p>
        </w:tc>
      </w:tr>
      <w:tr w:rsidR="00E85CF7" w:rsidRPr="007B1868" w14:paraId="465A1B62" w14:textId="77777777" w:rsidTr="00B8710A">
        <w:tc>
          <w:tcPr>
            <w:tcW w:w="2123" w:type="dxa"/>
            <w:shd w:val="clear" w:color="auto" w:fill="DBE5F1" w:themeFill="accent1" w:themeFillTint="33"/>
          </w:tcPr>
          <w:p w14:paraId="6B319F84" w14:textId="77777777" w:rsidR="00E85CF7" w:rsidRPr="007B1868" w:rsidRDefault="00E85CF7" w:rsidP="00B8710A">
            <w:pPr>
              <w:tabs>
                <w:tab w:val="left" w:pos="2070"/>
              </w:tabs>
            </w:pPr>
            <w:r w:rsidRPr="007B1868">
              <w:t>1.4</w:t>
            </w:r>
          </w:p>
        </w:tc>
        <w:tc>
          <w:tcPr>
            <w:tcW w:w="3117" w:type="dxa"/>
            <w:shd w:val="clear" w:color="auto" w:fill="DBE5F1" w:themeFill="accent1" w:themeFillTint="33"/>
          </w:tcPr>
          <w:p w14:paraId="69C180E3" w14:textId="77777777" w:rsidR="00E85CF7" w:rsidRPr="007B1868" w:rsidRDefault="00E85CF7" w:rsidP="00B8710A">
            <w:pPr>
              <w:tabs>
                <w:tab w:val="left" w:pos="2070"/>
              </w:tabs>
              <w:rPr>
                <w:sz w:val="20"/>
                <w:szCs w:val="20"/>
              </w:rPr>
            </w:pPr>
            <w:r w:rsidRPr="007B1868">
              <w:rPr>
                <w:sz w:val="20"/>
                <w:szCs w:val="20"/>
              </w:rPr>
              <w:t>Estudio tecnologías back-end</w:t>
            </w:r>
          </w:p>
        </w:tc>
        <w:tc>
          <w:tcPr>
            <w:tcW w:w="1843" w:type="dxa"/>
            <w:shd w:val="clear" w:color="auto" w:fill="DBE5F1" w:themeFill="accent1" w:themeFillTint="33"/>
          </w:tcPr>
          <w:p w14:paraId="3F7A8112" w14:textId="7EF0130E" w:rsidR="00E85CF7" w:rsidRPr="007B1868" w:rsidRDefault="007B2FF3" w:rsidP="00B8710A">
            <w:pPr>
              <w:tabs>
                <w:tab w:val="left" w:pos="2070"/>
              </w:tabs>
            </w:pPr>
            <w:r>
              <w:t>1</w:t>
            </w:r>
            <w:r w:rsidR="00F762D4">
              <w:t>2</w:t>
            </w:r>
          </w:p>
        </w:tc>
        <w:tc>
          <w:tcPr>
            <w:tcW w:w="1411" w:type="dxa"/>
            <w:shd w:val="clear" w:color="auto" w:fill="DBE5F1" w:themeFill="accent1" w:themeFillTint="33"/>
          </w:tcPr>
          <w:p w14:paraId="59B66C00" w14:textId="77777777" w:rsidR="00E85CF7" w:rsidRPr="007B1868" w:rsidRDefault="00E85CF7" w:rsidP="00B8710A">
            <w:pPr>
              <w:tabs>
                <w:tab w:val="left" w:pos="2070"/>
              </w:tabs>
            </w:pPr>
          </w:p>
        </w:tc>
      </w:tr>
      <w:tr w:rsidR="00E85CF7" w:rsidRPr="007B1868" w14:paraId="038327DF" w14:textId="77777777" w:rsidTr="00B8710A">
        <w:tc>
          <w:tcPr>
            <w:tcW w:w="2123" w:type="dxa"/>
            <w:shd w:val="clear" w:color="auto" w:fill="DBE5F1" w:themeFill="accent1" w:themeFillTint="33"/>
          </w:tcPr>
          <w:p w14:paraId="09D96136" w14:textId="77777777" w:rsidR="00E85CF7" w:rsidRPr="007B1868" w:rsidRDefault="00E85CF7" w:rsidP="00B8710A">
            <w:pPr>
              <w:tabs>
                <w:tab w:val="left" w:pos="2070"/>
              </w:tabs>
            </w:pPr>
            <w:r w:rsidRPr="007B1868">
              <w:t>1.5</w:t>
            </w:r>
          </w:p>
        </w:tc>
        <w:tc>
          <w:tcPr>
            <w:tcW w:w="3117" w:type="dxa"/>
            <w:shd w:val="clear" w:color="auto" w:fill="DBE5F1" w:themeFill="accent1" w:themeFillTint="33"/>
          </w:tcPr>
          <w:p w14:paraId="73730997" w14:textId="77777777" w:rsidR="00E85CF7" w:rsidRPr="007B1868" w:rsidRDefault="00E85CF7" w:rsidP="00B8710A">
            <w:pPr>
              <w:tabs>
                <w:tab w:val="left" w:pos="2070"/>
              </w:tabs>
              <w:rPr>
                <w:sz w:val="20"/>
                <w:szCs w:val="20"/>
              </w:rPr>
            </w:pPr>
            <w:r w:rsidRPr="007B1868">
              <w:rPr>
                <w:sz w:val="20"/>
                <w:szCs w:val="20"/>
              </w:rPr>
              <w:t>Estudio herramientas y librerías</w:t>
            </w:r>
          </w:p>
        </w:tc>
        <w:tc>
          <w:tcPr>
            <w:tcW w:w="1843" w:type="dxa"/>
            <w:shd w:val="clear" w:color="auto" w:fill="DBE5F1" w:themeFill="accent1" w:themeFillTint="33"/>
          </w:tcPr>
          <w:p w14:paraId="1F43CFCE" w14:textId="21B902DE" w:rsidR="00E85CF7" w:rsidRPr="007B1868" w:rsidRDefault="00F762D4" w:rsidP="00B8710A">
            <w:pPr>
              <w:tabs>
                <w:tab w:val="left" w:pos="2070"/>
              </w:tabs>
            </w:pPr>
            <w:r>
              <w:t>5</w:t>
            </w:r>
          </w:p>
        </w:tc>
        <w:tc>
          <w:tcPr>
            <w:tcW w:w="1411" w:type="dxa"/>
            <w:shd w:val="clear" w:color="auto" w:fill="DBE5F1" w:themeFill="accent1" w:themeFillTint="33"/>
          </w:tcPr>
          <w:p w14:paraId="0787E5AF" w14:textId="77777777" w:rsidR="00E85CF7" w:rsidRPr="007B1868" w:rsidRDefault="00E85CF7" w:rsidP="00B8710A">
            <w:pPr>
              <w:tabs>
                <w:tab w:val="left" w:pos="2070"/>
              </w:tabs>
            </w:pPr>
          </w:p>
        </w:tc>
      </w:tr>
      <w:tr w:rsidR="00E85CF7" w:rsidRPr="007B1868" w14:paraId="2DFD6FA8" w14:textId="77777777" w:rsidTr="00B8710A">
        <w:tc>
          <w:tcPr>
            <w:tcW w:w="2123" w:type="dxa"/>
            <w:shd w:val="clear" w:color="auto" w:fill="95B3D7" w:themeFill="accent1" w:themeFillTint="99"/>
          </w:tcPr>
          <w:p w14:paraId="599D3974" w14:textId="77777777" w:rsidR="00E85CF7" w:rsidRPr="007B1868" w:rsidRDefault="00E85CF7" w:rsidP="00B8710A">
            <w:pPr>
              <w:tabs>
                <w:tab w:val="left" w:pos="2070"/>
              </w:tabs>
              <w:rPr>
                <w:b/>
              </w:rPr>
            </w:pPr>
            <w:r w:rsidRPr="007B1868">
              <w:rPr>
                <w:b/>
              </w:rPr>
              <w:t>T2</w:t>
            </w:r>
          </w:p>
        </w:tc>
        <w:tc>
          <w:tcPr>
            <w:tcW w:w="3117" w:type="dxa"/>
            <w:shd w:val="clear" w:color="auto" w:fill="95B3D7" w:themeFill="accent1" w:themeFillTint="99"/>
          </w:tcPr>
          <w:p w14:paraId="7FB1EDC1" w14:textId="77777777" w:rsidR="00E85CF7" w:rsidRPr="007B1868" w:rsidRDefault="00E85CF7" w:rsidP="00B8710A">
            <w:pPr>
              <w:tabs>
                <w:tab w:val="left" w:pos="2070"/>
              </w:tabs>
              <w:rPr>
                <w:b/>
                <w:sz w:val="20"/>
                <w:szCs w:val="20"/>
              </w:rPr>
            </w:pPr>
            <w:r w:rsidRPr="007B1868">
              <w:rPr>
                <w:b/>
                <w:sz w:val="20"/>
                <w:szCs w:val="20"/>
              </w:rPr>
              <w:t>Análisis/diseño sistema</w:t>
            </w:r>
          </w:p>
        </w:tc>
        <w:tc>
          <w:tcPr>
            <w:tcW w:w="1843" w:type="dxa"/>
            <w:shd w:val="clear" w:color="auto" w:fill="95B3D7" w:themeFill="accent1" w:themeFillTint="99"/>
          </w:tcPr>
          <w:p w14:paraId="67FB046A" w14:textId="2B93576A" w:rsidR="00E85CF7" w:rsidRPr="007B1868" w:rsidRDefault="00F762D4" w:rsidP="00B8710A">
            <w:pPr>
              <w:tabs>
                <w:tab w:val="left" w:pos="2070"/>
              </w:tabs>
              <w:rPr>
                <w:b/>
              </w:rPr>
            </w:pPr>
            <w:r>
              <w:rPr>
                <w:b/>
              </w:rPr>
              <w:t>4</w:t>
            </w:r>
            <w:r w:rsidR="00E85CF7" w:rsidRPr="007B1868">
              <w:rPr>
                <w:b/>
              </w:rPr>
              <w:t>0</w:t>
            </w:r>
          </w:p>
        </w:tc>
        <w:tc>
          <w:tcPr>
            <w:tcW w:w="1411" w:type="dxa"/>
            <w:shd w:val="clear" w:color="auto" w:fill="95B3D7" w:themeFill="accent1" w:themeFillTint="99"/>
          </w:tcPr>
          <w:p w14:paraId="23E547BA" w14:textId="77777777" w:rsidR="00E85CF7" w:rsidRPr="007B1868" w:rsidRDefault="00E85CF7" w:rsidP="00B8710A">
            <w:pPr>
              <w:tabs>
                <w:tab w:val="left" w:pos="2070"/>
              </w:tabs>
              <w:rPr>
                <w:b/>
              </w:rPr>
            </w:pPr>
          </w:p>
        </w:tc>
      </w:tr>
      <w:tr w:rsidR="00E85CF7" w:rsidRPr="007B1868" w14:paraId="70044120" w14:textId="77777777" w:rsidTr="00B8710A">
        <w:tc>
          <w:tcPr>
            <w:tcW w:w="2123" w:type="dxa"/>
            <w:shd w:val="clear" w:color="auto" w:fill="DBE5F1" w:themeFill="accent1" w:themeFillTint="33"/>
          </w:tcPr>
          <w:p w14:paraId="6EB145A3" w14:textId="77777777" w:rsidR="00E85CF7" w:rsidRPr="007B1868" w:rsidRDefault="00E85CF7" w:rsidP="00B8710A">
            <w:pPr>
              <w:tabs>
                <w:tab w:val="left" w:pos="2070"/>
              </w:tabs>
            </w:pPr>
            <w:r w:rsidRPr="007B1868">
              <w:t>2.1</w:t>
            </w:r>
          </w:p>
        </w:tc>
        <w:tc>
          <w:tcPr>
            <w:tcW w:w="3117" w:type="dxa"/>
            <w:shd w:val="clear" w:color="auto" w:fill="DBE5F1" w:themeFill="accent1" w:themeFillTint="33"/>
          </w:tcPr>
          <w:p w14:paraId="21C9749B" w14:textId="77777777" w:rsidR="00E85CF7" w:rsidRPr="007B1868" w:rsidRDefault="00E85CF7" w:rsidP="00B8710A">
            <w:pPr>
              <w:tabs>
                <w:tab w:val="left" w:pos="2070"/>
              </w:tabs>
              <w:rPr>
                <w:sz w:val="20"/>
                <w:szCs w:val="20"/>
              </w:rPr>
            </w:pPr>
            <w:r w:rsidRPr="007B1868">
              <w:rPr>
                <w:sz w:val="20"/>
                <w:szCs w:val="20"/>
              </w:rPr>
              <w:t>Definir alcance del sistema</w:t>
            </w:r>
          </w:p>
        </w:tc>
        <w:tc>
          <w:tcPr>
            <w:tcW w:w="1843" w:type="dxa"/>
            <w:shd w:val="clear" w:color="auto" w:fill="DBE5F1" w:themeFill="accent1" w:themeFillTint="33"/>
          </w:tcPr>
          <w:p w14:paraId="488B117C" w14:textId="77777777" w:rsidR="00E85CF7" w:rsidRPr="007B1868" w:rsidRDefault="00E85CF7" w:rsidP="00B8710A">
            <w:pPr>
              <w:tabs>
                <w:tab w:val="left" w:pos="2070"/>
              </w:tabs>
            </w:pPr>
            <w:r w:rsidRPr="007B1868">
              <w:t>2</w:t>
            </w:r>
          </w:p>
        </w:tc>
        <w:tc>
          <w:tcPr>
            <w:tcW w:w="1411" w:type="dxa"/>
            <w:shd w:val="clear" w:color="auto" w:fill="DBE5F1" w:themeFill="accent1" w:themeFillTint="33"/>
          </w:tcPr>
          <w:p w14:paraId="1A2A9E36" w14:textId="77777777" w:rsidR="00E85CF7" w:rsidRPr="007B1868" w:rsidRDefault="00E85CF7" w:rsidP="00B8710A">
            <w:pPr>
              <w:tabs>
                <w:tab w:val="left" w:pos="2070"/>
              </w:tabs>
            </w:pPr>
          </w:p>
        </w:tc>
      </w:tr>
      <w:tr w:rsidR="00E85CF7" w:rsidRPr="007B1868" w14:paraId="0F5D6018" w14:textId="77777777" w:rsidTr="00B8710A">
        <w:tc>
          <w:tcPr>
            <w:tcW w:w="2123" w:type="dxa"/>
            <w:shd w:val="clear" w:color="auto" w:fill="DBE5F1" w:themeFill="accent1" w:themeFillTint="33"/>
          </w:tcPr>
          <w:p w14:paraId="6E435BB6" w14:textId="77777777" w:rsidR="00E85CF7" w:rsidRPr="007B1868" w:rsidRDefault="00E85CF7" w:rsidP="00B8710A">
            <w:pPr>
              <w:tabs>
                <w:tab w:val="left" w:pos="2070"/>
              </w:tabs>
            </w:pPr>
            <w:r w:rsidRPr="007B1868">
              <w:t>2.2</w:t>
            </w:r>
          </w:p>
        </w:tc>
        <w:tc>
          <w:tcPr>
            <w:tcW w:w="3117" w:type="dxa"/>
            <w:shd w:val="clear" w:color="auto" w:fill="DBE5F1" w:themeFill="accent1" w:themeFillTint="33"/>
          </w:tcPr>
          <w:p w14:paraId="29225552" w14:textId="77777777" w:rsidR="00E85CF7" w:rsidRPr="007B1868" w:rsidRDefault="00E85CF7" w:rsidP="00B8710A">
            <w:pPr>
              <w:tabs>
                <w:tab w:val="left" w:pos="2070"/>
              </w:tabs>
              <w:rPr>
                <w:sz w:val="20"/>
                <w:szCs w:val="20"/>
              </w:rPr>
            </w:pPr>
            <w:r w:rsidRPr="007B1868">
              <w:rPr>
                <w:sz w:val="20"/>
                <w:szCs w:val="20"/>
              </w:rPr>
              <w:t>Establecer requisitos</w:t>
            </w:r>
          </w:p>
        </w:tc>
        <w:tc>
          <w:tcPr>
            <w:tcW w:w="1843" w:type="dxa"/>
            <w:shd w:val="clear" w:color="auto" w:fill="DBE5F1" w:themeFill="accent1" w:themeFillTint="33"/>
          </w:tcPr>
          <w:p w14:paraId="252FFC8A" w14:textId="77777777" w:rsidR="00E85CF7" w:rsidRPr="007B1868" w:rsidRDefault="00E85CF7" w:rsidP="00B8710A">
            <w:pPr>
              <w:tabs>
                <w:tab w:val="left" w:pos="2070"/>
              </w:tabs>
            </w:pPr>
            <w:r w:rsidRPr="007B1868">
              <w:t>5</w:t>
            </w:r>
          </w:p>
        </w:tc>
        <w:tc>
          <w:tcPr>
            <w:tcW w:w="1411" w:type="dxa"/>
            <w:shd w:val="clear" w:color="auto" w:fill="DBE5F1" w:themeFill="accent1" w:themeFillTint="33"/>
          </w:tcPr>
          <w:p w14:paraId="3CF7F421" w14:textId="77777777" w:rsidR="00E85CF7" w:rsidRPr="007B1868" w:rsidRDefault="00E85CF7" w:rsidP="00B8710A">
            <w:pPr>
              <w:tabs>
                <w:tab w:val="left" w:pos="2070"/>
              </w:tabs>
            </w:pPr>
          </w:p>
        </w:tc>
      </w:tr>
      <w:tr w:rsidR="00E85CF7" w:rsidRPr="007B1868" w14:paraId="273709A9" w14:textId="77777777" w:rsidTr="00B8710A">
        <w:tc>
          <w:tcPr>
            <w:tcW w:w="2123" w:type="dxa"/>
            <w:shd w:val="clear" w:color="auto" w:fill="DBE5F1" w:themeFill="accent1" w:themeFillTint="33"/>
          </w:tcPr>
          <w:p w14:paraId="0C3C44D9" w14:textId="77777777" w:rsidR="00E85CF7" w:rsidRPr="007B1868" w:rsidRDefault="00E85CF7" w:rsidP="00B8710A">
            <w:pPr>
              <w:tabs>
                <w:tab w:val="left" w:pos="2070"/>
              </w:tabs>
            </w:pPr>
            <w:r w:rsidRPr="007B1868">
              <w:t>2.3</w:t>
            </w:r>
          </w:p>
        </w:tc>
        <w:tc>
          <w:tcPr>
            <w:tcW w:w="3117" w:type="dxa"/>
            <w:shd w:val="clear" w:color="auto" w:fill="DBE5F1" w:themeFill="accent1" w:themeFillTint="33"/>
          </w:tcPr>
          <w:p w14:paraId="7F2A0149" w14:textId="77777777" w:rsidR="00E85CF7" w:rsidRPr="007B1868" w:rsidRDefault="00E85CF7" w:rsidP="00B8710A">
            <w:pPr>
              <w:tabs>
                <w:tab w:val="left" w:pos="2070"/>
              </w:tabs>
              <w:rPr>
                <w:sz w:val="20"/>
                <w:szCs w:val="20"/>
              </w:rPr>
            </w:pPr>
            <w:r w:rsidRPr="007B1868">
              <w:rPr>
                <w:sz w:val="20"/>
                <w:szCs w:val="20"/>
              </w:rPr>
              <w:t>Diseñar la BBDD</w:t>
            </w:r>
          </w:p>
        </w:tc>
        <w:tc>
          <w:tcPr>
            <w:tcW w:w="1843" w:type="dxa"/>
            <w:shd w:val="clear" w:color="auto" w:fill="DBE5F1" w:themeFill="accent1" w:themeFillTint="33"/>
          </w:tcPr>
          <w:p w14:paraId="0980402A" w14:textId="77777777" w:rsidR="00E85CF7" w:rsidRPr="007B1868" w:rsidRDefault="00E85CF7" w:rsidP="00B8710A">
            <w:pPr>
              <w:tabs>
                <w:tab w:val="left" w:pos="2070"/>
              </w:tabs>
            </w:pPr>
            <w:r w:rsidRPr="007B1868">
              <w:t>3</w:t>
            </w:r>
          </w:p>
        </w:tc>
        <w:tc>
          <w:tcPr>
            <w:tcW w:w="1411" w:type="dxa"/>
            <w:shd w:val="clear" w:color="auto" w:fill="DBE5F1" w:themeFill="accent1" w:themeFillTint="33"/>
          </w:tcPr>
          <w:p w14:paraId="182A3B71" w14:textId="77777777" w:rsidR="00E85CF7" w:rsidRPr="007B1868" w:rsidRDefault="00E85CF7" w:rsidP="00B8710A">
            <w:pPr>
              <w:tabs>
                <w:tab w:val="left" w:pos="2070"/>
              </w:tabs>
            </w:pPr>
          </w:p>
        </w:tc>
      </w:tr>
      <w:tr w:rsidR="00E85CF7" w:rsidRPr="007B1868" w14:paraId="1B06E1D0" w14:textId="77777777" w:rsidTr="00B8710A">
        <w:tc>
          <w:tcPr>
            <w:tcW w:w="2123" w:type="dxa"/>
            <w:shd w:val="clear" w:color="auto" w:fill="DBE5F1" w:themeFill="accent1" w:themeFillTint="33"/>
          </w:tcPr>
          <w:p w14:paraId="057A674C" w14:textId="77777777" w:rsidR="00E85CF7" w:rsidRPr="007B1868" w:rsidRDefault="00E85CF7" w:rsidP="00B8710A">
            <w:pPr>
              <w:tabs>
                <w:tab w:val="left" w:pos="2070"/>
              </w:tabs>
            </w:pPr>
            <w:r w:rsidRPr="007B1868">
              <w:t>2.4</w:t>
            </w:r>
          </w:p>
        </w:tc>
        <w:tc>
          <w:tcPr>
            <w:tcW w:w="3117" w:type="dxa"/>
            <w:shd w:val="clear" w:color="auto" w:fill="DBE5F1" w:themeFill="accent1" w:themeFillTint="33"/>
          </w:tcPr>
          <w:p w14:paraId="43D98C5A" w14:textId="77777777" w:rsidR="00E85CF7" w:rsidRPr="007B1868" w:rsidRDefault="00E85CF7" w:rsidP="00B8710A">
            <w:pPr>
              <w:tabs>
                <w:tab w:val="left" w:pos="2070"/>
              </w:tabs>
              <w:rPr>
                <w:sz w:val="20"/>
                <w:szCs w:val="20"/>
              </w:rPr>
            </w:pPr>
            <w:r w:rsidRPr="007B1868">
              <w:rPr>
                <w:sz w:val="20"/>
                <w:szCs w:val="20"/>
              </w:rPr>
              <w:t>Diseñar back-end</w:t>
            </w:r>
          </w:p>
        </w:tc>
        <w:tc>
          <w:tcPr>
            <w:tcW w:w="1843" w:type="dxa"/>
            <w:shd w:val="clear" w:color="auto" w:fill="DBE5F1" w:themeFill="accent1" w:themeFillTint="33"/>
          </w:tcPr>
          <w:p w14:paraId="0BEA25F3" w14:textId="7901E4A7" w:rsidR="00E85CF7" w:rsidRPr="007B1868" w:rsidRDefault="00E85CF7" w:rsidP="00B8710A">
            <w:pPr>
              <w:tabs>
                <w:tab w:val="left" w:pos="2070"/>
              </w:tabs>
            </w:pPr>
            <w:r w:rsidRPr="007B1868">
              <w:t>1</w:t>
            </w:r>
            <w:r w:rsidR="00F762D4">
              <w:t>0</w:t>
            </w:r>
          </w:p>
        </w:tc>
        <w:tc>
          <w:tcPr>
            <w:tcW w:w="1411" w:type="dxa"/>
            <w:shd w:val="clear" w:color="auto" w:fill="DBE5F1" w:themeFill="accent1" w:themeFillTint="33"/>
          </w:tcPr>
          <w:p w14:paraId="30BE992B" w14:textId="77777777" w:rsidR="00E85CF7" w:rsidRPr="007B1868" w:rsidRDefault="00E85CF7" w:rsidP="00B8710A">
            <w:pPr>
              <w:tabs>
                <w:tab w:val="left" w:pos="2070"/>
              </w:tabs>
            </w:pPr>
          </w:p>
        </w:tc>
      </w:tr>
      <w:tr w:rsidR="00E85CF7" w:rsidRPr="007B1868" w14:paraId="7B3B8874" w14:textId="77777777" w:rsidTr="00B8710A">
        <w:tc>
          <w:tcPr>
            <w:tcW w:w="2123" w:type="dxa"/>
            <w:shd w:val="clear" w:color="auto" w:fill="DBE5F1" w:themeFill="accent1" w:themeFillTint="33"/>
          </w:tcPr>
          <w:p w14:paraId="72119E35" w14:textId="77777777" w:rsidR="00E85CF7" w:rsidRPr="007B1868" w:rsidRDefault="00E85CF7" w:rsidP="00B8710A">
            <w:pPr>
              <w:tabs>
                <w:tab w:val="left" w:pos="2070"/>
              </w:tabs>
            </w:pPr>
            <w:r w:rsidRPr="007B1868">
              <w:t>2.5</w:t>
            </w:r>
          </w:p>
        </w:tc>
        <w:tc>
          <w:tcPr>
            <w:tcW w:w="3117" w:type="dxa"/>
            <w:shd w:val="clear" w:color="auto" w:fill="DBE5F1" w:themeFill="accent1" w:themeFillTint="33"/>
          </w:tcPr>
          <w:p w14:paraId="28EF598E" w14:textId="77777777" w:rsidR="00E85CF7" w:rsidRPr="007B1868" w:rsidRDefault="00E85CF7" w:rsidP="00B8710A">
            <w:pPr>
              <w:tabs>
                <w:tab w:val="left" w:pos="2070"/>
              </w:tabs>
              <w:rPr>
                <w:sz w:val="20"/>
                <w:szCs w:val="20"/>
              </w:rPr>
            </w:pPr>
            <w:r w:rsidRPr="007B1868">
              <w:rPr>
                <w:sz w:val="20"/>
                <w:szCs w:val="20"/>
              </w:rPr>
              <w:t>Diseñar front-end</w:t>
            </w:r>
          </w:p>
        </w:tc>
        <w:tc>
          <w:tcPr>
            <w:tcW w:w="1843" w:type="dxa"/>
            <w:shd w:val="clear" w:color="auto" w:fill="DBE5F1" w:themeFill="accent1" w:themeFillTint="33"/>
          </w:tcPr>
          <w:p w14:paraId="014B71A2" w14:textId="1E932747" w:rsidR="00E85CF7" w:rsidRPr="007B1868" w:rsidRDefault="00E85CF7" w:rsidP="00B8710A">
            <w:pPr>
              <w:tabs>
                <w:tab w:val="left" w:pos="2070"/>
              </w:tabs>
            </w:pPr>
            <w:r w:rsidRPr="007B1868">
              <w:t>2</w:t>
            </w:r>
            <w:r w:rsidR="00F762D4">
              <w:t>0</w:t>
            </w:r>
          </w:p>
        </w:tc>
        <w:tc>
          <w:tcPr>
            <w:tcW w:w="1411" w:type="dxa"/>
            <w:shd w:val="clear" w:color="auto" w:fill="DBE5F1" w:themeFill="accent1" w:themeFillTint="33"/>
          </w:tcPr>
          <w:p w14:paraId="46530D8C" w14:textId="77777777" w:rsidR="00E85CF7" w:rsidRPr="007B1868" w:rsidRDefault="00E85CF7" w:rsidP="00B8710A">
            <w:pPr>
              <w:tabs>
                <w:tab w:val="left" w:pos="2070"/>
              </w:tabs>
            </w:pPr>
          </w:p>
        </w:tc>
      </w:tr>
      <w:tr w:rsidR="00E85CF7" w:rsidRPr="007B1868" w14:paraId="1FAE5401" w14:textId="77777777" w:rsidTr="00B8710A">
        <w:tc>
          <w:tcPr>
            <w:tcW w:w="2123" w:type="dxa"/>
            <w:shd w:val="clear" w:color="auto" w:fill="95B3D7" w:themeFill="accent1" w:themeFillTint="99"/>
          </w:tcPr>
          <w:p w14:paraId="35EEB238" w14:textId="77777777" w:rsidR="00E85CF7" w:rsidRPr="007B1868" w:rsidRDefault="00E85CF7" w:rsidP="00B8710A">
            <w:pPr>
              <w:tabs>
                <w:tab w:val="left" w:pos="2070"/>
              </w:tabs>
              <w:rPr>
                <w:b/>
              </w:rPr>
            </w:pPr>
            <w:r w:rsidRPr="007B1868">
              <w:rPr>
                <w:b/>
              </w:rPr>
              <w:t>T3</w:t>
            </w:r>
          </w:p>
        </w:tc>
        <w:tc>
          <w:tcPr>
            <w:tcW w:w="3117" w:type="dxa"/>
            <w:shd w:val="clear" w:color="auto" w:fill="95B3D7" w:themeFill="accent1" w:themeFillTint="99"/>
          </w:tcPr>
          <w:p w14:paraId="2137CD5C" w14:textId="77777777" w:rsidR="00E85CF7" w:rsidRPr="007B1868" w:rsidRDefault="00E85CF7" w:rsidP="00B8710A">
            <w:pPr>
              <w:tabs>
                <w:tab w:val="left" w:pos="2070"/>
              </w:tabs>
              <w:rPr>
                <w:b/>
                <w:sz w:val="20"/>
                <w:szCs w:val="20"/>
              </w:rPr>
            </w:pPr>
            <w:r w:rsidRPr="007B1868">
              <w:rPr>
                <w:b/>
                <w:sz w:val="20"/>
                <w:szCs w:val="20"/>
              </w:rPr>
              <w:t>Desarrollo de sistema</w:t>
            </w:r>
          </w:p>
        </w:tc>
        <w:tc>
          <w:tcPr>
            <w:tcW w:w="1843" w:type="dxa"/>
            <w:shd w:val="clear" w:color="auto" w:fill="95B3D7" w:themeFill="accent1" w:themeFillTint="99"/>
          </w:tcPr>
          <w:p w14:paraId="74CE130B" w14:textId="13FA5FBD" w:rsidR="00E85CF7" w:rsidRPr="007B1868" w:rsidRDefault="00E85CF7" w:rsidP="00B8710A">
            <w:pPr>
              <w:tabs>
                <w:tab w:val="left" w:pos="2070"/>
              </w:tabs>
              <w:rPr>
                <w:b/>
              </w:rPr>
            </w:pPr>
            <w:r w:rsidRPr="007B1868">
              <w:rPr>
                <w:b/>
              </w:rPr>
              <w:t>15</w:t>
            </w:r>
            <w:r w:rsidR="00F762D4">
              <w:rPr>
                <w:b/>
              </w:rPr>
              <w:t>5</w:t>
            </w:r>
          </w:p>
        </w:tc>
        <w:tc>
          <w:tcPr>
            <w:tcW w:w="1411" w:type="dxa"/>
            <w:shd w:val="clear" w:color="auto" w:fill="95B3D7" w:themeFill="accent1" w:themeFillTint="99"/>
          </w:tcPr>
          <w:p w14:paraId="20BD77EC" w14:textId="77777777" w:rsidR="00E85CF7" w:rsidRPr="007B1868" w:rsidRDefault="00E85CF7" w:rsidP="00B8710A">
            <w:pPr>
              <w:tabs>
                <w:tab w:val="left" w:pos="2070"/>
              </w:tabs>
              <w:rPr>
                <w:b/>
              </w:rPr>
            </w:pPr>
          </w:p>
        </w:tc>
      </w:tr>
      <w:tr w:rsidR="00E85CF7" w:rsidRPr="007B1868" w14:paraId="0C35C329" w14:textId="77777777" w:rsidTr="00B8710A">
        <w:tc>
          <w:tcPr>
            <w:tcW w:w="2123" w:type="dxa"/>
            <w:shd w:val="clear" w:color="auto" w:fill="DBE5F1" w:themeFill="accent1" w:themeFillTint="33"/>
          </w:tcPr>
          <w:p w14:paraId="7DD977D6" w14:textId="77777777" w:rsidR="00E85CF7" w:rsidRPr="007B1868" w:rsidRDefault="00E85CF7" w:rsidP="00B8710A">
            <w:pPr>
              <w:tabs>
                <w:tab w:val="left" w:pos="2070"/>
              </w:tabs>
            </w:pPr>
            <w:r w:rsidRPr="007B1868">
              <w:t>3.1</w:t>
            </w:r>
          </w:p>
        </w:tc>
        <w:tc>
          <w:tcPr>
            <w:tcW w:w="3117" w:type="dxa"/>
            <w:shd w:val="clear" w:color="auto" w:fill="DBE5F1" w:themeFill="accent1" w:themeFillTint="33"/>
          </w:tcPr>
          <w:p w14:paraId="1AD745E7" w14:textId="77777777" w:rsidR="00E85CF7" w:rsidRPr="007B1868" w:rsidRDefault="00E85CF7" w:rsidP="00B8710A">
            <w:pPr>
              <w:tabs>
                <w:tab w:val="left" w:pos="2070"/>
              </w:tabs>
              <w:rPr>
                <w:sz w:val="20"/>
                <w:szCs w:val="20"/>
              </w:rPr>
            </w:pPr>
            <w:r w:rsidRPr="007B1868">
              <w:rPr>
                <w:sz w:val="20"/>
                <w:szCs w:val="20"/>
              </w:rPr>
              <w:t>Crear esquema de la BBDD</w:t>
            </w:r>
          </w:p>
        </w:tc>
        <w:tc>
          <w:tcPr>
            <w:tcW w:w="1843" w:type="dxa"/>
            <w:shd w:val="clear" w:color="auto" w:fill="DBE5F1" w:themeFill="accent1" w:themeFillTint="33"/>
          </w:tcPr>
          <w:p w14:paraId="4FA17DD1" w14:textId="77777777" w:rsidR="00E85CF7" w:rsidRPr="007B1868" w:rsidRDefault="00E85CF7" w:rsidP="00B8710A">
            <w:pPr>
              <w:tabs>
                <w:tab w:val="left" w:pos="2070"/>
              </w:tabs>
            </w:pPr>
            <w:r w:rsidRPr="007B1868">
              <w:t>5</w:t>
            </w:r>
          </w:p>
        </w:tc>
        <w:tc>
          <w:tcPr>
            <w:tcW w:w="1411" w:type="dxa"/>
            <w:shd w:val="clear" w:color="auto" w:fill="DBE5F1" w:themeFill="accent1" w:themeFillTint="33"/>
          </w:tcPr>
          <w:p w14:paraId="01649F09" w14:textId="77777777" w:rsidR="00E85CF7" w:rsidRPr="007B1868" w:rsidRDefault="00E85CF7" w:rsidP="00B8710A">
            <w:pPr>
              <w:tabs>
                <w:tab w:val="left" w:pos="2070"/>
              </w:tabs>
            </w:pPr>
          </w:p>
        </w:tc>
      </w:tr>
      <w:tr w:rsidR="00E85CF7" w:rsidRPr="007B1868" w14:paraId="19B5D2AD" w14:textId="77777777" w:rsidTr="00B8710A">
        <w:tc>
          <w:tcPr>
            <w:tcW w:w="2123" w:type="dxa"/>
            <w:shd w:val="clear" w:color="auto" w:fill="DBE5F1" w:themeFill="accent1" w:themeFillTint="33"/>
          </w:tcPr>
          <w:p w14:paraId="058CB9CA" w14:textId="77777777" w:rsidR="00E85CF7" w:rsidRPr="007B1868" w:rsidRDefault="00E85CF7" w:rsidP="00B8710A">
            <w:pPr>
              <w:tabs>
                <w:tab w:val="left" w:pos="2070"/>
              </w:tabs>
            </w:pPr>
            <w:r w:rsidRPr="007B1868">
              <w:t>3.2</w:t>
            </w:r>
          </w:p>
        </w:tc>
        <w:tc>
          <w:tcPr>
            <w:tcW w:w="3117" w:type="dxa"/>
            <w:shd w:val="clear" w:color="auto" w:fill="DBE5F1" w:themeFill="accent1" w:themeFillTint="33"/>
          </w:tcPr>
          <w:p w14:paraId="02C03AB6" w14:textId="77777777" w:rsidR="00E85CF7" w:rsidRPr="007B1868" w:rsidRDefault="00E85CF7" w:rsidP="00B8710A">
            <w:pPr>
              <w:tabs>
                <w:tab w:val="left" w:pos="2070"/>
              </w:tabs>
              <w:rPr>
                <w:sz w:val="20"/>
                <w:szCs w:val="20"/>
              </w:rPr>
            </w:pPr>
            <w:r w:rsidRPr="007B1868">
              <w:rPr>
                <w:sz w:val="20"/>
                <w:szCs w:val="20"/>
              </w:rPr>
              <w:t>Desarrollar el back-end</w:t>
            </w:r>
          </w:p>
        </w:tc>
        <w:tc>
          <w:tcPr>
            <w:tcW w:w="1843" w:type="dxa"/>
            <w:shd w:val="clear" w:color="auto" w:fill="DBE5F1" w:themeFill="accent1" w:themeFillTint="33"/>
          </w:tcPr>
          <w:p w14:paraId="23991C6B" w14:textId="1F5FA2E0" w:rsidR="00E85CF7" w:rsidRPr="007B1868" w:rsidRDefault="00F762D4" w:rsidP="00B8710A">
            <w:pPr>
              <w:tabs>
                <w:tab w:val="left" w:pos="2070"/>
              </w:tabs>
            </w:pPr>
            <w:r>
              <w:t>5</w:t>
            </w:r>
            <w:r w:rsidR="00E85CF7" w:rsidRPr="007B1868">
              <w:t>5</w:t>
            </w:r>
          </w:p>
        </w:tc>
        <w:tc>
          <w:tcPr>
            <w:tcW w:w="1411" w:type="dxa"/>
            <w:shd w:val="clear" w:color="auto" w:fill="DBE5F1" w:themeFill="accent1" w:themeFillTint="33"/>
          </w:tcPr>
          <w:p w14:paraId="43E3EADC" w14:textId="77777777" w:rsidR="00E85CF7" w:rsidRPr="007B1868" w:rsidRDefault="00E85CF7" w:rsidP="00B8710A">
            <w:pPr>
              <w:tabs>
                <w:tab w:val="left" w:pos="2070"/>
              </w:tabs>
            </w:pPr>
          </w:p>
        </w:tc>
      </w:tr>
      <w:tr w:rsidR="00E85CF7" w:rsidRPr="007B1868" w14:paraId="7B8A3FF6" w14:textId="77777777" w:rsidTr="00B8710A">
        <w:tc>
          <w:tcPr>
            <w:tcW w:w="2123" w:type="dxa"/>
            <w:shd w:val="clear" w:color="auto" w:fill="DBE5F1" w:themeFill="accent1" w:themeFillTint="33"/>
          </w:tcPr>
          <w:p w14:paraId="6F60036C" w14:textId="77777777" w:rsidR="00E85CF7" w:rsidRPr="007B1868" w:rsidRDefault="00E85CF7" w:rsidP="00B8710A">
            <w:pPr>
              <w:tabs>
                <w:tab w:val="left" w:pos="2070"/>
              </w:tabs>
            </w:pPr>
            <w:r w:rsidRPr="007B1868">
              <w:t>3.3</w:t>
            </w:r>
          </w:p>
        </w:tc>
        <w:tc>
          <w:tcPr>
            <w:tcW w:w="3117" w:type="dxa"/>
            <w:shd w:val="clear" w:color="auto" w:fill="DBE5F1" w:themeFill="accent1" w:themeFillTint="33"/>
          </w:tcPr>
          <w:p w14:paraId="51703880" w14:textId="77777777" w:rsidR="00E85CF7" w:rsidRPr="007B1868" w:rsidRDefault="00E85CF7" w:rsidP="00B8710A">
            <w:pPr>
              <w:tabs>
                <w:tab w:val="left" w:pos="2070"/>
              </w:tabs>
              <w:rPr>
                <w:sz w:val="20"/>
                <w:szCs w:val="20"/>
              </w:rPr>
            </w:pPr>
            <w:r w:rsidRPr="007B1868">
              <w:rPr>
                <w:sz w:val="20"/>
                <w:szCs w:val="20"/>
              </w:rPr>
              <w:t>Desarrollar el front-end</w:t>
            </w:r>
          </w:p>
        </w:tc>
        <w:tc>
          <w:tcPr>
            <w:tcW w:w="1843" w:type="dxa"/>
            <w:shd w:val="clear" w:color="auto" w:fill="DBE5F1" w:themeFill="accent1" w:themeFillTint="33"/>
          </w:tcPr>
          <w:p w14:paraId="5934607D" w14:textId="77777777" w:rsidR="00E85CF7" w:rsidRPr="007B1868" w:rsidRDefault="00E85CF7" w:rsidP="00B8710A">
            <w:pPr>
              <w:tabs>
                <w:tab w:val="left" w:pos="2070"/>
              </w:tabs>
            </w:pPr>
            <w:r w:rsidRPr="007B1868">
              <w:t>80</w:t>
            </w:r>
          </w:p>
        </w:tc>
        <w:tc>
          <w:tcPr>
            <w:tcW w:w="1411" w:type="dxa"/>
            <w:shd w:val="clear" w:color="auto" w:fill="DBE5F1" w:themeFill="accent1" w:themeFillTint="33"/>
          </w:tcPr>
          <w:p w14:paraId="49667B05" w14:textId="77777777" w:rsidR="00E85CF7" w:rsidRPr="007B1868" w:rsidRDefault="00E85CF7" w:rsidP="00B8710A">
            <w:pPr>
              <w:tabs>
                <w:tab w:val="left" w:pos="2070"/>
              </w:tabs>
            </w:pPr>
          </w:p>
        </w:tc>
      </w:tr>
      <w:tr w:rsidR="00E85CF7" w:rsidRPr="007B1868" w14:paraId="0FA43FF7" w14:textId="77777777" w:rsidTr="00B8710A">
        <w:tc>
          <w:tcPr>
            <w:tcW w:w="2123" w:type="dxa"/>
            <w:shd w:val="clear" w:color="auto" w:fill="DBE5F1" w:themeFill="accent1" w:themeFillTint="33"/>
          </w:tcPr>
          <w:p w14:paraId="01C4B5B6" w14:textId="77777777" w:rsidR="00E85CF7" w:rsidRPr="007B1868" w:rsidRDefault="00E85CF7" w:rsidP="00B8710A">
            <w:pPr>
              <w:tabs>
                <w:tab w:val="left" w:pos="2070"/>
              </w:tabs>
            </w:pPr>
            <w:r w:rsidRPr="007B1868">
              <w:t>3.4</w:t>
            </w:r>
          </w:p>
        </w:tc>
        <w:tc>
          <w:tcPr>
            <w:tcW w:w="3117" w:type="dxa"/>
            <w:shd w:val="clear" w:color="auto" w:fill="DBE5F1" w:themeFill="accent1" w:themeFillTint="33"/>
          </w:tcPr>
          <w:p w14:paraId="727BA59C" w14:textId="77777777" w:rsidR="00E85CF7" w:rsidRPr="0051247B" w:rsidRDefault="00E85CF7" w:rsidP="00B8710A">
            <w:pPr>
              <w:tabs>
                <w:tab w:val="left" w:pos="2070"/>
              </w:tabs>
              <w:rPr>
                <w:sz w:val="20"/>
                <w:szCs w:val="20"/>
                <w:lang w:val="en-US"/>
              </w:rPr>
            </w:pPr>
            <w:r w:rsidRPr="0051247B">
              <w:rPr>
                <w:sz w:val="20"/>
                <w:szCs w:val="20"/>
                <w:lang w:val="en-US"/>
              </w:rPr>
              <w:t>Conectar back-end y front-end</w:t>
            </w:r>
          </w:p>
        </w:tc>
        <w:tc>
          <w:tcPr>
            <w:tcW w:w="1843" w:type="dxa"/>
            <w:shd w:val="clear" w:color="auto" w:fill="DBE5F1" w:themeFill="accent1" w:themeFillTint="33"/>
          </w:tcPr>
          <w:p w14:paraId="0C8D4F1C" w14:textId="2D707F7B" w:rsidR="00E85CF7" w:rsidRPr="007B1868" w:rsidRDefault="00F762D4" w:rsidP="00B8710A">
            <w:pPr>
              <w:tabs>
                <w:tab w:val="left" w:pos="2070"/>
              </w:tabs>
            </w:pPr>
            <w:r>
              <w:t>15</w:t>
            </w:r>
          </w:p>
        </w:tc>
        <w:tc>
          <w:tcPr>
            <w:tcW w:w="1411" w:type="dxa"/>
            <w:shd w:val="clear" w:color="auto" w:fill="DBE5F1" w:themeFill="accent1" w:themeFillTint="33"/>
          </w:tcPr>
          <w:p w14:paraId="24208BE9" w14:textId="77777777" w:rsidR="00E85CF7" w:rsidRPr="007B1868" w:rsidRDefault="00E85CF7" w:rsidP="00B8710A">
            <w:pPr>
              <w:tabs>
                <w:tab w:val="left" w:pos="2070"/>
              </w:tabs>
            </w:pPr>
          </w:p>
        </w:tc>
      </w:tr>
      <w:tr w:rsidR="00E85CF7" w:rsidRPr="007B1868" w14:paraId="097F3634" w14:textId="77777777" w:rsidTr="00B8710A">
        <w:tc>
          <w:tcPr>
            <w:tcW w:w="2123" w:type="dxa"/>
            <w:shd w:val="clear" w:color="auto" w:fill="95B3D7" w:themeFill="accent1" w:themeFillTint="99"/>
          </w:tcPr>
          <w:p w14:paraId="2B36A3CC" w14:textId="77777777" w:rsidR="00E85CF7" w:rsidRPr="007B1868" w:rsidRDefault="00E85CF7" w:rsidP="00B8710A">
            <w:pPr>
              <w:tabs>
                <w:tab w:val="left" w:pos="2070"/>
              </w:tabs>
              <w:rPr>
                <w:b/>
              </w:rPr>
            </w:pPr>
            <w:r w:rsidRPr="007B1868">
              <w:rPr>
                <w:b/>
              </w:rPr>
              <w:t>T4</w:t>
            </w:r>
          </w:p>
        </w:tc>
        <w:tc>
          <w:tcPr>
            <w:tcW w:w="3117" w:type="dxa"/>
            <w:shd w:val="clear" w:color="auto" w:fill="95B3D7" w:themeFill="accent1" w:themeFillTint="99"/>
          </w:tcPr>
          <w:p w14:paraId="6A36A45F" w14:textId="77777777" w:rsidR="00E85CF7" w:rsidRPr="007B1868" w:rsidRDefault="00E85CF7" w:rsidP="00B8710A">
            <w:pPr>
              <w:tabs>
                <w:tab w:val="left" w:pos="2070"/>
              </w:tabs>
              <w:rPr>
                <w:b/>
                <w:sz w:val="20"/>
                <w:szCs w:val="20"/>
              </w:rPr>
            </w:pPr>
            <w:r w:rsidRPr="007B1868">
              <w:rPr>
                <w:b/>
                <w:sz w:val="20"/>
                <w:szCs w:val="20"/>
              </w:rPr>
              <w:t>Verificación/Validación</w:t>
            </w:r>
          </w:p>
        </w:tc>
        <w:tc>
          <w:tcPr>
            <w:tcW w:w="1843" w:type="dxa"/>
            <w:shd w:val="clear" w:color="auto" w:fill="95B3D7" w:themeFill="accent1" w:themeFillTint="99"/>
          </w:tcPr>
          <w:p w14:paraId="4D4CB37E" w14:textId="6E035298" w:rsidR="00E85CF7" w:rsidRPr="007B1868" w:rsidRDefault="00E85CF7" w:rsidP="00B8710A">
            <w:pPr>
              <w:tabs>
                <w:tab w:val="left" w:pos="2070"/>
              </w:tabs>
              <w:rPr>
                <w:b/>
              </w:rPr>
            </w:pPr>
            <w:r w:rsidRPr="007B1868">
              <w:rPr>
                <w:b/>
              </w:rPr>
              <w:t>3</w:t>
            </w:r>
            <w:r w:rsidR="00F762D4">
              <w:rPr>
                <w:b/>
              </w:rPr>
              <w:t>3</w:t>
            </w:r>
          </w:p>
        </w:tc>
        <w:tc>
          <w:tcPr>
            <w:tcW w:w="1411" w:type="dxa"/>
            <w:shd w:val="clear" w:color="auto" w:fill="95B3D7" w:themeFill="accent1" w:themeFillTint="99"/>
          </w:tcPr>
          <w:p w14:paraId="128EC098" w14:textId="77777777" w:rsidR="00E85CF7" w:rsidRPr="007B1868" w:rsidRDefault="00E85CF7" w:rsidP="00B8710A">
            <w:pPr>
              <w:tabs>
                <w:tab w:val="left" w:pos="2070"/>
              </w:tabs>
              <w:rPr>
                <w:b/>
              </w:rPr>
            </w:pPr>
          </w:p>
        </w:tc>
      </w:tr>
      <w:tr w:rsidR="00E85CF7" w:rsidRPr="007B1868" w14:paraId="248ABF4D" w14:textId="77777777" w:rsidTr="00B8710A">
        <w:tc>
          <w:tcPr>
            <w:tcW w:w="2123" w:type="dxa"/>
            <w:shd w:val="clear" w:color="auto" w:fill="DBE5F1" w:themeFill="accent1" w:themeFillTint="33"/>
          </w:tcPr>
          <w:p w14:paraId="704F1818" w14:textId="77777777" w:rsidR="00E85CF7" w:rsidRPr="007B1868" w:rsidRDefault="00E85CF7" w:rsidP="00B8710A">
            <w:pPr>
              <w:tabs>
                <w:tab w:val="left" w:pos="2070"/>
              </w:tabs>
            </w:pPr>
            <w:r w:rsidRPr="007B1868">
              <w:t>4.1</w:t>
            </w:r>
          </w:p>
        </w:tc>
        <w:tc>
          <w:tcPr>
            <w:tcW w:w="3117" w:type="dxa"/>
            <w:shd w:val="clear" w:color="auto" w:fill="DBE5F1" w:themeFill="accent1" w:themeFillTint="33"/>
          </w:tcPr>
          <w:p w14:paraId="255C3B32" w14:textId="77777777" w:rsidR="00E85CF7" w:rsidRPr="007B1868" w:rsidRDefault="00E85CF7" w:rsidP="00B8710A">
            <w:pPr>
              <w:tabs>
                <w:tab w:val="left" w:pos="2070"/>
              </w:tabs>
              <w:rPr>
                <w:sz w:val="20"/>
                <w:szCs w:val="20"/>
              </w:rPr>
            </w:pPr>
            <w:r w:rsidRPr="007B1868">
              <w:rPr>
                <w:sz w:val="20"/>
                <w:szCs w:val="20"/>
              </w:rPr>
              <w:t>Verificar los requisitos</w:t>
            </w:r>
          </w:p>
        </w:tc>
        <w:tc>
          <w:tcPr>
            <w:tcW w:w="1843" w:type="dxa"/>
            <w:shd w:val="clear" w:color="auto" w:fill="DBE5F1" w:themeFill="accent1" w:themeFillTint="33"/>
          </w:tcPr>
          <w:p w14:paraId="5E57A4FC" w14:textId="77777777" w:rsidR="00E85CF7" w:rsidRPr="007B1868" w:rsidRDefault="00E85CF7" w:rsidP="00B8710A">
            <w:pPr>
              <w:tabs>
                <w:tab w:val="left" w:pos="2070"/>
              </w:tabs>
            </w:pPr>
            <w:r w:rsidRPr="007B1868">
              <w:t>2</w:t>
            </w:r>
          </w:p>
        </w:tc>
        <w:tc>
          <w:tcPr>
            <w:tcW w:w="1411" w:type="dxa"/>
            <w:shd w:val="clear" w:color="auto" w:fill="DBE5F1" w:themeFill="accent1" w:themeFillTint="33"/>
          </w:tcPr>
          <w:p w14:paraId="63613DBF" w14:textId="77777777" w:rsidR="00E85CF7" w:rsidRPr="007B1868" w:rsidRDefault="00E85CF7" w:rsidP="00B8710A">
            <w:pPr>
              <w:tabs>
                <w:tab w:val="left" w:pos="2070"/>
              </w:tabs>
            </w:pPr>
          </w:p>
        </w:tc>
      </w:tr>
      <w:tr w:rsidR="00E85CF7" w:rsidRPr="007B1868" w14:paraId="27868E4B" w14:textId="77777777" w:rsidTr="00B8710A">
        <w:tc>
          <w:tcPr>
            <w:tcW w:w="2123" w:type="dxa"/>
            <w:shd w:val="clear" w:color="auto" w:fill="DBE5F1" w:themeFill="accent1" w:themeFillTint="33"/>
          </w:tcPr>
          <w:p w14:paraId="79D9AA8F" w14:textId="77777777" w:rsidR="00E85CF7" w:rsidRPr="007B1868" w:rsidRDefault="00E85CF7" w:rsidP="00B8710A">
            <w:pPr>
              <w:tabs>
                <w:tab w:val="left" w:pos="2070"/>
              </w:tabs>
            </w:pPr>
            <w:r w:rsidRPr="007B1868">
              <w:t>4.2</w:t>
            </w:r>
          </w:p>
        </w:tc>
        <w:tc>
          <w:tcPr>
            <w:tcW w:w="3117" w:type="dxa"/>
            <w:shd w:val="clear" w:color="auto" w:fill="DBE5F1" w:themeFill="accent1" w:themeFillTint="33"/>
          </w:tcPr>
          <w:p w14:paraId="2E713BFE" w14:textId="77777777" w:rsidR="00E85CF7" w:rsidRPr="007B1868" w:rsidRDefault="00E85CF7" w:rsidP="00B8710A">
            <w:pPr>
              <w:tabs>
                <w:tab w:val="left" w:pos="2070"/>
              </w:tabs>
              <w:rPr>
                <w:sz w:val="20"/>
                <w:szCs w:val="20"/>
              </w:rPr>
            </w:pPr>
            <w:r w:rsidRPr="007B1868">
              <w:rPr>
                <w:sz w:val="20"/>
                <w:szCs w:val="20"/>
              </w:rPr>
              <w:t>Definir los casos de prueba</w:t>
            </w:r>
          </w:p>
        </w:tc>
        <w:tc>
          <w:tcPr>
            <w:tcW w:w="1843" w:type="dxa"/>
            <w:shd w:val="clear" w:color="auto" w:fill="DBE5F1" w:themeFill="accent1" w:themeFillTint="33"/>
          </w:tcPr>
          <w:p w14:paraId="4917457B" w14:textId="77777777" w:rsidR="00E85CF7" w:rsidRPr="007B1868" w:rsidRDefault="00E85CF7" w:rsidP="00B8710A">
            <w:pPr>
              <w:tabs>
                <w:tab w:val="left" w:pos="2070"/>
              </w:tabs>
            </w:pPr>
            <w:r w:rsidRPr="007B1868">
              <w:t>5</w:t>
            </w:r>
          </w:p>
        </w:tc>
        <w:tc>
          <w:tcPr>
            <w:tcW w:w="1411" w:type="dxa"/>
            <w:shd w:val="clear" w:color="auto" w:fill="DBE5F1" w:themeFill="accent1" w:themeFillTint="33"/>
          </w:tcPr>
          <w:p w14:paraId="1CD16118" w14:textId="77777777" w:rsidR="00E85CF7" w:rsidRPr="007B1868" w:rsidRDefault="00E85CF7" w:rsidP="00B8710A">
            <w:pPr>
              <w:tabs>
                <w:tab w:val="left" w:pos="2070"/>
              </w:tabs>
            </w:pPr>
          </w:p>
        </w:tc>
      </w:tr>
      <w:tr w:rsidR="00E85CF7" w:rsidRPr="007B1868" w14:paraId="5D15DFD2" w14:textId="77777777" w:rsidTr="00B8710A">
        <w:tc>
          <w:tcPr>
            <w:tcW w:w="2123" w:type="dxa"/>
            <w:shd w:val="clear" w:color="auto" w:fill="DBE5F1" w:themeFill="accent1" w:themeFillTint="33"/>
          </w:tcPr>
          <w:p w14:paraId="700D8C0A" w14:textId="77777777" w:rsidR="00E85CF7" w:rsidRPr="007B1868" w:rsidRDefault="00E85CF7" w:rsidP="00B8710A">
            <w:pPr>
              <w:tabs>
                <w:tab w:val="left" w:pos="2070"/>
              </w:tabs>
            </w:pPr>
            <w:r w:rsidRPr="007B1868">
              <w:t>4.3</w:t>
            </w:r>
          </w:p>
        </w:tc>
        <w:tc>
          <w:tcPr>
            <w:tcW w:w="3117" w:type="dxa"/>
            <w:shd w:val="clear" w:color="auto" w:fill="DBE5F1" w:themeFill="accent1" w:themeFillTint="33"/>
          </w:tcPr>
          <w:p w14:paraId="52C24FB2" w14:textId="77777777" w:rsidR="00E85CF7" w:rsidRPr="007B1868" w:rsidRDefault="00E85CF7" w:rsidP="00B8710A">
            <w:pPr>
              <w:tabs>
                <w:tab w:val="left" w:pos="2070"/>
              </w:tabs>
              <w:rPr>
                <w:sz w:val="20"/>
                <w:szCs w:val="20"/>
              </w:rPr>
            </w:pPr>
            <w:r w:rsidRPr="007B1868">
              <w:rPr>
                <w:sz w:val="20"/>
                <w:szCs w:val="20"/>
              </w:rPr>
              <w:t>Poblar la base de datos</w:t>
            </w:r>
          </w:p>
        </w:tc>
        <w:tc>
          <w:tcPr>
            <w:tcW w:w="1843" w:type="dxa"/>
            <w:shd w:val="clear" w:color="auto" w:fill="DBE5F1" w:themeFill="accent1" w:themeFillTint="33"/>
          </w:tcPr>
          <w:p w14:paraId="03784772" w14:textId="77777777" w:rsidR="00E85CF7" w:rsidRPr="007B1868" w:rsidRDefault="00E85CF7" w:rsidP="00B8710A">
            <w:pPr>
              <w:tabs>
                <w:tab w:val="left" w:pos="2070"/>
              </w:tabs>
            </w:pPr>
            <w:r w:rsidRPr="007B1868">
              <w:t>10</w:t>
            </w:r>
          </w:p>
        </w:tc>
        <w:tc>
          <w:tcPr>
            <w:tcW w:w="1411" w:type="dxa"/>
            <w:shd w:val="clear" w:color="auto" w:fill="DBE5F1" w:themeFill="accent1" w:themeFillTint="33"/>
          </w:tcPr>
          <w:p w14:paraId="3859837B" w14:textId="77777777" w:rsidR="00E85CF7" w:rsidRPr="007B1868" w:rsidRDefault="00E85CF7" w:rsidP="00B8710A">
            <w:pPr>
              <w:tabs>
                <w:tab w:val="left" w:pos="2070"/>
              </w:tabs>
            </w:pPr>
          </w:p>
        </w:tc>
      </w:tr>
      <w:tr w:rsidR="00E85CF7" w:rsidRPr="007B1868" w14:paraId="2F6F57B0" w14:textId="77777777" w:rsidTr="00B8710A">
        <w:tc>
          <w:tcPr>
            <w:tcW w:w="2123" w:type="dxa"/>
            <w:shd w:val="clear" w:color="auto" w:fill="DBE5F1" w:themeFill="accent1" w:themeFillTint="33"/>
          </w:tcPr>
          <w:p w14:paraId="2B3868D6" w14:textId="77777777" w:rsidR="00E85CF7" w:rsidRPr="007B1868" w:rsidRDefault="00E85CF7" w:rsidP="00B8710A">
            <w:pPr>
              <w:tabs>
                <w:tab w:val="left" w:pos="2070"/>
              </w:tabs>
            </w:pPr>
            <w:r w:rsidRPr="007B1868">
              <w:t>4.4</w:t>
            </w:r>
          </w:p>
        </w:tc>
        <w:tc>
          <w:tcPr>
            <w:tcW w:w="3117" w:type="dxa"/>
            <w:shd w:val="clear" w:color="auto" w:fill="DBE5F1" w:themeFill="accent1" w:themeFillTint="33"/>
          </w:tcPr>
          <w:p w14:paraId="2E1AA2A6" w14:textId="77777777" w:rsidR="00E85CF7" w:rsidRPr="007B1868" w:rsidRDefault="00E85CF7" w:rsidP="00B8710A">
            <w:pPr>
              <w:tabs>
                <w:tab w:val="left" w:pos="2070"/>
              </w:tabs>
              <w:rPr>
                <w:sz w:val="20"/>
                <w:szCs w:val="20"/>
              </w:rPr>
            </w:pPr>
            <w:r w:rsidRPr="007B1868">
              <w:rPr>
                <w:sz w:val="20"/>
                <w:szCs w:val="20"/>
              </w:rPr>
              <w:t>Validar el sistema</w:t>
            </w:r>
          </w:p>
        </w:tc>
        <w:tc>
          <w:tcPr>
            <w:tcW w:w="1843" w:type="dxa"/>
            <w:shd w:val="clear" w:color="auto" w:fill="DBE5F1" w:themeFill="accent1" w:themeFillTint="33"/>
          </w:tcPr>
          <w:p w14:paraId="4EDE8A07" w14:textId="77777777" w:rsidR="00E85CF7" w:rsidRPr="007B1868" w:rsidRDefault="00E85CF7" w:rsidP="00B8710A">
            <w:pPr>
              <w:tabs>
                <w:tab w:val="left" w:pos="2070"/>
              </w:tabs>
            </w:pPr>
            <w:r w:rsidRPr="007B1868">
              <w:t>13</w:t>
            </w:r>
          </w:p>
        </w:tc>
        <w:tc>
          <w:tcPr>
            <w:tcW w:w="1411" w:type="dxa"/>
            <w:shd w:val="clear" w:color="auto" w:fill="DBE5F1" w:themeFill="accent1" w:themeFillTint="33"/>
          </w:tcPr>
          <w:p w14:paraId="4A621292" w14:textId="77777777" w:rsidR="00E85CF7" w:rsidRPr="007B1868" w:rsidRDefault="00E85CF7" w:rsidP="00B8710A">
            <w:pPr>
              <w:tabs>
                <w:tab w:val="left" w:pos="2070"/>
              </w:tabs>
            </w:pPr>
          </w:p>
        </w:tc>
      </w:tr>
      <w:tr w:rsidR="00F762D4" w:rsidRPr="007B1868" w14:paraId="7CAC6423" w14:textId="77777777" w:rsidTr="00B8710A">
        <w:tc>
          <w:tcPr>
            <w:tcW w:w="2123" w:type="dxa"/>
            <w:shd w:val="clear" w:color="auto" w:fill="DBE5F1" w:themeFill="accent1" w:themeFillTint="33"/>
          </w:tcPr>
          <w:p w14:paraId="29785D4A" w14:textId="5ED52A73" w:rsidR="00F762D4" w:rsidRPr="007B1868" w:rsidRDefault="00F762D4" w:rsidP="00B8710A">
            <w:pPr>
              <w:tabs>
                <w:tab w:val="left" w:pos="2070"/>
              </w:tabs>
            </w:pPr>
            <w:r>
              <w:t>4.5</w:t>
            </w:r>
          </w:p>
        </w:tc>
        <w:tc>
          <w:tcPr>
            <w:tcW w:w="3117" w:type="dxa"/>
            <w:shd w:val="clear" w:color="auto" w:fill="DBE5F1" w:themeFill="accent1" w:themeFillTint="33"/>
          </w:tcPr>
          <w:p w14:paraId="099FA20C" w14:textId="0331701F" w:rsidR="00F762D4" w:rsidRPr="007B1868" w:rsidRDefault="00F762D4" w:rsidP="00B8710A">
            <w:pPr>
              <w:tabs>
                <w:tab w:val="left" w:pos="2070"/>
              </w:tabs>
              <w:rPr>
                <w:sz w:val="20"/>
                <w:szCs w:val="20"/>
              </w:rPr>
            </w:pPr>
            <w:r>
              <w:rPr>
                <w:sz w:val="20"/>
                <w:szCs w:val="20"/>
              </w:rPr>
              <w:t>Desplegar el sistema</w:t>
            </w:r>
          </w:p>
        </w:tc>
        <w:tc>
          <w:tcPr>
            <w:tcW w:w="1843" w:type="dxa"/>
            <w:shd w:val="clear" w:color="auto" w:fill="DBE5F1" w:themeFill="accent1" w:themeFillTint="33"/>
          </w:tcPr>
          <w:p w14:paraId="4C1868BF" w14:textId="781F7921" w:rsidR="00F762D4" w:rsidRPr="007B1868" w:rsidRDefault="00846CB9" w:rsidP="00B8710A">
            <w:pPr>
              <w:tabs>
                <w:tab w:val="left" w:pos="2070"/>
              </w:tabs>
            </w:pPr>
            <w:r>
              <w:t>4</w:t>
            </w:r>
          </w:p>
        </w:tc>
        <w:tc>
          <w:tcPr>
            <w:tcW w:w="1411" w:type="dxa"/>
            <w:shd w:val="clear" w:color="auto" w:fill="DBE5F1" w:themeFill="accent1" w:themeFillTint="33"/>
          </w:tcPr>
          <w:p w14:paraId="5F773EAD" w14:textId="77777777" w:rsidR="00F762D4" w:rsidRPr="007B1868" w:rsidRDefault="00F762D4" w:rsidP="00B8710A">
            <w:pPr>
              <w:tabs>
                <w:tab w:val="left" w:pos="2070"/>
              </w:tabs>
            </w:pPr>
          </w:p>
        </w:tc>
      </w:tr>
      <w:tr w:rsidR="00E85CF7" w:rsidRPr="007B1868" w14:paraId="6C258ED2" w14:textId="77777777" w:rsidTr="00B8710A">
        <w:tc>
          <w:tcPr>
            <w:tcW w:w="2123" w:type="dxa"/>
            <w:shd w:val="clear" w:color="auto" w:fill="95B3D7" w:themeFill="accent1" w:themeFillTint="99"/>
          </w:tcPr>
          <w:p w14:paraId="5D83BCF3" w14:textId="77777777" w:rsidR="00E85CF7" w:rsidRPr="007B1868" w:rsidRDefault="00E85CF7" w:rsidP="00B8710A">
            <w:pPr>
              <w:tabs>
                <w:tab w:val="left" w:pos="2070"/>
              </w:tabs>
              <w:rPr>
                <w:b/>
              </w:rPr>
            </w:pPr>
            <w:r w:rsidRPr="007B1868">
              <w:rPr>
                <w:b/>
              </w:rPr>
              <w:t>T5</w:t>
            </w:r>
          </w:p>
        </w:tc>
        <w:tc>
          <w:tcPr>
            <w:tcW w:w="3117" w:type="dxa"/>
            <w:shd w:val="clear" w:color="auto" w:fill="95B3D7" w:themeFill="accent1" w:themeFillTint="99"/>
          </w:tcPr>
          <w:p w14:paraId="21F49118" w14:textId="77777777" w:rsidR="00E85CF7" w:rsidRPr="007B1868" w:rsidRDefault="00E85CF7" w:rsidP="00B8710A">
            <w:pPr>
              <w:tabs>
                <w:tab w:val="left" w:pos="2070"/>
              </w:tabs>
              <w:rPr>
                <w:b/>
                <w:sz w:val="20"/>
                <w:szCs w:val="20"/>
              </w:rPr>
            </w:pPr>
            <w:r w:rsidRPr="007B1868">
              <w:rPr>
                <w:b/>
                <w:sz w:val="20"/>
                <w:szCs w:val="20"/>
              </w:rPr>
              <w:t>Documentación</w:t>
            </w:r>
          </w:p>
        </w:tc>
        <w:tc>
          <w:tcPr>
            <w:tcW w:w="1843" w:type="dxa"/>
            <w:shd w:val="clear" w:color="auto" w:fill="95B3D7" w:themeFill="accent1" w:themeFillTint="99"/>
          </w:tcPr>
          <w:p w14:paraId="3E6EFEE4" w14:textId="6F8FE8F6" w:rsidR="00E85CF7" w:rsidRPr="007B1868" w:rsidRDefault="00F762D4" w:rsidP="00B8710A">
            <w:pPr>
              <w:tabs>
                <w:tab w:val="left" w:pos="2070"/>
              </w:tabs>
              <w:rPr>
                <w:b/>
              </w:rPr>
            </w:pPr>
            <w:r>
              <w:rPr>
                <w:b/>
              </w:rPr>
              <w:t>4</w:t>
            </w:r>
            <w:r w:rsidR="00846CB9">
              <w:rPr>
                <w:b/>
              </w:rPr>
              <w:t>4</w:t>
            </w:r>
          </w:p>
        </w:tc>
        <w:tc>
          <w:tcPr>
            <w:tcW w:w="1411" w:type="dxa"/>
            <w:shd w:val="clear" w:color="auto" w:fill="95B3D7" w:themeFill="accent1" w:themeFillTint="99"/>
          </w:tcPr>
          <w:p w14:paraId="43353B02" w14:textId="77777777" w:rsidR="00E85CF7" w:rsidRPr="007B1868" w:rsidRDefault="00E85CF7" w:rsidP="00B8710A">
            <w:pPr>
              <w:tabs>
                <w:tab w:val="left" w:pos="2070"/>
              </w:tabs>
              <w:rPr>
                <w:b/>
              </w:rPr>
            </w:pPr>
          </w:p>
        </w:tc>
      </w:tr>
      <w:tr w:rsidR="00E85CF7" w:rsidRPr="007B1868" w14:paraId="09DECC8F" w14:textId="77777777" w:rsidTr="00B8710A">
        <w:tc>
          <w:tcPr>
            <w:tcW w:w="2123" w:type="dxa"/>
            <w:shd w:val="clear" w:color="auto" w:fill="DBE5F1" w:themeFill="accent1" w:themeFillTint="33"/>
          </w:tcPr>
          <w:p w14:paraId="77E4F8FC" w14:textId="77777777" w:rsidR="00E85CF7" w:rsidRPr="007B1868" w:rsidRDefault="00E85CF7" w:rsidP="00B8710A">
            <w:pPr>
              <w:tabs>
                <w:tab w:val="left" w:pos="2070"/>
              </w:tabs>
            </w:pPr>
            <w:r w:rsidRPr="007B1868">
              <w:t>5.1</w:t>
            </w:r>
          </w:p>
        </w:tc>
        <w:tc>
          <w:tcPr>
            <w:tcW w:w="3117" w:type="dxa"/>
            <w:shd w:val="clear" w:color="auto" w:fill="DBE5F1" w:themeFill="accent1" w:themeFillTint="33"/>
          </w:tcPr>
          <w:p w14:paraId="2630CE90" w14:textId="77777777" w:rsidR="00E85CF7" w:rsidRPr="007B1868" w:rsidRDefault="00E85CF7" w:rsidP="00B8710A">
            <w:pPr>
              <w:tabs>
                <w:tab w:val="left" w:pos="2070"/>
              </w:tabs>
              <w:rPr>
                <w:sz w:val="20"/>
                <w:szCs w:val="20"/>
              </w:rPr>
            </w:pPr>
            <w:r w:rsidRPr="007B1868">
              <w:rPr>
                <w:sz w:val="20"/>
                <w:szCs w:val="20"/>
              </w:rPr>
              <w:t>Reuniones con tutor</w:t>
            </w:r>
          </w:p>
        </w:tc>
        <w:tc>
          <w:tcPr>
            <w:tcW w:w="1843" w:type="dxa"/>
            <w:shd w:val="clear" w:color="auto" w:fill="DBE5F1" w:themeFill="accent1" w:themeFillTint="33"/>
          </w:tcPr>
          <w:p w14:paraId="39713D42" w14:textId="197BCDF7" w:rsidR="00E85CF7" w:rsidRPr="007B1868" w:rsidRDefault="00F762D4" w:rsidP="00B8710A">
            <w:pPr>
              <w:tabs>
                <w:tab w:val="left" w:pos="2070"/>
              </w:tabs>
            </w:pPr>
            <w:r>
              <w:t>6</w:t>
            </w:r>
          </w:p>
        </w:tc>
        <w:tc>
          <w:tcPr>
            <w:tcW w:w="1411" w:type="dxa"/>
            <w:shd w:val="clear" w:color="auto" w:fill="DBE5F1" w:themeFill="accent1" w:themeFillTint="33"/>
          </w:tcPr>
          <w:p w14:paraId="4847E9BD" w14:textId="77777777" w:rsidR="00E85CF7" w:rsidRPr="007B1868" w:rsidRDefault="00E85CF7" w:rsidP="00B8710A">
            <w:pPr>
              <w:tabs>
                <w:tab w:val="left" w:pos="2070"/>
              </w:tabs>
            </w:pPr>
          </w:p>
        </w:tc>
      </w:tr>
      <w:tr w:rsidR="00E85CF7" w:rsidRPr="007B1868" w14:paraId="5D26687F" w14:textId="77777777" w:rsidTr="00B8710A">
        <w:tc>
          <w:tcPr>
            <w:tcW w:w="2123" w:type="dxa"/>
            <w:shd w:val="clear" w:color="auto" w:fill="DBE5F1" w:themeFill="accent1" w:themeFillTint="33"/>
          </w:tcPr>
          <w:p w14:paraId="435A35B5" w14:textId="77777777" w:rsidR="00E85CF7" w:rsidRPr="007B1868" w:rsidRDefault="00E85CF7" w:rsidP="00B8710A">
            <w:pPr>
              <w:tabs>
                <w:tab w:val="left" w:pos="2070"/>
              </w:tabs>
            </w:pPr>
            <w:r w:rsidRPr="007B1868">
              <w:t>5.2</w:t>
            </w:r>
          </w:p>
        </w:tc>
        <w:tc>
          <w:tcPr>
            <w:tcW w:w="3117" w:type="dxa"/>
            <w:shd w:val="clear" w:color="auto" w:fill="DBE5F1" w:themeFill="accent1" w:themeFillTint="33"/>
          </w:tcPr>
          <w:p w14:paraId="76CB3D96" w14:textId="77777777" w:rsidR="00E85CF7" w:rsidRPr="007B1868" w:rsidRDefault="00E85CF7" w:rsidP="00B8710A">
            <w:pPr>
              <w:tabs>
                <w:tab w:val="left" w:pos="2070"/>
              </w:tabs>
              <w:rPr>
                <w:sz w:val="20"/>
                <w:szCs w:val="20"/>
              </w:rPr>
            </w:pPr>
            <w:r w:rsidRPr="007B1868">
              <w:rPr>
                <w:sz w:val="20"/>
                <w:szCs w:val="20"/>
              </w:rPr>
              <w:t>Documentar el desarrollo</w:t>
            </w:r>
          </w:p>
        </w:tc>
        <w:tc>
          <w:tcPr>
            <w:tcW w:w="1843" w:type="dxa"/>
            <w:shd w:val="clear" w:color="auto" w:fill="DBE5F1" w:themeFill="accent1" w:themeFillTint="33"/>
          </w:tcPr>
          <w:p w14:paraId="6E06A5B7" w14:textId="262804B2" w:rsidR="00E85CF7" w:rsidRPr="007B1868" w:rsidRDefault="00846CB9" w:rsidP="00B8710A">
            <w:pPr>
              <w:tabs>
                <w:tab w:val="left" w:pos="2070"/>
              </w:tabs>
            </w:pPr>
            <w:r>
              <w:t>8</w:t>
            </w:r>
          </w:p>
        </w:tc>
        <w:tc>
          <w:tcPr>
            <w:tcW w:w="1411" w:type="dxa"/>
            <w:shd w:val="clear" w:color="auto" w:fill="DBE5F1" w:themeFill="accent1" w:themeFillTint="33"/>
          </w:tcPr>
          <w:p w14:paraId="101051FF" w14:textId="77777777" w:rsidR="00E85CF7" w:rsidRPr="007B1868" w:rsidRDefault="00E85CF7" w:rsidP="00B8710A">
            <w:pPr>
              <w:tabs>
                <w:tab w:val="left" w:pos="2070"/>
              </w:tabs>
            </w:pPr>
          </w:p>
        </w:tc>
      </w:tr>
      <w:tr w:rsidR="00E85CF7" w:rsidRPr="007B1868" w14:paraId="71368925" w14:textId="77777777" w:rsidTr="00B8710A">
        <w:tc>
          <w:tcPr>
            <w:tcW w:w="2123" w:type="dxa"/>
            <w:shd w:val="clear" w:color="auto" w:fill="DBE5F1" w:themeFill="accent1" w:themeFillTint="33"/>
          </w:tcPr>
          <w:p w14:paraId="2583A735" w14:textId="77777777" w:rsidR="00E85CF7" w:rsidRPr="007B1868" w:rsidRDefault="00E85CF7" w:rsidP="00B8710A">
            <w:pPr>
              <w:tabs>
                <w:tab w:val="left" w:pos="2070"/>
              </w:tabs>
            </w:pPr>
            <w:r w:rsidRPr="007B1868">
              <w:t>5.3</w:t>
            </w:r>
          </w:p>
        </w:tc>
        <w:tc>
          <w:tcPr>
            <w:tcW w:w="3117" w:type="dxa"/>
            <w:shd w:val="clear" w:color="auto" w:fill="DBE5F1" w:themeFill="accent1" w:themeFillTint="33"/>
          </w:tcPr>
          <w:p w14:paraId="46B25247" w14:textId="77777777" w:rsidR="00E85CF7" w:rsidRPr="007B1868" w:rsidRDefault="00E85CF7" w:rsidP="00B8710A">
            <w:pPr>
              <w:tabs>
                <w:tab w:val="left" w:pos="2070"/>
              </w:tabs>
              <w:rPr>
                <w:sz w:val="20"/>
                <w:szCs w:val="20"/>
              </w:rPr>
            </w:pPr>
            <w:r w:rsidRPr="007B1868">
              <w:rPr>
                <w:sz w:val="20"/>
                <w:szCs w:val="20"/>
              </w:rPr>
              <w:t>Elaborar la memoria</w:t>
            </w:r>
          </w:p>
        </w:tc>
        <w:tc>
          <w:tcPr>
            <w:tcW w:w="1843" w:type="dxa"/>
            <w:shd w:val="clear" w:color="auto" w:fill="DBE5F1" w:themeFill="accent1" w:themeFillTint="33"/>
          </w:tcPr>
          <w:p w14:paraId="420B4635" w14:textId="52CD57E3" w:rsidR="00E85CF7" w:rsidRPr="007B1868" w:rsidRDefault="00F762D4" w:rsidP="00B8710A">
            <w:pPr>
              <w:tabs>
                <w:tab w:val="left" w:pos="2070"/>
              </w:tabs>
            </w:pPr>
            <w:r>
              <w:t>2</w:t>
            </w:r>
            <w:r w:rsidR="00846CB9">
              <w:t>4</w:t>
            </w:r>
          </w:p>
        </w:tc>
        <w:tc>
          <w:tcPr>
            <w:tcW w:w="1411" w:type="dxa"/>
            <w:shd w:val="clear" w:color="auto" w:fill="DBE5F1" w:themeFill="accent1" w:themeFillTint="33"/>
          </w:tcPr>
          <w:p w14:paraId="459145FB" w14:textId="77777777" w:rsidR="00E85CF7" w:rsidRPr="007B1868" w:rsidRDefault="00E85CF7" w:rsidP="00B8710A">
            <w:pPr>
              <w:tabs>
                <w:tab w:val="left" w:pos="2070"/>
              </w:tabs>
            </w:pPr>
          </w:p>
        </w:tc>
      </w:tr>
      <w:tr w:rsidR="00E85CF7" w:rsidRPr="007B1868" w14:paraId="741A865B" w14:textId="77777777" w:rsidTr="00B8710A">
        <w:tc>
          <w:tcPr>
            <w:tcW w:w="2123" w:type="dxa"/>
            <w:shd w:val="clear" w:color="auto" w:fill="DBE5F1" w:themeFill="accent1" w:themeFillTint="33"/>
          </w:tcPr>
          <w:p w14:paraId="54383DE9" w14:textId="77777777" w:rsidR="00E85CF7" w:rsidRPr="007B1868" w:rsidRDefault="00E85CF7" w:rsidP="00B8710A">
            <w:pPr>
              <w:tabs>
                <w:tab w:val="left" w:pos="2070"/>
              </w:tabs>
            </w:pPr>
            <w:r w:rsidRPr="007B1868">
              <w:t>5.4</w:t>
            </w:r>
          </w:p>
        </w:tc>
        <w:tc>
          <w:tcPr>
            <w:tcW w:w="3117" w:type="dxa"/>
            <w:shd w:val="clear" w:color="auto" w:fill="DBE5F1" w:themeFill="accent1" w:themeFillTint="33"/>
          </w:tcPr>
          <w:p w14:paraId="0CABFC06" w14:textId="77777777" w:rsidR="00E85CF7" w:rsidRPr="007B1868" w:rsidRDefault="00E85CF7" w:rsidP="00B8710A">
            <w:pPr>
              <w:tabs>
                <w:tab w:val="left" w:pos="2070"/>
              </w:tabs>
              <w:rPr>
                <w:sz w:val="20"/>
                <w:szCs w:val="20"/>
              </w:rPr>
            </w:pPr>
            <w:r w:rsidRPr="007B1868">
              <w:rPr>
                <w:sz w:val="20"/>
                <w:szCs w:val="20"/>
              </w:rPr>
              <w:t>Elaborar la presentación</w:t>
            </w:r>
          </w:p>
        </w:tc>
        <w:tc>
          <w:tcPr>
            <w:tcW w:w="1843" w:type="dxa"/>
            <w:shd w:val="clear" w:color="auto" w:fill="DBE5F1" w:themeFill="accent1" w:themeFillTint="33"/>
          </w:tcPr>
          <w:p w14:paraId="3CF026A1" w14:textId="60D3ED81" w:rsidR="00E85CF7" w:rsidRPr="007B1868" w:rsidRDefault="00F762D4" w:rsidP="00B8710A">
            <w:pPr>
              <w:tabs>
                <w:tab w:val="left" w:pos="2070"/>
              </w:tabs>
            </w:pPr>
            <w:r>
              <w:t>6</w:t>
            </w:r>
          </w:p>
        </w:tc>
        <w:tc>
          <w:tcPr>
            <w:tcW w:w="1411" w:type="dxa"/>
            <w:shd w:val="clear" w:color="auto" w:fill="DBE5F1" w:themeFill="accent1" w:themeFillTint="33"/>
          </w:tcPr>
          <w:p w14:paraId="6406CE05" w14:textId="77777777" w:rsidR="00E85CF7" w:rsidRPr="007B1868" w:rsidRDefault="00E85CF7" w:rsidP="00B8710A">
            <w:pPr>
              <w:tabs>
                <w:tab w:val="left" w:pos="2070"/>
              </w:tabs>
            </w:pPr>
          </w:p>
        </w:tc>
      </w:tr>
      <w:tr w:rsidR="00E85CF7" w:rsidRPr="007B1868" w14:paraId="5C7B618D" w14:textId="77777777" w:rsidTr="00B8710A">
        <w:tc>
          <w:tcPr>
            <w:tcW w:w="5240" w:type="dxa"/>
            <w:gridSpan w:val="2"/>
            <w:shd w:val="clear" w:color="auto" w:fill="4F81BD" w:themeFill="accent1"/>
            <w:vAlign w:val="center"/>
          </w:tcPr>
          <w:p w14:paraId="38A14A85" w14:textId="77777777" w:rsidR="00E85CF7" w:rsidRPr="007B1868" w:rsidRDefault="00E85CF7" w:rsidP="00B8710A">
            <w:pPr>
              <w:tabs>
                <w:tab w:val="left" w:pos="2070"/>
              </w:tabs>
              <w:rPr>
                <w:b/>
                <w:bCs/>
                <w:sz w:val="20"/>
                <w:szCs w:val="20"/>
              </w:rPr>
            </w:pPr>
            <w:r w:rsidRPr="007B1868">
              <w:rPr>
                <w:b/>
                <w:bCs/>
                <w:sz w:val="20"/>
                <w:szCs w:val="20"/>
              </w:rPr>
              <w:t>Total</w:t>
            </w:r>
          </w:p>
        </w:tc>
        <w:tc>
          <w:tcPr>
            <w:tcW w:w="1843" w:type="dxa"/>
            <w:shd w:val="clear" w:color="auto" w:fill="4F81BD" w:themeFill="accent1"/>
          </w:tcPr>
          <w:p w14:paraId="1EB494BA" w14:textId="2C19435A" w:rsidR="00E85CF7" w:rsidRPr="007B1868" w:rsidRDefault="00E85CF7" w:rsidP="00B8710A">
            <w:pPr>
              <w:tabs>
                <w:tab w:val="left" w:pos="2070"/>
              </w:tabs>
              <w:rPr>
                <w:b/>
                <w:bCs/>
              </w:rPr>
            </w:pPr>
            <w:r w:rsidRPr="007B1868">
              <w:rPr>
                <w:b/>
                <w:bCs/>
              </w:rPr>
              <w:t>30</w:t>
            </w:r>
            <w:r w:rsidR="00944BFF">
              <w:rPr>
                <w:b/>
                <w:bCs/>
              </w:rPr>
              <w:t>5</w:t>
            </w:r>
          </w:p>
        </w:tc>
        <w:tc>
          <w:tcPr>
            <w:tcW w:w="1411" w:type="dxa"/>
            <w:shd w:val="clear" w:color="auto" w:fill="4F81BD" w:themeFill="accent1"/>
          </w:tcPr>
          <w:p w14:paraId="10BA7732" w14:textId="77777777" w:rsidR="00E85CF7" w:rsidRPr="007B1868" w:rsidRDefault="00E85CF7" w:rsidP="00B8710A">
            <w:pPr>
              <w:tabs>
                <w:tab w:val="left" w:pos="2070"/>
              </w:tabs>
              <w:rPr>
                <w:b/>
                <w:bCs/>
              </w:rPr>
            </w:pPr>
            <w:r w:rsidRPr="007B1868">
              <w:rPr>
                <w:b/>
                <w:bCs/>
              </w:rPr>
              <w:t>YY</w:t>
            </w:r>
          </w:p>
        </w:tc>
      </w:tr>
    </w:tbl>
    <w:p w14:paraId="3F80FE0F" w14:textId="77777777" w:rsidR="008A1CE4" w:rsidRPr="007B1868" w:rsidRDefault="008A1CE4" w:rsidP="008A1CE4"/>
    <w:p w14:paraId="529F6A60" w14:textId="77777777" w:rsidR="00966FBA" w:rsidRDefault="00723913" w:rsidP="003D4D41">
      <w:pPr>
        <w:pStyle w:val="Ttulo1"/>
      </w:pPr>
      <w:bookmarkStart w:id="43" w:name="_Toc222830792"/>
      <w:r w:rsidRPr="007B1868">
        <w:lastRenderedPageBreak/>
        <w:t>Diseño y resolución del trabajo realizado</w:t>
      </w:r>
      <w:bookmarkEnd w:id="43"/>
    </w:p>
    <w:p w14:paraId="791DC94F" w14:textId="4D9D1C45" w:rsidR="00367294" w:rsidRPr="00367294" w:rsidRDefault="00367294" w:rsidP="00367294">
      <w:r w:rsidRPr="00367294">
        <w:t>En este capítulo se describe el proceso seguido para el análisis, diseño e implementación de la aplicación MovieMate. El objetivo principal de este apartado es detallar las decisiones técnicas adoptadas, la arquitectura empleada y las soluciones implementadas para dar soporte a las funcionalidades descritas en capítulos anteriores.</w:t>
      </w:r>
    </w:p>
    <w:p w14:paraId="263E85E2" w14:textId="455B7832" w:rsidR="004C422D" w:rsidRPr="007B1868" w:rsidRDefault="004C422D" w:rsidP="004C422D">
      <w:pPr>
        <w:pStyle w:val="Ttulo2"/>
      </w:pPr>
      <w:bookmarkStart w:id="44" w:name="_Toc222830793"/>
      <w:r w:rsidRPr="007B1868">
        <w:t>Análisis</w:t>
      </w:r>
      <w:bookmarkEnd w:id="44"/>
    </w:p>
    <w:p w14:paraId="5E59DBDC" w14:textId="0E7D2940" w:rsidR="00367294" w:rsidRDefault="00367294" w:rsidP="00367294">
      <w:r>
        <w:t xml:space="preserve">En este apartado se describen los </w:t>
      </w:r>
      <w:commentRangeStart w:id="45"/>
      <w:commentRangeStart w:id="46"/>
      <w:r>
        <w:t>casos de uso</w:t>
      </w:r>
      <w:commentRangeEnd w:id="45"/>
      <w:r w:rsidR="00DD7A78">
        <w:rPr>
          <w:rStyle w:val="Refdecomentario"/>
          <w:sz w:val="22"/>
          <w:szCs w:val="22"/>
        </w:rPr>
        <w:commentReference w:id="45"/>
      </w:r>
      <w:commentRangeEnd w:id="46"/>
      <w:r w:rsidR="004A1837">
        <w:rPr>
          <w:rStyle w:val="Refdecomentario"/>
          <w:sz w:val="22"/>
          <w:szCs w:val="22"/>
        </w:rPr>
        <w:commentReference w:id="46"/>
      </w:r>
      <w:r>
        <w:t xml:space="preserve"> que abarca la aplicación MovieMate, organizados en función del tipo de usuario y de las principales funcionalidades del sistema. El objetivo es ofrecer una visión clara y estructurada de las acciones que puede realizar cada usuario dentro de la plataforma, así como de las restricciones asociadas a cada perfil.</w:t>
      </w:r>
    </w:p>
    <w:p w14:paraId="79F5D306" w14:textId="38545E97" w:rsidR="004C422D" w:rsidRDefault="00367294" w:rsidP="00367294">
      <w:r>
        <w:t>La aplicación distingue entre usuarios no registrados y usuarios registrados. Los usuarios registrados, a su vez, disponen de distintas capacidades relacionadas con la gestión de su perfil, la interacción social y la organización y valoración de contenido audiovisual. Estas funcionalidades se alinean con el objetivo general del proyecto de proporcionar una plataforma unificada para la consulta, gestión y valoración de películas y series, con un marcado componente social.</w:t>
      </w:r>
    </w:p>
    <w:p w14:paraId="2390FAE4" w14:textId="19D353B6" w:rsidR="00DE0275" w:rsidRDefault="00DE0275" w:rsidP="00DE0275">
      <w:pPr>
        <w:pStyle w:val="Ttulo3"/>
      </w:pPr>
      <w:bookmarkStart w:id="47" w:name="_Toc222830794"/>
      <w:r>
        <w:t>Usuarios no registrados</w:t>
      </w:r>
      <w:bookmarkEnd w:id="47"/>
    </w:p>
    <w:p w14:paraId="3C345D19" w14:textId="2BBF04BB" w:rsidR="00533A62" w:rsidRDefault="00533A62" w:rsidP="00533A62">
      <w:pPr>
        <w:keepNext/>
        <w:jc w:val="center"/>
      </w:pPr>
      <w:r>
        <w:rPr>
          <w:noProof/>
        </w:rPr>
        <w:drawing>
          <wp:inline distT="0" distB="0" distL="0" distR="0" wp14:anchorId="5A6CFF7F" wp14:editId="19B8BE41">
            <wp:extent cx="2340659" cy="3019505"/>
            <wp:effectExtent l="0" t="0" r="2540" b="9525"/>
            <wp:docPr id="209782167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21678" name="Imagen 2"/>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2340659" cy="3019505"/>
                    </a:xfrm>
                    <a:prstGeom prst="rect">
                      <a:avLst/>
                    </a:prstGeom>
                    <a:noFill/>
                    <a:ln>
                      <a:noFill/>
                    </a:ln>
                  </pic:spPr>
                </pic:pic>
              </a:graphicData>
            </a:graphic>
          </wp:inline>
        </w:drawing>
      </w:r>
      <w:r w:rsidR="00E313AE">
        <w:t xml:space="preserve"> </w:t>
      </w:r>
    </w:p>
    <w:p w14:paraId="5324597D" w14:textId="64E222A3" w:rsidR="00345DD6" w:rsidRPr="00345DD6" w:rsidRDefault="00533A62" w:rsidP="00533A62">
      <w:pPr>
        <w:pStyle w:val="Descripcin"/>
        <w:jc w:val="center"/>
      </w:pPr>
      <w:bookmarkStart w:id="48" w:name="_Toc222660523"/>
      <w:r>
        <w:t xml:space="preserve">Figura </w:t>
      </w:r>
      <w:fldSimple w:instr=" SEQ Figura \* ARABIC ">
        <w:r w:rsidR="00B82F94">
          <w:rPr>
            <w:noProof/>
          </w:rPr>
          <w:t>4</w:t>
        </w:r>
      </w:fldSimple>
      <w:r>
        <w:t>. Diagrama de casos de uso de un usuario no registrado</w:t>
      </w:r>
      <w:bookmarkEnd w:id="48"/>
    </w:p>
    <w:p w14:paraId="1FC99948" w14:textId="399EDCC5" w:rsidR="00DE0275" w:rsidRDefault="00DE0275" w:rsidP="00DE0275">
      <w:r>
        <w:t>Los usuarios no registrados pueden acceder a una parte limitada de la funcionalidad de MovieMate. Sus principales casos de uso son los siguientes:</w:t>
      </w:r>
    </w:p>
    <w:p w14:paraId="00B08D63" w14:textId="7267DAB3" w:rsidR="00DE0275" w:rsidRDefault="00DE0275" w:rsidP="00DE0275">
      <w:pPr>
        <w:pStyle w:val="Prrafodelista"/>
        <w:numPr>
          <w:ilvl w:val="0"/>
          <w:numId w:val="14"/>
        </w:numPr>
      </w:pPr>
      <w:r>
        <w:t>Explorar el catálogo de películas y series.</w:t>
      </w:r>
    </w:p>
    <w:p w14:paraId="09B16D86" w14:textId="7B6C07AB" w:rsidR="002F0E81" w:rsidRDefault="002F0E81" w:rsidP="00DE0275">
      <w:pPr>
        <w:pStyle w:val="Prrafodelista"/>
        <w:numPr>
          <w:ilvl w:val="0"/>
          <w:numId w:val="14"/>
        </w:numPr>
      </w:pPr>
      <w:r>
        <w:t>Consultar ficha de contenido de películas y series, incluyendo sinopsis y valoraciones agregadas de la comunidad cuando estén disponibles.</w:t>
      </w:r>
    </w:p>
    <w:p w14:paraId="36E6535B" w14:textId="01324DF2" w:rsidR="00DE0275" w:rsidRDefault="00DE0275" w:rsidP="00DE0275">
      <w:pPr>
        <w:pStyle w:val="Prrafodelista"/>
        <w:numPr>
          <w:ilvl w:val="0"/>
          <w:numId w:val="14"/>
        </w:numPr>
      </w:pPr>
      <w:r>
        <w:lastRenderedPageBreak/>
        <w:t>Explorar contenido popular o destacado, accediendo a listados generales de películas y series sin necesidad de autenticarse.</w:t>
      </w:r>
    </w:p>
    <w:p w14:paraId="451DF290" w14:textId="5FFDE46D" w:rsidR="00DE0275" w:rsidRDefault="00DE0275" w:rsidP="00DE0275">
      <w:pPr>
        <w:pStyle w:val="Prrafodelista"/>
        <w:numPr>
          <w:ilvl w:val="0"/>
          <w:numId w:val="14"/>
        </w:numPr>
      </w:pPr>
      <w:r>
        <w:t>Visualizar perfiles públicos de otros usuarios, incluyendo su nombre, imagen de perfil, biografía y listas públicas, sin posibilidad de interacción directa más allá de la consulta.</w:t>
      </w:r>
    </w:p>
    <w:p w14:paraId="4B9EC6B8" w14:textId="0B602CF8" w:rsidR="00DE0275" w:rsidRDefault="00DE0275" w:rsidP="00DE0275">
      <w:pPr>
        <w:pStyle w:val="Prrafodelista"/>
        <w:numPr>
          <w:ilvl w:val="0"/>
          <w:numId w:val="14"/>
        </w:numPr>
      </w:pPr>
      <w:r>
        <w:t>Acceder a listas públicas de contenido creadas por otros usuarios, pudiendo revisar su composición y las valoraciones asociadas al contenido incluido.</w:t>
      </w:r>
    </w:p>
    <w:p w14:paraId="359A655D" w14:textId="22BDEADF" w:rsidR="00DE0275" w:rsidRDefault="00DE0275" w:rsidP="00DE0275">
      <w:pPr>
        <w:pStyle w:val="Prrafodelista"/>
        <w:numPr>
          <w:ilvl w:val="0"/>
          <w:numId w:val="14"/>
        </w:numPr>
      </w:pPr>
      <w:r>
        <w:t>Iniciar el proceso de registro para crear una cuenta nueva.</w:t>
      </w:r>
    </w:p>
    <w:p w14:paraId="27545D3D" w14:textId="117B599D" w:rsidR="002F0E81" w:rsidRDefault="002F0E81" w:rsidP="00DE0275">
      <w:pPr>
        <w:pStyle w:val="Prrafodelista"/>
        <w:numPr>
          <w:ilvl w:val="0"/>
          <w:numId w:val="14"/>
        </w:numPr>
      </w:pPr>
      <w:r>
        <w:t>Acceder al formulario de inicio de sesión si ya disponen de credenciales</w:t>
      </w:r>
    </w:p>
    <w:p w14:paraId="38C78A0C" w14:textId="7F2F700E" w:rsidR="00DE0275" w:rsidRDefault="00DE0275" w:rsidP="00DE0275">
      <w:r>
        <w:t>Estas funcionalidades permiten que cualquier visitante pueda hacerse una idea del tipo de contenido y de la experiencia que ofrece MovieMate, al tiempo que se reserva la interacción avanzada y la personalización para los usuarios registrados.</w:t>
      </w:r>
    </w:p>
    <w:p w14:paraId="2F222B00" w14:textId="50009F2E" w:rsidR="003662A6" w:rsidRDefault="003662A6" w:rsidP="003662A6">
      <w:pPr>
        <w:pStyle w:val="Ttulo3"/>
      </w:pPr>
      <w:bookmarkStart w:id="49" w:name="_Toc222830795"/>
      <w:r>
        <w:t>Usuarios registrados</w:t>
      </w:r>
      <w:bookmarkEnd w:id="49"/>
    </w:p>
    <w:p w14:paraId="30407EF0" w14:textId="1830D817" w:rsidR="006870F6" w:rsidRDefault="0038634C" w:rsidP="006870F6">
      <w:pPr>
        <w:pStyle w:val="Ttulo4"/>
      </w:pPr>
      <w:r>
        <w:t>Interacción social</w:t>
      </w:r>
    </w:p>
    <w:p w14:paraId="29BB5B16" w14:textId="77777777" w:rsidR="00690382" w:rsidRDefault="00690382" w:rsidP="00690382">
      <w:pPr>
        <w:keepNext/>
        <w:jc w:val="center"/>
      </w:pPr>
      <w:r>
        <w:rPr>
          <w:noProof/>
        </w:rPr>
        <w:drawing>
          <wp:inline distT="0" distB="0" distL="0" distR="0" wp14:anchorId="4A1A6805" wp14:editId="57C89FDA">
            <wp:extent cx="3512820" cy="2764664"/>
            <wp:effectExtent l="0" t="0" r="0" b="0"/>
            <wp:docPr id="140614225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42251" name="Imagen 7"/>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3525582" cy="2774708"/>
                    </a:xfrm>
                    <a:prstGeom prst="rect">
                      <a:avLst/>
                    </a:prstGeom>
                    <a:noFill/>
                    <a:ln>
                      <a:noFill/>
                    </a:ln>
                  </pic:spPr>
                </pic:pic>
              </a:graphicData>
            </a:graphic>
          </wp:inline>
        </w:drawing>
      </w:r>
    </w:p>
    <w:p w14:paraId="0304B184" w14:textId="400AA813" w:rsidR="00690382" w:rsidRPr="00690382" w:rsidRDefault="00690382" w:rsidP="00690382">
      <w:pPr>
        <w:pStyle w:val="Descripcin"/>
        <w:jc w:val="center"/>
      </w:pPr>
      <w:bookmarkStart w:id="50" w:name="_Toc222660524"/>
      <w:r>
        <w:t xml:space="preserve">Figura </w:t>
      </w:r>
      <w:fldSimple w:instr=" SEQ Figura \* ARABIC ">
        <w:r w:rsidR="00B82F94">
          <w:rPr>
            <w:noProof/>
          </w:rPr>
          <w:t>5</w:t>
        </w:r>
      </w:fldSimple>
      <w:r>
        <w:t>. Diagrama de casos de uso de la interacción social de un usuario registrado</w:t>
      </w:r>
      <w:bookmarkEnd w:id="50"/>
    </w:p>
    <w:p w14:paraId="72683015" w14:textId="77777777" w:rsidR="0038634C" w:rsidRDefault="0038634C" w:rsidP="0038634C">
      <w:r>
        <w:t>Los usuarios registrados disponen de un conjunto ampliado de casos de uso que abarcan desde la gestión de su perfil hasta la interacción social y la organización y valoración de contenido. Entre las funcionalidades generales para usuarios autenticados se incluyen:</w:t>
      </w:r>
    </w:p>
    <w:p w14:paraId="189A0AAD" w14:textId="5FE3A726" w:rsidR="0038634C" w:rsidRDefault="0038634C" w:rsidP="006870F6">
      <w:pPr>
        <w:pStyle w:val="Prrafodelista"/>
        <w:numPr>
          <w:ilvl w:val="0"/>
          <w:numId w:val="15"/>
        </w:numPr>
      </w:pPr>
      <w:r>
        <w:t>Gestionar su cuenta de usuario, incluyendo la actualización de datos básicos de perfil como nombre, nombre de usuario, dirección de correo electrónico, imagen de perfil y biografía.</w:t>
      </w:r>
    </w:p>
    <w:p w14:paraId="70F8F616" w14:textId="063598EF" w:rsidR="00D25965" w:rsidRDefault="00D25965" w:rsidP="006870F6">
      <w:pPr>
        <w:pStyle w:val="Prrafodelista"/>
        <w:numPr>
          <w:ilvl w:val="0"/>
          <w:numId w:val="15"/>
        </w:numPr>
      </w:pPr>
      <w:r>
        <w:t>Configurar privacidad del perfil</w:t>
      </w:r>
      <w:r w:rsidR="006D766C">
        <w:t>.</w:t>
      </w:r>
    </w:p>
    <w:p w14:paraId="62C0D89B" w14:textId="4A3D1A85" w:rsidR="00EE2A55" w:rsidRDefault="00D25965" w:rsidP="00EE2A55">
      <w:pPr>
        <w:pStyle w:val="Prrafodelista"/>
        <w:numPr>
          <w:ilvl w:val="0"/>
          <w:numId w:val="15"/>
        </w:numPr>
      </w:pPr>
      <w:r>
        <w:t>Solicitud de seguimiento</w:t>
      </w:r>
      <w:r w:rsidR="00EE2A55">
        <w:t xml:space="preserve"> a otros usuarios de la plataforma para mantenerse al día de su actividad pública, incluyendo nuevas listas, valoraciones y otras acciones relevantes.</w:t>
      </w:r>
    </w:p>
    <w:p w14:paraId="78834A31" w14:textId="019A6634" w:rsidR="006D766C" w:rsidRDefault="006D766C" w:rsidP="00EE2A55">
      <w:pPr>
        <w:pStyle w:val="Prrafodelista"/>
        <w:numPr>
          <w:ilvl w:val="0"/>
          <w:numId w:val="15"/>
        </w:numPr>
      </w:pPr>
      <w:r>
        <w:t>Aceptar solicitud de seguimiento.</w:t>
      </w:r>
    </w:p>
    <w:p w14:paraId="47DA1B64" w14:textId="03FC4528" w:rsidR="006D766C" w:rsidRDefault="006D766C" w:rsidP="00EE2A55">
      <w:pPr>
        <w:pStyle w:val="Prrafodelista"/>
        <w:numPr>
          <w:ilvl w:val="0"/>
          <w:numId w:val="15"/>
        </w:numPr>
      </w:pPr>
      <w:r>
        <w:t>Rechazar solicitud de seguimiento.</w:t>
      </w:r>
    </w:p>
    <w:p w14:paraId="14605C73" w14:textId="22B3FA38" w:rsidR="00EE2A55" w:rsidRDefault="00EE2A55" w:rsidP="00EE2A55">
      <w:pPr>
        <w:pStyle w:val="Prrafodelista"/>
        <w:numPr>
          <w:ilvl w:val="0"/>
          <w:numId w:val="15"/>
        </w:numPr>
      </w:pPr>
      <w:r>
        <w:t>Dejar de seguir a un usuario cuando se desea dejar de recibir información sobre su actividad.</w:t>
      </w:r>
    </w:p>
    <w:p w14:paraId="0FA88977" w14:textId="45EA7657" w:rsidR="00EE2A55" w:rsidRDefault="00EE2A55" w:rsidP="00EE2A55">
      <w:pPr>
        <w:pStyle w:val="Prrafodelista"/>
        <w:numPr>
          <w:ilvl w:val="0"/>
          <w:numId w:val="15"/>
        </w:numPr>
      </w:pPr>
      <w:r>
        <w:lastRenderedPageBreak/>
        <w:t>Consultar la lista de</w:t>
      </w:r>
      <w:r w:rsidR="00767ADD">
        <w:t xml:space="preserve"> </w:t>
      </w:r>
      <w:r>
        <w:t>seguidos, tanto en el propio perfil como en el de otros usuarios cuando la visibilidad lo permita.</w:t>
      </w:r>
    </w:p>
    <w:p w14:paraId="781B51C5" w14:textId="4D0D9BE4" w:rsidR="00767ADD" w:rsidRDefault="00767ADD" w:rsidP="00EE2A55">
      <w:pPr>
        <w:pStyle w:val="Prrafodelista"/>
        <w:numPr>
          <w:ilvl w:val="0"/>
          <w:numId w:val="15"/>
        </w:numPr>
      </w:pPr>
      <w:r>
        <w:t>Consultar la lista de seguidores,</w:t>
      </w:r>
      <w:r w:rsidRPr="00767ADD">
        <w:t xml:space="preserve"> </w:t>
      </w:r>
      <w:r>
        <w:t>tanto en el propio perfil como en el de otros usuarios cuando la visibilidad lo permita.</w:t>
      </w:r>
    </w:p>
    <w:p w14:paraId="2820B4B1" w14:textId="4FAE61C9" w:rsidR="00EE2A55" w:rsidRDefault="00EE2A55" w:rsidP="00EE2A55">
      <w:pPr>
        <w:pStyle w:val="Prrafodelista"/>
        <w:numPr>
          <w:ilvl w:val="0"/>
          <w:numId w:val="15"/>
        </w:numPr>
      </w:pPr>
      <w:r>
        <w:t xml:space="preserve">Acceder a un </w:t>
      </w:r>
      <w:r w:rsidRPr="00A65C21">
        <w:rPr>
          <w:i/>
          <w:iCs/>
          <w:rPrChange w:id="51" w:author="FRANCISCO GARCIA SANCHEZ" w:date="2026-02-09T10:37:00Z" w16du:dateUtc="2026-02-09T09:37:00Z">
            <w:rPr/>
          </w:rPrChange>
        </w:rPr>
        <w:t>feed</w:t>
      </w:r>
      <w:r>
        <w:t xml:space="preserve"> de actividad personalizado, donde se muestran acciones recientes de los usuarios seguidos, como nuevas valoraciones, listas creadas o contenido añadido a listas.</w:t>
      </w:r>
    </w:p>
    <w:p w14:paraId="3A3370EC" w14:textId="581A73B2" w:rsidR="006D766C" w:rsidRDefault="006D766C" w:rsidP="00EE2A55">
      <w:pPr>
        <w:pStyle w:val="Prrafodelista"/>
        <w:numPr>
          <w:ilvl w:val="0"/>
          <w:numId w:val="15"/>
        </w:numPr>
      </w:pPr>
      <w:r>
        <w:t>Consultar notificaciones.</w:t>
      </w:r>
    </w:p>
    <w:p w14:paraId="462BB2FB" w14:textId="4C5B4A3F" w:rsidR="006D766C" w:rsidRDefault="006D766C" w:rsidP="00EE2A55">
      <w:pPr>
        <w:pStyle w:val="Prrafodelista"/>
        <w:numPr>
          <w:ilvl w:val="0"/>
          <w:numId w:val="15"/>
        </w:numPr>
      </w:pPr>
      <w:r>
        <w:t>Marcar notificaciones como leídas.</w:t>
      </w:r>
    </w:p>
    <w:p w14:paraId="754A363A" w14:textId="67DDC846" w:rsidR="00F326BE" w:rsidRDefault="00F326BE" w:rsidP="00F326BE">
      <w:pPr>
        <w:pStyle w:val="Ttulo4"/>
      </w:pPr>
      <w:r>
        <w:t>Listas personalizadas</w:t>
      </w:r>
    </w:p>
    <w:p w14:paraId="06EBAD37" w14:textId="77777777" w:rsidR="00690382" w:rsidRDefault="00690382" w:rsidP="00690382">
      <w:pPr>
        <w:keepNext/>
        <w:jc w:val="center"/>
      </w:pPr>
      <w:r>
        <w:rPr>
          <w:noProof/>
        </w:rPr>
        <w:drawing>
          <wp:inline distT="0" distB="0" distL="0" distR="0" wp14:anchorId="6863D769" wp14:editId="35F89AE9">
            <wp:extent cx="2921464" cy="3653155"/>
            <wp:effectExtent l="0" t="0" r="0" b="4445"/>
            <wp:docPr id="2128397396"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97396" name="Imagen 8" descr="Diagrama&#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26611" cy="3659591"/>
                    </a:xfrm>
                    <a:prstGeom prst="rect">
                      <a:avLst/>
                    </a:prstGeom>
                    <a:noFill/>
                    <a:ln>
                      <a:noFill/>
                    </a:ln>
                  </pic:spPr>
                </pic:pic>
              </a:graphicData>
            </a:graphic>
          </wp:inline>
        </w:drawing>
      </w:r>
    </w:p>
    <w:p w14:paraId="25FE1A65" w14:textId="3C1D5EC4" w:rsidR="00690382" w:rsidRPr="00690382" w:rsidRDefault="00690382" w:rsidP="00690382">
      <w:pPr>
        <w:pStyle w:val="Descripcin"/>
        <w:jc w:val="center"/>
      </w:pPr>
      <w:bookmarkStart w:id="52" w:name="_Toc222660525"/>
      <w:r>
        <w:t xml:space="preserve">Figura </w:t>
      </w:r>
      <w:fldSimple w:instr=" SEQ Figura \* ARABIC ">
        <w:r w:rsidR="00B82F94">
          <w:rPr>
            <w:noProof/>
          </w:rPr>
          <w:t>6</w:t>
        </w:r>
      </w:fldSimple>
      <w:r>
        <w:t xml:space="preserve">. </w:t>
      </w:r>
      <w:r w:rsidRPr="00440D0D">
        <w:t xml:space="preserve">Diagrama de casos de uso sobre listas </w:t>
      </w:r>
      <w:r>
        <w:t xml:space="preserve">personalizadas </w:t>
      </w:r>
      <w:r w:rsidRPr="00440D0D">
        <w:t>de un usuario registrado</w:t>
      </w:r>
      <w:bookmarkEnd w:id="52"/>
    </w:p>
    <w:p w14:paraId="07120DA3" w14:textId="77777777" w:rsidR="006E51F2" w:rsidRDefault="006E51F2" w:rsidP="006E51F2">
      <w:r>
        <w:t>Una de las características centrales de MovieMate es la posibilidad de que los usuarios registrados gestionen listas personalizadas de películas y series, que pueden utilizar tanto a nivel privado como para compartirlas con otros usuarios.</w:t>
      </w:r>
    </w:p>
    <w:p w14:paraId="0B631FA8" w14:textId="77777777" w:rsidR="006E51F2" w:rsidRDefault="006E51F2" w:rsidP="006E51F2">
      <w:r>
        <w:t>Los casos de uso principales son:</w:t>
      </w:r>
    </w:p>
    <w:p w14:paraId="16811C8D" w14:textId="77777777" w:rsidR="006E51F2" w:rsidRDefault="006E51F2" w:rsidP="006E51F2">
      <w:pPr>
        <w:pStyle w:val="Prrafodelista"/>
        <w:numPr>
          <w:ilvl w:val="0"/>
          <w:numId w:val="16"/>
        </w:numPr>
      </w:pPr>
      <w:r>
        <w:t>Crear listas personalizadas, indicando un título, descripción, tipo de lista y nivel de visibilidad (por ejemplo, listas públicas o privadas).</w:t>
      </w:r>
    </w:p>
    <w:p w14:paraId="0F0CE063" w14:textId="5E407B39" w:rsidR="006E51F2" w:rsidRDefault="006E51F2" w:rsidP="006E51F2">
      <w:pPr>
        <w:pStyle w:val="Prrafodelista"/>
        <w:numPr>
          <w:ilvl w:val="0"/>
          <w:numId w:val="16"/>
        </w:numPr>
      </w:pPr>
      <w:r>
        <w:t>Editar una lista existente, modificando su nombre, descripción</w:t>
      </w:r>
      <w:r w:rsidR="00690382">
        <w:t>, tipo</w:t>
      </w:r>
      <w:r>
        <w:t xml:space="preserve"> o parámetros de visibilidad.</w:t>
      </w:r>
    </w:p>
    <w:p w14:paraId="157CB50E" w14:textId="4E58C228" w:rsidR="00690382" w:rsidRDefault="00690382" w:rsidP="006E51F2">
      <w:pPr>
        <w:pStyle w:val="Prrafodelista"/>
        <w:numPr>
          <w:ilvl w:val="0"/>
          <w:numId w:val="16"/>
        </w:numPr>
      </w:pPr>
      <w:r>
        <w:t>Borrar una lista existente</w:t>
      </w:r>
      <w:r w:rsidR="00074E7B">
        <w:t xml:space="preserve"> propia</w:t>
      </w:r>
      <w:r>
        <w:t>.</w:t>
      </w:r>
    </w:p>
    <w:p w14:paraId="727F8CC7" w14:textId="77777777" w:rsidR="006E51F2" w:rsidRDefault="006E51F2" w:rsidP="006E51F2">
      <w:pPr>
        <w:pStyle w:val="Prrafodelista"/>
        <w:numPr>
          <w:ilvl w:val="0"/>
          <w:numId w:val="16"/>
        </w:numPr>
      </w:pPr>
      <w:r>
        <w:t>Añadir contenido a una lista concreta, seleccionando películas o series previamente consultadas en la aplicación.</w:t>
      </w:r>
    </w:p>
    <w:p w14:paraId="09909A05" w14:textId="7411CC1A" w:rsidR="006E51F2" w:rsidRDefault="006E51F2" w:rsidP="006E51F2">
      <w:pPr>
        <w:pStyle w:val="Prrafodelista"/>
        <w:numPr>
          <w:ilvl w:val="0"/>
          <w:numId w:val="16"/>
        </w:numPr>
      </w:pPr>
      <w:r>
        <w:t xml:space="preserve">Eliminar contenido de una lista, manteniendo </w:t>
      </w:r>
      <w:r w:rsidR="00690382">
        <w:t>el resto de la lista intacta</w:t>
      </w:r>
      <w:r>
        <w:t>.</w:t>
      </w:r>
    </w:p>
    <w:p w14:paraId="0FEA8700" w14:textId="5D86B011" w:rsidR="00690382" w:rsidRDefault="00690382" w:rsidP="00690382">
      <w:pPr>
        <w:pStyle w:val="Prrafodelista"/>
        <w:numPr>
          <w:ilvl w:val="0"/>
          <w:numId w:val="16"/>
        </w:numPr>
      </w:pPr>
      <w:r>
        <w:lastRenderedPageBreak/>
        <w:t>Consultar mis propias listas.</w:t>
      </w:r>
    </w:p>
    <w:p w14:paraId="45C89755" w14:textId="3B6DBB8C" w:rsidR="006E51F2" w:rsidRDefault="006E51F2" w:rsidP="006E51F2">
      <w:pPr>
        <w:pStyle w:val="Prrafodelista"/>
        <w:numPr>
          <w:ilvl w:val="0"/>
          <w:numId w:val="16"/>
        </w:numPr>
      </w:pPr>
      <w:r>
        <w:t>Consultar listas públicas de otros usuarios.</w:t>
      </w:r>
    </w:p>
    <w:p w14:paraId="6E91E6F9" w14:textId="3B626043" w:rsidR="00F326BE" w:rsidRDefault="006E51F2" w:rsidP="006E51F2">
      <w:r>
        <w:t>Con estas acciones, MovieMate ofrece un mecanismo flexible para organizar contenido según los intereses de cada usuario, como listas de “pendientes por ver”, “favoritas” o colecciones temáticas.</w:t>
      </w:r>
    </w:p>
    <w:p w14:paraId="5AA8A7C9" w14:textId="0051A971" w:rsidR="006E51F2" w:rsidRDefault="006E51F2" w:rsidP="006E51F2">
      <w:pPr>
        <w:pStyle w:val="Ttulo4"/>
      </w:pPr>
      <w:r>
        <w:t>Valoraciones y reseñas</w:t>
      </w:r>
    </w:p>
    <w:p w14:paraId="6A890058" w14:textId="77777777" w:rsidR="00FD1FDC" w:rsidRDefault="00FD1FDC" w:rsidP="00FD1FDC">
      <w:pPr>
        <w:keepNext/>
        <w:jc w:val="center"/>
      </w:pPr>
      <w:r>
        <w:rPr>
          <w:noProof/>
        </w:rPr>
        <w:drawing>
          <wp:inline distT="0" distB="0" distL="0" distR="0" wp14:anchorId="5DF69503" wp14:editId="5B787FA9">
            <wp:extent cx="3179752" cy="3474720"/>
            <wp:effectExtent l="0" t="0" r="1905" b="0"/>
            <wp:docPr id="1563393303" name="Imagen 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93303" name="Imagen 9" descr="Diagrama&#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82351" cy="3477560"/>
                    </a:xfrm>
                    <a:prstGeom prst="rect">
                      <a:avLst/>
                    </a:prstGeom>
                    <a:noFill/>
                    <a:ln>
                      <a:noFill/>
                    </a:ln>
                  </pic:spPr>
                </pic:pic>
              </a:graphicData>
            </a:graphic>
          </wp:inline>
        </w:drawing>
      </w:r>
    </w:p>
    <w:p w14:paraId="46E1591A" w14:textId="440BC248" w:rsidR="00690382" w:rsidRPr="00690382" w:rsidRDefault="00FD1FDC" w:rsidP="00FD1FDC">
      <w:pPr>
        <w:pStyle w:val="Descripcin"/>
        <w:jc w:val="center"/>
      </w:pPr>
      <w:bookmarkStart w:id="53" w:name="_Toc222660526"/>
      <w:r>
        <w:t xml:space="preserve">Figura </w:t>
      </w:r>
      <w:fldSimple w:instr=" SEQ Figura \* ARABIC ">
        <w:r w:rsidR="00B82F94">
          <w:rPr>
            <w:noProof/>
          </w:rPr>
          <w:t>7</w:t>
        </w:r>
      </w:fldSimple>
      <w:r>
        <w:t xml:space="preserve">. </w:t>
      </w:r>
      <w:r w:rsidRPr="00FD1BB4">
        <w:t>Diagrama de casos de uso de valoraciones y reseñas de un usuario registrado</w:t>
      </w:r>
      <w:bookmarkEnd w:id="53"/>
    </w:p>
    <w:p w14:paraId="7B305FA9" w14:textId="43126FF9" w:rsidR="006E51F2" w:rsidRDefault="006E51F2" w:rsidP="006E51F2">
      <w:r>
        <w:t>El sistema de valoraciones y reseñas constituye otro pilar fundamental del funcionamiento de MovieMate, ya que permite a los usuarios expresar su opinión sobre las películas y series que han visto.</w:t>
      </w:r>
    </w:p>
    <w:p w14:paraId="41CF0D01" w14:textId="77777777" w:rsidR="006E51F2" w:rsidRDefault="006E51F2" w:rsidP="006E51F2">
      <w:r>
        <w:t>Entre los casos de uso asociados a las valoraciones se incluyen:</w:t>
      </w:r>
    </w:p>
    <w:p w14:paraId="09A24C18" w14:textId="3836EAAC" w:rsidR="006E51F2" w:rsidRDefault="006E51F2" w:rsidP="006E51F2">
      <w:pPr>
        <w:pStyle w:val="Prrafodelista"/>
        <w:numPr>
          <w:ilvl w:val="0"/>
          <w:numId w:val="17"/>
        </w:numPr>
      </w:pPr>
      <w:r>
        <w:t>Crear una valoración para un contenido determinado, indicando una puntuación y, opcionalmente, un comentario o reseña asociada.</w:t>
      </w:r>
    </w:p>
    <w:p w14:paraId="76B2E7FA" w14:textId="632630F2" w:rsidR="0009509B" w:rsidRDefault="0009509B" w:rsidP="006E51F2">
      <w:pPr>
        <w:pStyle w:val="Prrafodelista"/>
        <w:numPr>
          <w:ilvl w:val="0"/>
          <w:numId w:val="17"/>
        </w:numPr>
      </w:pPr>
      <w:r>
        <w:t>Editar una valoración, actualizando su puntuación y, opcionalmente, un comentario o reseña asociada.</w:t>
      </w:r>
    </w:p>
    <w:p w14:paraId="0EB8F0B1" w14:textId="23741ADA" w:rsidR="006E51F2" w:rsidRDefault="006E51F2" w:rsidP="006E51F2">
      <w:pPr>
        <w:pStyle w:val="Prrafodelista"/>
        <w:numPr>
          <w:ilvl w:val="0"/>
          <w:numId w:val="17"/>
        </w:numPr>
      </w:pPr>
      <w:r>
        <w:t>Eliminar una valoración previamente registrada.</w:t>
      </w:r>
    </w:p>
    <w:p w14:paraId="7ADAC027" w14:textId="77777777" w:rsidR="006E51F2" w:rsidRDefault="006E51F2" w:rsidP="006E51F2">
      <w:pPr>
        <w:pStyle w:val="Prrafodelista"/>
        <w:numPr>
          <w:ilvl w:val="0"/>
          <w:numId w:val="17"/>
        </w:numPr>
      </w:pPr>
      <w:r>
        <w:t>Consultar el historial de sus propias valoraciones, accediendo a un listado de películas y series valoradas por el usuario autenticado.</w:t>
      </w:r>
    </w:p>
    <w:p w14:paraId="3DD72391" w14:textId="60C90B80" w:rsidR="006E51F2" w:rsidRDefault="006E51F2" w:rsidP="006E51F2">
      <w:pPr>
        <w:pStyle w:val="Prrafodelista"/>
        <w:numPr>
          <w:ilvl w:val="0"/>
          <w:numId w:val="17"/>
        </w:numPr>
      </w:pPr>
      <w:r>
        <w:t>Consultar las valoraciones asociadas a un contenido concreto, permitiendo ver cómo ha sido recibido por el resto de los usuarios de MovieMate.</w:t>
      </w:r>
    </w:p>
    <w:p w14:paraId="7E816A62" w14:textId="0546522A" w:rsidR="006E51F2" w:rsidRDefault="006E51F2" w:rsidP="006E51F2">
      <w:pPr>
        <w:pStyle w:val="Prrafodelista"/>
        <w:numPr>
          <w:ilvl w:val="0"/>
          <w:numId w:val="17"/>
        </w:numPr>
      </w:pPr>
      <w:r>
        <w:t>Indicar que una reseña de otro usuario resulta de interés mediante mecanismos de interacción como los “me gusta”.</w:t>
      </w:r>
    </w:p>
    <w:p w14:paraId="7D0CE99E" w14:textId="7E8A4E87" w:rsidR="006E51F2" w:rsidRDefault="006E51F2" w:rsidP="006E51F2">
      <w:r>
        <w:lastRenderedPageBreak/>
        <w:t>Estas funcionalidades contribuyen a construir una base de conocimiento colectivo sobre el catálogo, que sirve de apoyo tanto para la exploración de contenido como para el componente social de la plataforma.</w:t>
      </w:r>
    </w:p>
    <w:p w14:paraId="3F220DD4" w14:textId="06062EEC" w:rsidR="00B74E84" w:rsidRDefault="00B74E84" w:rsidP="006E51F2">
      <w:r w:rsidRPr="00B74E84">
        <w:t>Gracias a estas funcionalidades, MovieMate se posiciona no solo como una herramienta de gestión de películas y series, sino también como una red social centrada en la experiencia compartida de descubrir, organizar y valorar contenido audiovisual.</w:t>
      </w:r>
    </w:p>
    <w:p w14:paraId="064595D7" w14:textId="1D1BFBAA" w:rsidR="002F0E81" w:rsidRPr="006E51F2" w:rsidRDefault="002F0E81" w:rsidP="006E51F2">
      <w:r w:rsidRPr="002F0E81">
        <w:t xml:space="preserve">Los casos de uso descritos en este apartado representan el alcance funcional general del sistema y se muestran de forma resumida mediante los diagramas correspondientes. Con el objetivo de proporcionar una especificación más precisa, cada caso de uso principal ha sido documentado utilizando una plantilla formal que describe actores, objetivos y resultados esperados. Esta documentación detallada se incluye en el </w:t>
      </w:r>
      <w:r w:rsidR="00AE5D3D">
        <w:fldChar w:fldCharType="begin"/>
      </w:r>
      <w:r w:rsidR="00AE5D3D">
        <w:instrText xml:space="preserve"> REF _Ref222095083 \h </w:instrText>
      </w:r>
      <w:r w:rsidR="00AE5D3D">
        <w:fldChar w:fldCharType="separate"/>
      </w:r>
      <w:r w:rsidR="00AE5D3D">
        <w:t>Anexo A – Especificación de casos de uso</w:t>
      </w:r>
      <w:r w:rsidR="00AE5D3D">
        <w:fldChar w:fldCharType="end"/>
      </w:r>
      <w:r w:rsidRPr="002F0E81">
        <w:t>.</w:t>
      </w:r>
    </w:p>
    <w:p w14:paraId="2BC388FD" w14:textId="05B8B71F" w:rsidR="009667EE" w:rsidRDefault="009667EE" w:rsidP="009667EE">
      <w:pPr>
        <w:pStyle w:val="Ttulo2"/>
      </w:pPr>
      <w:bookmarkStart w:id="54" w:name="_Toc222830796"/>
      <w:r w:rsidRPr="007B1868">
        <w:t>Diseño</w:t>
      </w:r>
      <w:bookmarkEnd w:id="54"/>
    </w:p>
    <w:p w14:paraId="15066524" w14:textId="556F0664" w:rsidR="003B2D44" w:rsidRDefault="003B2D44" w:rsidP="003B2D44">
      <w:r w:rsidRPr="003B2D44">
        <w:t xml:space="preserve">En este apartado se describe el diseño del sistema desarrollado, comenzando por el modelo de datos sobre el que se apoya la aplicación MovieMate y continuando posteriormente con el diseño de los componentes </w:t>
      </w:r>
      <w:r w:rsidRPr="00625E80">
        <w:rPr>
          <w:i/>
          <w:iCs/>
          <w:rPrChange w:id="55" w:author="FRANCISCO GARCIA SANCHEZ" w:date="2026-02-09T10:41:00Z" w16du:dateUtc="2026-02-09T09:41:00Z">
            <w:rPr/>
          </w:rPrChange>
        </w:rPr>
        <w:t>back</w:t>
      </w:r>
      <w:r w:rsidRPr="00625E80">
        <w:rPr>
          <w:rFonts w:ascii="Cambria Math" w:hAnsi="Cambria Math" w:cs="Cambria Math"/>
          <w:i/>
          <w:iCs/>
          <w:rPrChange w:id="56" w:author="FRANCISCO GARCIA SANCHEZ" w:date="2026-02-09T10:41:00Z" w16du:dateUtc="2026-02-09T09:41:00Z">
            <w:rPr>
              <w:rFonts w:ascii="Cambria Math" w:hAnsi="Cambria Math" w:cs="Cambria Math"/>
            </w:rPr>
          </w:rPrChange>
        </w:rPr>
        <w:t>‑</w:t>
      </w:r>
      <w:r w:rsidRPr="00625E80">
        <w:rPr>
          <w:i/>
          <w:iCs/>
          <w:rPrChange w:id="57" w:author="FRANCISCO GARCIA SANCHEZ" w:date="2026-02-09T10:41:00Z" w16du:dateUtc="2026-02-09T09:41:00Z">
            <w:rPr/>
          </w:rPrChange>
        </w:rPr>
        <w:t>end</w:t>
      </w:r>
      <w:r w:rsidRPr="003B2D44">
        <w:t xml:space="preserve"> y </w:t>
      </w:r>
      <w:r w:rsidRPr="00625E80">
        <w:rPr>
          <w:i/>
          <w:iCs/>
          <w:rPrChange w:id="58" w:author="FRANCISCO GARCIA SANCHEZ" w:date="2026-02-09T10:41:00Z" w16du:dateUtc="2026-02-09T09:41:00Z">
            <w:rPr/>
          </w:rPrChange>
        </w:rPr>
        <w:t>front</w:t>
      </w:r>
      <w:r w:rsidRPr="00625E80">
        <w:rPr>
          <w:rFonts w:ascii="Cambria Math" w:hAnsi="Cambria Math" w:cs="Cambria Math"/>
          <w:i/>
          <w:iCs/>
          <w:rPrChange w:id="59" w:author="FRANCISCO GARCIA SANCHEZ" w:date="2026-02-09T10:41:00Z" w16du:dateUtc="2026-02-09T09:41:00Z">
            <w:rPr>
              <w:rFonts w:ascii="Cambria Math" w:hAnsi="Cambria Math" w:cs="Cambria Math"/>
            </w:rPr>
          </w:rPrChange>
        </w:rPr>
        <w:t>‑</w:t>
      </w:r>
      <w:r w:rsidRPr="00625E80">
        <w:rPr>
          <w:i/>
          <w:iCs/>
          <w:rPrChange w:id="60" w:author="FRANCISCO GARCIA SANCHEZ" w:date="2026-02-09T10:41:00Z" w16du:dateUtc="2026-02-09T09:41:00Z">
            <w:rPr/>
          </w:rPrChange>
        </w:rPr>
        <w:t>end</w:t>
      </w:r>
      <w:del w:id="61" w:author="FRANCISCO GARCIA SANCHEZ" w:date="2026-03-02T06:24:00Z" w16du:dateUtc="2026-03-02T05:24:00Z">
        <w:r w:rsidR="00DA3305" w:rsidDel="008F7371">
          <w:delText xml:space="preserve"> como se muestra en la </w:delText>
        </w:r>
        <w:r w:rsidR="00DA3305" w:rsidDel="008F7371">
          <w:fldChar w:fldCharType="begin"/>
        </w:r>
        <w:r w:rsidR="00DA3305" w:rsidDel="008F7371">
          <w:delInstrText xml:space="preserve"> REF _Ref220063175 \h </w:delInstrText>
        </w:r>
        <w:r w:rsidR="00DA3305" w:rsidDel="008F7371">
          <w:fldChar w:fldCharType="separate"/>
        </w:r>
        <w:r w:rsidR="00DA3305" w:rsidDel="008F7371">
          <w:delText xml:space="preserve">Figura </w:delText>
        </w:r>
        <w:r w:rsidR="00DA3305" w:rsidDel="008F7371">
          <w:rPr>
            <w:noProof/>
          </w:rPr>
          <w:delText>8</w:delText>
        </w:r>
        <w:r w:rsidR="00DA3305" w:rsidDel="008F7371">
          <w:fldChar w:fldCharType="end"/>
        </w:r>
      </w:del>
      <w:r w:rsidRPr="003B2D44">
        <w:t xml:space="preserve">. </w:t>
      </w:r>
      <w:moveFromRangeStart w:id="62" w:author="FRANCISCO GARCIA SANCHEZ" w:date="2026-03-02T06:24:00Z" w:name="move223325095"/>
      <w:moveFrom w:id="63" w:author="FRANCISCO GARCIA SANCHEZ" w:date="2026-03-02T06:24:00Z" w16du:dateUtc="2026-03-02T05:24:00Z">
        <w:r w:rsidRPr="003B2D44" w:rsidDel="008A4D22">
          <w:t>El modelo de datos constituye la base sobre la que se construyen las funcionalidades de gesti</w:t>
        </w:r>
        <w:r w:rsidRPr="003B2D44" w:rsidDel="008A4D22">
          <w:rPr>
            <w:rFonts w:ascii="Calibri" w:hAnsi="Calibri" w:cs="Calibri"/>
          </w:rPr>
          <w:t>ó</w:t>
        </w:r>
        <w:r w:rsidRPr="003B2D44" w:rsidDel="008A4D22">
          <w:t>n, consulta y valoraci</w:t>
        </w:r>
        <w:r w:rsidRPr="003B2D44" w:rsidDel="008A4D22">
          <w:rPr>
            <w:rFonts w:ascii="Calibri" w:hAnsi="Calibri" w:cs="Calibri"/>
          </w:rPr>
          <w:t>ó</w:t>
        </w:r>
        <w:r w:rsidRPr="003B2D44" w:rsidDel="008A4D22">
          <w:t>n de pel</w:t>
        </w:r>
        <w:r w:rsidRPr="003B2D44" w:rsidDel="008A4D22">
          <w:rPr>
            <w:rFonts w:ascii="Calibri" w:hAnsi="Calibri" w:cs="Calibri"/>
          </w:rPr>
          <w:t>í</w:t>
        </w:r>
        <w:r w:rsidRPr="003B2D44" w:rsidDel="008A4D22">
          <w:t>culas y series, as</w:t>
        </w:r>
        <w:r w:rsidRPr="003B2D44" w:rsidDel="008A4D22">
          <w:rPr>
            <w:rFonts w:ascii="Calibri" w:hAnsi="Calibri" w:cs="Calibri"/>
          </w:rPr>
          <w:t>í</w:t>
        </w:r>
        <w:r w:rsidRPr="003B2D44" w:rsidDel="008A4D22">
          <w:t xml:space="preserve"> como las caracter</w:t>
        </w:r>
        <w:r w:rsidRPr="003B2D44" w:rsidDel="008A4D22">
          <w:rPr>
            <w:rFonts w:ascii="Calibri" w:hAnsi="Calibri" w:cs="Calibri"/>
          </w:rPr>
          <w:t>í</w:t>
        </w:r>
        <w:r w:rsidRPr="003B2D44" w:rsidDel="008A4D22">
          <w:t>sticas sociales de la plataforma.</w:t>
        </w:r>
      </w:moveFrom>
      <w:moveFromRangeEnd w:id="62"/>
    </w:p>
    <w:p w14:paraId="38F39F3D" w14:textId="79AB034E" w:rsidR="006206BC" w:rsidRDefault="00A80F87" w:rsidP="00B82F94">
      <w:r w:rsidRPr="00A80F87">
        <w:t>El diseño se ha planteado siguiendo una arquitectura en capas, separando claramente la persistencia de datos, la lógica de negocio y la exposición de servicios mediante una API REST, lo que facilita el mantenimiento y la evolución futura del sistema.</w:t>
      </w:r>
    </w:p>
    <w:p w14:paraId="7586F7BE" w14:textId="20BCC636" w:rsidR="009667EE" w:rsidRDefault="009667EE" w:rsidP="009667EE">
      <w:pPr>
        <w:pStyle w:val="Ttulo3"/>
      </w:pPr>
      <w:bookmarkStart w:id="64" w:name="_Toc222830797"/>
      <w:r w:rsidRPr="007B1868">
        <w:t>Modelo de datos</w:t>
      </w:r>
      <w:bookmarkEnd w:id="64"/>
    </w:p>
    <w:p w14:paraId="10E08D57" w14:textId="60FCBBC1" w:rsidR="003B2D44" w:rsidRDefault="008A4D22" w:rsidP="003B2D44">
      <w:moveToRangeStart w:id="65" w:author="FRANCISCO GARCIA SANCHEZ" w:date="2026-03-02T06:24:00Z" w:name="move223325095"/>
      <w:moveTo w:id="66" w:author="FRANCISCO GARCIA SANCHEZ" w:date="2026-03-02T06:24:00Z" w16du:dateUtc="2026-03-02T05:24:00Z">
        <w:r w:rsidRPr="003B2D44">
          <w:t>El modelo de datos constituye la base sobre la que se construyen las funcionalidades de gesti</w:t>
        </w:r>
        <w:r w:rsidRPr="003B2D44">
          <w:rPr>
            <w:rFonts w:ascii="Calibri" w:hAnsi="Calibri" w:cs="Calibri"/>
          </w:rPr>
          <w:t>ó</w:t>
        </w:r>
        <w:r w:rsidRPr="003B2D44">
          <w:t>n, consulta y valoraci</w:t>
        </w:r>
        <w:r w:rsidRPr="003B2D44">
          <w:rPr>
            <w:rFonts w:ascii="Calibri" w:hAnsi="Calibri" w:cs="Calibri"/>
          </w:rPr>
          <w:t>ó</w:t>
        </w:r>
        <w:r w:rsidRPr="003B2D44">
          <w:t>n de pel</w:t>
        </w:r>
        <w:r w:rsidRPr="003B2D44">
          <w:rPr>
            <w:rFonts w:ascii="Calibri" w:hAnsi="Calibri" w:cs="Calibri"/>
          </w:rPr>
          <w:t>í</w:t>
        </w:r>
        <w:r w:rsidRPr="003B2D44">
          <w:t>culas y series, as</w:t>
        </w:r>
        <w:r w:rsidRPr="003B2D44">
          <w:rPr>
            <w:rFonts w:ascii="Calibri" w:hAnsi="Calibri" w:cs="Calibri"/>
          </w:rPr>
          <w:t>í</w:t>
        </w:r>
        <w:r w:rsidRPr="003B2D44">
          <w:t xml:space="preserve"> como las caracter</w:t>
        </w:r>
        <w:r w:rsidRPr="003B2D44">
          <w:rPr>
            <w:rFonts w:ascii="Calibri" w:hAnsi="Calibri" w:cs="Calibri"/>
          </w:rPr>
          <w:t>í</w:t>
        </w:r>
        <w:r w:rsidRPr="003B2D44">
          <w:t>sticas sociales de la plataforma.</w:t>
        </w:r>
      </w:moveTo>
      <w:moveToRangeEnd w:id="65"/>
      <w:ins w:id="67" w:author="FRANCISCO GARCIA SANCHEZ" w:date="2026-03-02T06:24:00Z" w16du:dateUtc="2026-03-02T05:24:00Z">
        <w:r>
          <w:t xml:space="preserve"> </w:t>
        </w:r>
      </w:ins>
      <w:r w:rsidR="00DA3305">
        <w:t xml:space="preserve">Como se puede ver en la </w:t>
      </w:r>
      <w:r w:rsidR="00DA3305">
        <w:fldChar w:fldCharType="begin"/>
      </w:r>
      <w:r w:rsidR="00DA3305">
        <w:instrText xml:space="preserve"> REF _Ref220063059 \h </w:instrText>
      </w:r>
      <w:r w:rsidR="00DA3305">
        <w:fldChar w:fldCharType="separate"/>
      </w:r>
      <w:r w:rsidR="00577117">
        <w:t xml:space="preserve">Figura </w:t>
      </w:r>
      <w:r w:rsidR="00577117">
        <w:rPr>
          <w:noProof/>
        </w:rPr>
        <w:t>8</w:t>
      </w:r>
      <w:r w:rsidR="00DA3305">
        <w:fldChar w:fldCharType="end"/>
      </w:r>
      <w:r w:rsidR="00DA3305">
        <w:t>, e</w:t>
      </w:r>
      <w:r w:rsidR="003B2D44">
        <w:t>l modelo de datos de MovieMate se ha diseñado siguiendo un enfoque relaciona</w:t>
      </w:r>
      <w:r w:rsidR="00FE5992">
        <w:t>l</w:t>
      </w:r>
      <w:r w:rsidR="003B2D44">
        <w:t xml:space="preserve">. El objetivo principal ha sido representar de forma coherente las entidades clave del dominio </w:t>
      </w:r>
      <w:r w:rsidR="00FA4676">
        <w:t>(</w:t>
      </w:r>
      <w:r w:rsidR="003B2D44">
        <w:t>películas, series, usuarios, listas</w:t>
      </w:r>
      <w:r w:rsidR="00577117">
        <w:t xml:space="preserve">, </w:t>
      </w:r>
      <w:r w:rsidR="003B2D44">
        <w:t>valoraciones</w:t>
      </w:r>
      <w:r w:rsidR="00577117">
        <w:t xml:space="preserve"> y relaciones sociales</w:t>
      </w:r>
      <w:r w:rsidR="00FA4676">
        <w:t>)</w:t>
      </w:r>
      <w:r w:rsidR="003B2D44">
        <w:t>, así como las relaciones entre ellas, manteniendo un equilibrio entre normalización, eficiencia en las consultas y claridad conceptual.</w:t>
      </w:r>
    </w:p>
    <w:p w14:paraId="70FCBE5C" w14:textId="77777777" w:rsidR="00DA3305" w:rsidRDefault="00DA3305" w:rsidP="00DA3305">
      <w:pPr>
        <w:keepNext/>
        <w:jc w:val="center"/>
      </w:pPr>
      <w:r w:rsidRPr="00DA3305">
        <w:rPr>
          <w:noProof/>
        </w:rPr>
        <w:lastRenderedPageBreak/>
        <w:drawing>
          <wp:inline distT="0" distB="0" distL="0" distR="0" wp14:anchorId="7B76188F" wp14:editId="43D83A13">
            <wp:extent cx="3464322" cy="4133081"/>
            <wp:effectExtent l="0" t="0" r="3175" b="1270"/>
            <wp:docPr id="41822251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22519" name="Imagen 2"/>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3464322" cy="4133081"/>
                    </a:xfrm>
                    <a:prstGeom prst="rect">
                      <a:avLst/>
                    </a:prstGeom>
                    <a:noFill/>
                    <a:ln>
                      <a:noFill/>
                    </a:ln>
                  </pic:spPr>
                </pic:pic>
              </a:graphicData>
            </a:graphic>
          </wp:inline>
        </w:drawing>
      </w:r>
    </w:p>
    <w:p w14:paraId="5AA719AD" w14:textId="4E2A36ED" w:rsidR="00DA3305" w:rsidRDefault="00DA3305" w:rsidP="00DA3305">
      <w:pPr>
        <w:pStyle w:val="Descripcin"/>
        <w:jc w:val="center"/>
      </w:pPr>
      <w:bookmarkStart w:id="68" w:name="_Ref220063059"/>
      <w:bookmarkStart w:id="69" w:name="_Toc222660527"/>
      <w:r>
        <w:t xml:space="preserve">Figura </w:t>
      </w:r>
      <w:fldSimple w:instr=" SEQ Figura \* ARABIC ">
        <w:r w:rsidR="00B82F94">
          <w:rPr>
            <w:noProof/>
          </w:rPr>
          <w:t>8</w:t>
        </w:r>
      </w:fldSimple>
      <w:bookmarkEnd w:id="68"/>
      <w:r>
        <w:t xml:space="preserve">. Diagrama </w:t>
      </w:r>
      <w:r w:rsidR="00996EB3">
        <w:t>entidad-relación</w:t>
      </w:r>
      <w:r>
        <w:t xml:space="preserve"> de MovieMate</w:t>
      </w:r>
      <w:bookmarkEnd w:id="69"/>
    </w:p>
    <w:p w14:paraId="20C41259" w14:textId="23C13CDA" w:rsidR="003B2D44" w:rsidRDefault="003B2D44" w:rsidP="003B2D44">
      <w:del w:id="70" w:author="FRANCISCO GARCIA SANCHEZ" w:date="2026-02-09T11:00:00Z" w16du:dateUtc="2026-02-09T10:00:00Z">
        <w:r w:rsidDel="00B828B5">
          <w:delText>​</w:delText>
        </w:r>
      </w:del>
      <w:del w:id="71" w:author="FRANCISCO GARCIA SANCHEZ" w:date="2026-03-02T06:25:00Z" w16du:dateUtc="2026-03-02T05:25:00Z">
        <w:r w:rsidR="00577117" w:rsidRPr="00577117" w:rsidDel="00B655E5">
          <w:delText xml:space="preserve"> </w:delText>
        </w:r>
      </w:del>
      <w:r w:rsidR="00577117" w:rsidRPr="00577117">
        <w:t xml:space="preserve">En el núcleo del modelo se encuentra la entidad </w:t>
      </w:r>
      <w:commentRangeStart w:id="72"/>
      <w:r w:rsidR="00577117" w:rsidRPr="00B655E5">
        <w:rPr>
          <w:rFonts w:ascii="Courier New" w:hAnsi="Courier New" w:cs="Courier New"/>
          <w:rPrChange w:id="73" w:author="FRANCISCO GARCIA SANCHEZ" w:date="2026-03-02T06:25:00Z" w16du:dateUtc="2026-03-02T05:25:00Z">
            <w:rPr/>
          </w:rPrChange>
        </w:rPr>
        <w:t>User</w:t>
      </w:r>
      <w:commentRangeEnd w:id="72"/>
      <w:r w:rsidR="00DD7A78" w:rsidRPr="00577117">
        <w:rPr>
          <w:rStyle w:val="Refdecomentario"/>
          <w:sz w:val="22"/>
          <w:szCs w:val="22"/>
        </w:rPr>
        <w:commentReference w:id="72"/>
      </w:r>
      <w:r w:rsidR="00577117" w:rsidRPr="00577117">
        <w:t>, que representa a los usuarios registrados en la plataforma. Cada usuario dispone de un identificador único, credenciales de acceso, información de perfil (nombre de usuario, nombre completo, correo electrónico, biografía e imagen de perfil) y metadatos de auditoría, como las fechas de creación y actualización. Asimismo, la entidad incorpora un atributo que determina el nivel de visibilidad del perfil (público o privado), permitiendo introducir restricciones condicionales en el acceso a la información social del usuario. Esta entidad actúa como punto de anclaje para gran parte de las relaciones del sistema, dado que los usuarios son los responsables de crear listas, emitir valoraciones y establecer vínculos sociales con otros miembros de la plataforma.</w:t>
      </w:r>
    </w:p>
    <w:p w14:paraId="05EBAF50" w14:textId="2381DAEC" w:rsidR="00577117" w:rsidRDefault="003B2D44" w:rsidP="00577117">
      <w:del w:id="74" w:author="FRANCISCO GARCIA SANCHEZ" w:date="2026-02-09T11:00:00Z" w16du:dateUtc="2026-02-09T10:00:00Z">
        <w:r w:rsidDel="00B828B5">
          <w:delText>​</w:delText>
        </w:r>
      </w:del>
      <w:del w:id="75" w:author="FRANCISCO GARCIA SANCHEZ" w:date="2026-03-02T06:27:00Z" w16du:dateUtc="2026-03-02T05:27:00Z">
        <w:r w:rsidR="00577117" w:rsidRPr="00577117" w:rsidDel="00233551">
          <w:delText xml:space="preserve"> </w:delText>
        </w:r>
      </w:del>
      <w:r w:rsidR="00577117">
        <w:t xml:space="preserve">La entidad </w:t>
      </w:r>
      <w:r w:rsidR="00577117" w:rsidRPr="00233551">
        <w:rPr>
          <w:rFonts w:ascii="Courier New" w:hAnsi="Courier New" w:cs="Courier New"/>
          <w:rPrChange w:id="76" w:author="FRANCISCO GARCIA SANCHEZ" w:date="2026-03-02T06:27:00Z" w16du:dateUtc="2026-03-02T05:27:00Z">
            <w:rPr/>
          </w:rPrChange>
        </w:rPr>
        <w:t>Content</w:t>
      </w:r>
      <w:r w:rsidR="00577117">
        <w:t xml:space="preserve"> modela el contenido audiovisual gestionado por MovieMate, abarcando tanto películas como series mediante un atributo que indica el tipo de contenido. Para cada elemento se almacenan identificadores internos y externos, incluyendo el identificador de TMDB, así como atributos descriptivos como el título, la sinopsis, la fecha de estreno y los recursos gráficos asociados.</w:t>
      </w:r>
    </w:p>
    <w:p w14:paraId="59EBFE24" w14:textId="77777777" w:rsidR="00577117" w:rsidRDefault="00577117" w:rsidP="00577117">
      <w:r>
        <w:t>Además de los datos descriptivos, la entidad distingue entre métricas externas, procedentes de la API de TMDB (puntuación global y número de votos), y métricas internas generadas por la propia aplicación (puntuación media y número de valoraciones de los usuarios de MovieMate). Esta separación permite mantener independencia respecto a la fuente externa y facilita el cálculo eficiente de estadísticas propias.</w:t>
      </w:r>
    </w:p>
    <w:p w14:paraId="3DC405D9" w14:textId="3E138196" w:rsidR="00577117" w:rsidRDefault="00577117" w:rsidP="00577117">
      <w:r>
        <w:lastRenderedPageBreak/>
        <w:t xml:space="preserve">El modelo incorpora también información relacionada con la sincronización del contenido con la API externa. Para ello se almacenan marcas temporales de </w:t>
      </w:r>
      <w:ins w:id="77" w:author="FRANCISCO GARCIA SANCHEZ" w:date="2026-03-02T06:29:00Z" w16du:dateUtc="2026-03-02T05:29:00Z">
        <w:r w:rsidR="00250C11">
          <w:t>‘</w:t>
        </w:r>
      </w:ins>
      <w:r>
        <w:t>última actualización</w:t>
      </w:r>
      <w:ins w:id="78" w:author="FRANCISCO GARCIA SANCHEZ" w:date="2026-03-02T06:29:00Z" w16du:dateUtc="2026-03-02T05:29:00Z">
        <w:r w:rsidR="00250C11">
          <w:t>’</w:t>
        </w:r>
      </w:ins>
      <w:r>
        <w:t xml:space="preserve"> y </w:t>
      </w:r>
      <w:ins w:id="79" w:author="FRANCISCO GARCIA SANCHEZ" w:date="2026-03-02T06:29:00Z" w16du:dateUtc="2026-03-02T05:29:00Z">
        <w:r w:rsidR="00250C11">
          <w:t>‘</w:t>
        </w:r>
      </w:ins>
      <w:r>
        <w:t>última interacción</w:t>
      </w:r>
      <w:ins w:id="80" w:author="FRANCISCO GARCIA SANCHEZ" w:date="2026-03-02T06:29:00Z" w16du:dateUtc="2026-03-02T05:29:00Z">
        <w:r w:rsidR="00250C11">
          <w:t>’</w:t>
        </w:r>
      </w:ins>
      <w:r>
        <w:t>, así como un estado que indica si el contenido se encuentra actualizado, potencialmente desactualizado o en proceso de sincronización. Este mecanismo permite adoptar una estrategia de persistencia bajo demanda: el contenido se almacena únicamente cuando existe interacción real por parte de los usuarios, reduciendo así la dependencia directa de la API externa y optimizando el rendimiento del sistema.</w:t>
      </w:r>
    </w:p>
    <w:p w14:paraId="6AB146BC" w14:textId="24213A2A" w:rsidR="003B2D44" w:rsidRDefault="00577117" w:rsidP="00577117">
      <w:r>
        <w:t>En relación con la clasificación temática, los géneros asociados a cada contenido se gestionan mediante una colección almacenada en una tabla independiente, lo que permite modelar de forma flexible la relación entre contenido y categorías sin necesidad de crear una entidad específica para cada género.</w:t>
      </w:r>
    </w:p>
    <w:p w14:paraId="1C49D58D" w14:textId="54685E20" w:rsidR="003B2D44" w:rsidRDefault="003B2D44" w:rsidP="003B2D44">
      <w:del w:id="81" w:author="FRANCISCO GARCIA SANCHEZ" w:date="2026-02-09T11:00:00Z" w16du:dateUtc="2026-02-09T10:00:00Z">
        <w:r w:rsidDel="00B828B5">
          <w:delText>​</w:delText>
        </w:r>
      </w:del>
      <w:r>
        <w:t xml:space="preserve">La relación entre usuarios y contenido se articula principalmente a través de la entidad </w:t>
      </w:r>
      <w:r w:rsidRPr="00061186">
        <w:rPr>
          <w:rFonts w:ascii="Courier New" w:hAnsi="Courier New" w:cs="Courier New"/>
        </w:rPr>
        <w:t>Rating</w:t>
      </w:r>
      <w:r>
        <w:t>, que representa las valoraciones y reseñas emitidas por los usuarios sobre películas y series. Cada registro de esta tabla asocia un usuario con un contenido concreto, almacenando la puntuación otorgada, el texto opcional de la reseña y las marcas temporales de creación y actualización. Este diseño permite calcular estadísticas agregadas sobre el contenido, como puntuaciones medias o número de valoraciones, al tiempo que ofrece un historial de la actividad de cada usuario.</w:t>
      </w:r>
    </w:p>
    <w:p w14:paraId="3653233B" w14:textId="5B1087EF" w:rsidR="003B2D44" w:rsidRDefault="003B2D44" w:rsidP="003B2D44">
      <w:del w:id="82" w:author="FRANCISCO GARCIA SANCHEZ" w:date="2026-02-09T11:00:00Z" w16du:dateUtc="2026-02-09T10:00:00Z">
        <w:r w:rsidDel="00B828B5">
          <w:delText>​</w:delText>
        </w:r>
      </w:del>
      <w:r>
        <w:t xml:space="preserve">La organización personalizada del contenido se materializa mediante la entidad </w:t>
      </w:r>
      <w:r w:rsidRPr="00061186">
        <w:rPr>
          <w:rFonts w:ascii="Courier New" w:hAnsi="Courier New" w:cs="Courier New"/>
        </w:rPr>
        <w:t>List</w:t>
      </w:r>
      <w:r>
        <w:t>, que recoge las listas creadas por los usuarios para agrupar películas y series según distintos criterios (por ejemplo, “Por ver”, “Favoritas” o colecciones temáticas). Cada lista está asociada a un único usuario propietario y cuenta con atributos como el nombre, la descripción, el tipo de lista y el nivel de visibilidad (pública o privada). La relación muchos</w:t>
      </w:r>
      <w:r>
        <w:rPr>
          <w:rFonts w:ascii="Cambria Math" w:hAnsi="Cambria Math" w:cs="Cambria Math"/>
        </w:rPr>
        <w:t>‑</w:t>
      </w:r>
      <w:r>
        <w:t>a</w:t>
      </w:r>
      <w:r>
        <w:rPr>
          <w:rFonts w:ascii="Cambria Math" w:hAnsi="Cambria Math" w:cs="Cambria Math"/>
        </w:rPr>
        <w:t>‑</w:t>
      </w:r>
      <w:r>
        <w:t>muchos entre listas y contenido se resuelve mediante una tabla intermedia que almacena los elementos incluidos en cada lista, permitiendo además incorporar información adicional como el orden de aparición o la fecha de incorporación.</w:t>
      </w:r>
    </w:p>
    <w:p w14:paraId="19879476" w14:textId="77777777" w:rsidR="00086A02" w:rsidRDefault="003B2D44" w:rsidP="003B2D44">
      <w:del w:id="83" w:author="FRANCISCO GARCIA SANCHEZ" w:date="2026-02-09T11:00:00Z" w16du:dateUtc="2026-02-09T10:00:00Z">
        <w:r w:rsidDel="00B828B5">
          <w:delText>​</w:delText>
        </w:r>
      </w:del>
      <w:r>
        <w:t xml:space="preserve">El componente social del sistema se modela a través de la entidad </w:t>
      </w:r>
      <w:r w:rsidRPr="00061186">
        <w:rPr>
          <w:rFonts w:ascii="Courier New" w:hAnsi="Courier New" w:cs="Courier New"/>
        </w:rPr>
        <w:t>Follower</w:t>
      </w:r>
      <w:r>
        <w:t xml:space="preserve">, que representa el vínculo entre usuarios seguidores y usuarios seguidos. Cada registro enlaza dos usuarios distintos, evitando duplicidades mediante restricciones de unicidad y previniendo la </w:t>
      </w:r>
      <w:r w:rsidR="000E65A2">
        <w:t>auto</w:t>
      </w:r>
      <w:r w:rsidR="00061186">
        <w:t>r</w:t>
      </w:r>
      <w:r w:rsidR="000E65A2">
        <w:t>referencia</w:t>
      </w:r>
      <w:r>
        <w:t xml:space="preserve">. Esta estructura permite construir las listas de seguidores y seguidos de cada usuario y soporta funcionalidades como el </w:t>
      </w:r>
      <w:r w:rsidRPr="001474F6">
        <w:rPr>
          <w:i/>
          <w:iCs/>
          <w:rPrChange w:id="84" w:author="FRANCISCO GARCIA SANCHEZ" w:date="2026-02-09T11:01:00Z" w16du:dateUtc="2026-02-09T10:01:00Z">
            <w:rPr/>
          </w:rPrChange>
        </w:rPr>
        <w:t>feed</w:t>
      </w:r>
      <w:r>
        <w:t xml:space="preserve"> de actividad personalizado, basado en las acciones de los usuarios seguidos.</w:t>
      </w:r>
    </w:p>
    <w:p w14:paraId="7C6BA11D" w14:textId="48FB845F" w:rsidR="00086A02" w:rsidRDefault="00086A02" w:rsidP="00086A02">
      <w:r>
        <w:t xml:space="preserve">Por otro lado, la entidad </w:t>
      </w:r>
      <w:r w:rsidRPr="00AC286B">
        <w:rPr>
          <w:rFonts w:ascii="Courier New" w:hAnsi="Courier New" w:cs="Courier New"/>
        </w:rPr>
        <w:t>FollowRequest</w:t>
      </w:r>
      <w:r>
        <w:t xml:space="preserve"> modela el proceso previo a la confirmación de una relación social cuando el perfil del usuario es privado. Cada solicitud enlaza un usuario emisor y un usuario receptor, incorporando un estado que permite distinguir entre solicitudes pendientes, aceptadas, rechazadas o canceladas. La existencia de esta entidad permite representar explícitamente el ciclo de vida completo de una solicitud de seguimiento y aplicar reglas de negocio diferenciadas en función de su estado.</w:t>
      </w:r>
    </w:p>
    <w:p w14:paraId="07137365" w14:textId="4810D656" w:rsidR="00086A02" w:rsidRDefault="00086A02" w:rsidP="00086A02">
      <w:r>
        <w:t xml:space="preserve">Con el fin de reforzar la interacción social, el modelo incluye además la entidad </w:t>
      </w:r>
      <w:r w:rsidRPr="00AC286B">
        <w:rPr>
          <w:rFonts w:ascii="Courier New" w:hAnsi="Courier New" w:cs="Courier New"/>
        </w:rPr>
        <w:t>Notification</w:t>
      </w:r>
      <w:r>
        <w:t xml:space="preserve">, destinada a registrar eventos relevantes para los usuarios. Cada notificación se asocia a un usuario receptor y, opcionalmente, a un usuario emisor, almacenando el tipo de </w:t>
      </w:r>
      <w:r>
        <w:lastRenderedPageBreak/>
        <w:t>evento que la ha generado y una referencia al recurso relacionado. Entre los eventos contemplados se encuentran la recepción de solicitudes de seguimiento, la aceptación de dichas solicitudes, la incorporación de nuevos seguidores o las interacciones positivas sobre valoraciones. La entidad incorpora asimismo un indicador de lectura que permite distinguir entre notificaciones pendientes y ya procesadas, facilitando la gestión eficiente de la actividad reciente.</w:t>
      </w:r>
    </w:p>
    <w:p w14:paraId="070CABFA" w14:textId="3A8849E4" w:rsidR="003B2D44" w:rsidRDefault="003B2D44" w:rsidP="003B2D44">
      <w:r>
        <w:t xml:space="preserve">​Por último, el modelo de datos incluye una entidad </w:t>
      </w:r>
      <w:r w:rsidRPr="00061186">
        <w:rPr>
          <w:rFonts w:ascii="Courier New" w:hAnsi="Courier New" w:cs="Courier New"/>
        </w:rPr>
        <w:t>UserStats</w:t>
      </w:r>
      <w:r>
        <w:t xml:space="preserve"> destinada a almacenar estadísticas agregadas sobre el comportamiento de los usuarios en la plataforma, tales como el número de películas y series vistas, el total de valoraciones emitidas o el tiempo de visionado acumulado. Esta tabla se encuentra vinculada uno</w:t>
      </w:r>
      <w:r>
        <w:rPr>
          <w:rFonts w:ascii="Cambria Math" w:hAnsi="Cambria Math" w:cs="Cambria Math"/>
        </w:rPr>
        <w:t>‑</w:t>
      </w:r>
      <w:r>
        <w:t>a</w:t>
      </w:r>
      <w:r>
        <w:rPr>
          <w:rFonts w:ascii="Cambria Math" w:hAnsi="Cambria Math" w:cs="Cambria Math"/>
        </w:rPr>
        <w:t>‑</w:t>
      </w:r>
      <w:r>
        <w:t xml:space="preserve">uno con la entidad </w:t>
      </w:r>
      <w:r w:rsidRPr="00061186">
        <w:rPr>
          <w:rFonts w:ascii="Courier New" w:hAnsi="Courier New" w:cs="Courier New"/>
        </w:rPr>
        <w:t>User</w:t>
      </w:r>
      <w:r>
        <w:t xml:space="preserve"> y se actualiza de forma peri</w:t>
      </w:r>
      <w:r>
        <w:rPr>
          <w:rFonts w:ascii="Calibri" w:hAnsi="Calibri" w:cs="Calibri"/>
        </w:rPr>
        <w:t>ó</w:t>
      </w:r>
      <w:r>
        <w:t>dica o bajo demanda a partir de la informaci</w:t>
      </w:r>
      <w:r>
        <w:rPr>
          <w:rFonts w:ascii="Calibri" w:hAnsi="Calibri" w:cs="Calibri"/>
        </w:rPr>
        <w:t>ó</w:t>
      </w:r>
      <w:r>
        <w:t xml:space="preserve">n registrada en </w:t>
      </w:r>
      <w:r w:rsidRPr="00061186">
        <w:rPr>
          <w:rFonts w:ascii="Courier New" w:hAnsi="Courier New" w:cs="Courier New"/>
        </w:rPr>
        <w:t>Ratings</w:t>
      </w:r>
      <w:r>
        <w:t xml:space="preserve"> y otros componentes del sistema. Esta separaci</w:t>
      </w:r>
      <w:r>
        <w:rPr>
          <w:rFonts w:ascii="Calibri" w:hAnsi="Calibri" w:cs="Calibri"/>
        </w:rPr>
        <w:t>ó</w:t>
      </w:r>
      <w:r>
        <w:t>n de responsabilidades permite optimizar las consultas frecuentes sobre estadísticas sin sobrecargar las tablas transaccionales.</w:t>
      </w:r>
    </w:p>
    <w:p w14:paraId="3AB46405" w14:textId="0C2E391D" w:rsidR="003B2D44" w:rsidRPr="003B2D44" w:rsidRDefault="003B2D44" w:rsidP="003B2D44">
      <w:r>
        <w:t>En conjunto, el modelo de datos de MovieMate proporciona una base sólida para soportar las funcionalidades centrales del sistema: gestión y valoración de contenido audiovisual, organización mediante listas personalizadas y construcción de una red social alrededor de la actividad de los usuarios. La estructura relacional elegida facilita tanto la consistencia de los datos como la extensibilidad futura del sistema, permitiendo incorporar nuevas entidades y relaciones si se amplían los requisitos funcionales.</w:t>
      </w:r>
    </w:p>
    <w:p>
      <w:pPr>
        <w:pStyle w:val="Normal"/>
      </w:pPr>
      <w:r>
        <w:t xml:space="preserve">Para registrar la interacción de los usuarios sobre las valoraciones, el modelo incorpora dos entidades adicionales. Comment almacena los comentarios escritos por otros usuarios sobre una reseña concreta, asociando el texto del comentario tanto al usuario autor como a la valoración referenciada, con soporte de borrado lógico (campo deleted). ReviewLike modela los «me gusta» que los usuarios pueden dar a las reseñas de otros, garantizando mediante una restricción de unicidad que un mismo usuario no puede dar más de un like a la misma valoración.</w:t>
      </w:r>
    </w:p>
    <w:p>
      <w:pPr>
        <w:pStyle w:val="Normal"/>
      </w:pPr>
      <w:r>
        <w:t xml:space="preserve">El seguimiento del visionado de contenido televisivo se gestiona a través de la entidad EpisodeWatch, que almacena los episodios individuales marcados como vistos por cada usuario. Cada registro identifica la serie mediante su identificador de TMDB, el número de temporada y el número de episodio, con una restricción de unicidad sobre la combinación de estos cuatro campos que impide registros duplicados. Los comentarios sobre las listas personalizadas se modelan mediante ListComment, que asocia un texto con un usuario autor y la lista comentada, e incorpora igualmente borrado lógico para preservar la integridad referencial.</w:t>
      </w:r>
    </w:p>
    <w:p>
      <w:pPr>
        <w:pStyle w:val="Normal"/>
      </w:pPr>
      <w:r>
        <w:t xml:space="preserve">La plataforma incluye además un sistema de moderación de contenido articulado mediante la entidad ContentReport, que permite a los usuarios reportar valoraciones o comentarios inapropiados. Cada reporte registra el tipo de objeto denunciado (RATING o COMMENT), el motivo de la denuncia (SPAM, INAPPROPRIATE, SPOILER u OTHER) y el estado de gestión (PENDING, RESOLVED o DISMISSED). Finalmente, la entidad UserBadge materializa el sistema de gamificación de la plataforma, almacenando las insignias concedidas a cada usuario con la fecha de concesión. La combinación de usuario e insignia está sujeta a una restricción de unicidad para garantizar que cada usuario sólo puede obtener cada insignia una vez.</w:t>
      </w:r>
    </w:p>
    <w:p w14:paraId="6AB6FF2C" w14:textId="12F12FA2" w:rsidR="009667EE" w:rsidRPr="007B1868" w:rsidRDefault="009667EE" w:rsidP="009667EE">
      <w:pPr>
        <w:pStyle w:val="Ttulo3"/>
      </w:pPr>
      <w:bookmarkStart w:id="85" w:name="_Toc222830798"/>
      <w:r w:rsidRPr="007B1868">
        <w:t>Diseño del back-end</w:t>
      </w:r>
      <w:bookmarkEnd w:id="85"/>
    </w:p>
    <w:p w14:paraId="35FEE00D" w14:textId="5CD42688" w:rsidR="003B2D44" w:rsidRDefault="003B2D44" w:rsidP="003B2D44">
      <w:r>
        <w:t xml:space="preserve">El diseño del </w:t>
      </w:r>
      <w:r w:rsidRPr="00E279CD">
        <w:rPr>
          <w:i/>
          <w:iCs/>
        </w:rPr>
        <w:t>back</w:t>
      </w:r>
      <w:r w:rsidRPr="00E279CD">
        <w:rPr>
          <w:rFonts w:ascii="Cambria Math" w:hAnsi="Cambria Math" w:cs="Cambria Math"/>
          <w:i/>
          <w:iCs/>
        </w:rPr>
        <w:t>‑</w:t>
      </w:r>
      <w:r w:rsidRPr="00E279CD">
        <w:rPr>
          <w:i/>
          <w:iCs/>
        </w:rPr>
        <w:t>end</w:t>
      </w:r>
      <w:r>
        <w:t xml:space="preserve"> de MovieMate sigue una arquitectura en tres capas basada en el patr</w:t>
      </w:r>
      <w:r>
        <w:rPr>
          <w:rFonts w:ascii="Calibri" w:hAnsi="Calibri" w:cs="Calibri"/>
        </w:rPr>
        <w:t>ó</w:t>
      </w:r>
      <w:r>
        <w:t>n MVC, donde se separan claramente los controladores web, la l</w:t>
      </w:r>
      <w:r>
        <w:rPr>
          <w:rFonts w:ascii="Calibri" w:hAnsi="Calibri" w:cs="Calibri"/>
        </w:rPr>
        <w:t>ó</w:t>
      </w:r>
      <w:r>
        <w:t>gica de negocio y el acceso a datos. El servidor expon</w:t>
      </w:r>
      <w:r w:rsidR="00685C87">
        <w:t>e</w:t>
      </w:r>
      <w:r>
        <w:t xml:space="preserve"> una API RESTful consumida por el cliente web y potencialmente por otros clientes de terceros.</w:t>
      </w:r>
    </w:p>
    <w:p w14:paraId="4BCFA7EB" w14:textId="765E4118" w:rsidR="003B2D44" w:rsidRDefault="003B2D44" w:rsidP="003B2D44">
      <w:r>
        <w:t xml:space="preserve">En la capa de presentación se sitúan los controladores REST, encargados de recibir las peticiones HTTP, validar los datos de entrada y devolver respuestas JSON adecuadas. Estos controladores están organizados por dominios funcionales, agrupando </w:t>
      </w:r>
      <w:r w:rsidRPr="00EC4770">
        <w:rPr>
          <w:i/>
          <w:iCs/>
          <w:rPrChange w:id="86" w:author="FRANCISCO GARCIA SANCHEZ" w:date="2026-02-09T11:05:00Z" w16du:dateUtc="2026-02-09T10:05:00Z">
            <w:rPr/>
          </w:rPrChange>
        </w:rPr>
        <w:t>endpoints</w:t>
      </w:r>
      <w:r>
        <w:t xml:space="preserve"> relacionados con autenticación, usuarios, contenido, listas, valoraciones, seguidores o actividad. Cada controlador delega la lógica de negocio en servicios especializados, evitando mezclar reglas de negocio con detalles de transporte.</w:t>
      </w:r>
    </w:p>
    <w:p w14:paraId="78E3E24B" w14:textId="5EE445FF" w:rsidR="003B2D44" w:rsidRDefault="003B2D44" w:rsidP="003B2D44">
      <w:r>
        <w:t xml:space="preserve">La capa de aplicación está formada por servicios que encapsulan la lógica de negocio de la plataforma, coordinando las operaciones entre las distintas entidades y repositorios. Estos servicios implementan casos de uso como la creación de listas, la emisión de valoraciones, la actualización de estadísticas de usuario o la generación del </w:t>
      </w:r>
      <w:r w:rsidRPr="00640D24">
        <w:rPr>
          <w:i/>
          <w:iCs/>
          <w:rPrChange w:id="87" w:author="FRANCISCO GARCIA SANCHEZ" w:date="2026-02-09T11:17:00Z" w16du:dateUtc="2026-02-09T10:17:00Z">
            <w:rPr/>
          </w:rPrChange>
        </w:rPr>
        <w:t>feed</w:t>
      </w:r>
      <w:r>
        <w:t xml:space="preserve"> de actividad, garantizando la consistencia de los datos y aplicando las validaciones necesarias. Adicionalmente, se incluye un servicio de integración con TMDB, responsable de sincronizar información externa de películas y series con el modelo interno de la aplicación.</w:t>
      </w:r>
    </w:p>
    <w:p w14:paraId="18A1B30D" w14:textId="1FDFC021" w:rsidR="003B2D44" w:rsidRDefault="003B2D44" w:rsidP="003B2D44">
      <w:r>
        <w:t>La capa de persistencia defin</w:t>
      </w:r>
      <w:r w:rsidR="00685C87">
        <w:t>e</w:t>
      </w:r>
      <w:r>
        <w:t xml:space="preserve"> repositorios por cada entidad principal del dominio. Estos repositorios proporcionan operaciones CRUD</w:t>
      </w:r>
      <w:r w:rsidR="00FD7390">
        <w:t xml:space="preserve"> (</w:t>
      </w:r>
      <w:r w:rsidR="00FD7390" w:rsidRPr="00977370">
        <w:rPr>
          <w:i/>
          <w:iCs/>
        </w:rPr>
        <w:t>Create, Read, Update, Delete</w:t>
      </w:r>
      <w:r w:rsidR="00FD7390">
        <w:t xml:space="preserve">) </w:t>
      </w:r>
      <w:r>
        <w:t>básicas y consultas derivadas a partir de nombres de método o mediante consultas personalizadas cuando es necesario.</w:t>
      </w:r>
    </w:p>
    <w:p w14:paraId="739C0BC9" w14:textId="76D30AC9" w:rsidR="002D7CD7" w:rsidRPr="007B1868" w:rsidRDefault="003B2D44" w:rsidP="002D7CD7">
      <w:r>
        <w:t xml:space="preserve">La API REST de MovieMate se ha diseñado siguiendo principios RESTful, usando sustantivos en plural para los recursos y métodos HTTP estándar para expresar las operaciones. A modo de resumen, en la siguiente tabla se describen los principales endpoints disponibles y las operaciones asociadas a cada uno de ellos. Los endpoints que requieren autenticación mediante JWT se indican en la columna correspondiente: los marcados con ✔ requieren que el cliente incluya un token de sesión válido en la cabecera de la petición, mientras que los marcados con - son de acceso público.</w:t>
      </w:r>
    </w:p>
    <w:p w14:paraId="15D5651F" w14:textId="7439F36B" w:rsidR="002D7CD7" w:rsidRDefault="002D7CD7" w:rsidP="002D7CD7">
      <w:pPr>
        <w:pStyle w:val="Descripcin"/>
        <w:keepNext/>
      </w:pPr>
      <w:bookmarkStart w:id="89" w:name="_Toc222830901"/>
      <w:r>
        <w:t xml:space="preserve">Tabla </w:t>
      </w:r>
      <w:fldSimple w:instr=" SEQ Tabla \* ARABIC ">
        <w:r>
          <w:rPr>
            <w:noProof/>
          </w:rPr>
          <w:t>4</w:t>
        </w:r>
      </w:fldSimple>
      <w:r>
        <w:t xml:space="preserve">. </w:t>
      </w:r>
      <w:commentRangeStart w:id="90"/>
      <w:commentRangeStart w:id="91"/>
      <w:r w:rsidRPr="00612201">
        <w:rPr>
          <w:i/>
          <w:iCs/>
          <w:rPrChange w:id="92" w:author="FRANCISCO GARCIA SANCHEZ" w:date="2026-02-09T11:30:00Z" w16du:dateUtc="2026-02-09T10:30:00Z">
            <w:rPr/>
          </w:rPrChange>
        </w:rPr>
        <w:t>Endpoints</w:t>
      </w:r>
      <w:commentRangeEnd w:id="90"/>
      <w:r w:rsidR="00DD7A78">
        <w:rPr>
          <w:rStyle w:val="Refdecomentario"/>
          <w:sz w:val="18"/>
          <w:szCs w:val="18"/>
        </w:rPr>
        <w:commentReference w:id="90"/>
      </w:r>
      <w:commentRangeEnd w:id="91"/>
      <w:r w:rsidR="00511E3F">
        <w:rPr>
          <w:rStyle w:val="Refdecomentario"/>
          <w:sz w:val="18"/>
          <w:szCs w:val="18"/>
        </w:rPr>
        <w:commentReference w:id="91"/>
      </w:r>
      <w:r>
        <w:t xml:space="preserve"> de la aplicación</w:t>
      </w:r>
      <w:bookmarkEnd w:id="89"/>
    </w:p>
    <w:tbl>
      <w:tblPr>
        <w:tblStyle w:val="Tablaconcuadrcula"/>
        <w:tblW w:w="5000" w:type="pct"/>
        <w:tblLook w:val="04A0" w:firstRow="1" w:lastRow="0" w:firstColumn="1" w:lastColumn="0" w:noHBand="0" w:noVBand="1"/>
      </w:tblPr>
      <w:tblGrid>
        <w:gridCol w:w="3686"/>
        <w:gridCol w:w="573"/>
        <w:gridCol w:w="695"/>
        <w:gridCol w:w="586"/>
        <w:gridCol w:w="879"/>
        <w:gridCol w:w="2301"/>
      </w:tblGrid>
      <w:tr w:rsidR="00DA4D3B" w:rsidRPr="007B1868" w14:paraId="7D43D1DD" w14:textId="574EEAF2" w:rsidTr="00DA4D3B">
        <w:tc>
          <w:tcPr>
            <w:tcW w:w="2114" w:type="pct"/>
          </w:tcPr>
          <w:p w14:paraId="6C65300B" w14:textId="57D4BDF3" w:rsidR="00DA4D3B" w:rsidRPr="007B1868" w:rsidRDefault="00DA4D3B" w:rsidP="00F31E6E">
            <w:pPr>
              <w:rPr>
                <w:b/>
                <w:bCs/>
              </w:rPr>
            </w:pPr>
            <w:r w:rsidRPr="007B1868">
              <w:rPr>
                <w:b/>
                <w:bCs/>
              </w:rPr>
              <w:t>Endpoint</w:t>
            </w:r>
          </w:p>
        </w:tc>
        <w:tc>
          <w:tcPr>
            <w:tcW w:w="329" w:type="pct"/>
          </w:tcPr>
          <w:p w14:paraId="00F118D3" w14:textId="0960F6D7" w:rsidR="00DA4D3B" w:rsidRPr="007B1868" w:rsidRDefault="00DA4D3B" w:rsidP="00F31E6E">
            <w:pPr>
              <w:rPr>
                <w:b/>
                <w:bCs/>
              </w:rPr>
            </w:pPr>
            <w:r w:rsidRPr="007B1868">
              <w:rPr>
                <w:b/>
                <w:bCs/>
              </w:rPr>
              <w:t>GET</w:t>
            </w:r>
          </w:p>
        </w:tc>
        <w:tc>
          <w:tcPr>
            <w:tcW w:w="399" w:type="pct"/>
          </w:tcPr>
          <w:p w14:paraId="3C520FD3" w14:textId="5D60904D" w:rsidR="00DA4D3B" w:rsidRPr="007B1868" w:rsidRDefault="00DA4D3B" w:rsidP="00F31E6E">
            <w:pPr>
              <w:rPr>
                <w:b/>
                <w:bCs/>
              </w:rPr>
            </w:pPr>
            <w:r w:rsidRPr="007B1868">
              <w:rPr>
                <w:b/>
                <w:bCs/>
              </w:rPr>
              <w:t>POST</w:t>
            </w:r>
          </w:p>
        </w:tc>
        <w:tc>
          <w:tcPr>
            <w:tcW w:w="336" w:type="pct"/>
          </w:tcPr>
          <w:p w14:paraId="3335DBD5" w14:textId="6968DDBA" w:rsidR="00DA4D3B" w:rsidRPr="007B1868" w:rsidRDefault="00DA4D3B" w:rsidP="00F31E6E">
            <w:pPr>
              <w:rPr>
                <w:b/>
                <w:bCs/>
              </w:rPr>
            </w:pPr>
            <w:r w:rsidRPr="007B1868">
              <w:rPr>
                <w:b/>
                <w:bCs/>
              </w:rPr>
              <w:t>PUT</w:t>
            </w:r>
          </w:p>
        </w:tc>
        <w:tc>
          <w:tcPr>
            <w:tcW w:w="462" w:type="pct"/>
          </w:tcPr>
          <w:p w14:paraId="343F58F1" w14:textId="2FE65894" w:rsidR="00DA4D3B" w:rsidRPr="007B1868" w:rsidRDefault="00DA4D3B" w:rsidP="00F31E6E">
            <w:pPr>
              <w:rPr>
                <w:b/>
                <w:bCs/>
              </w:rPr>
            </w:pPr>
            <w:r w:rsidRPr="007B1868">
              <w:rPr>
                <w:b/>
                <w:bCs/>
              </w:rPr>
              <w:t>DELETE</w:t>
            </w:r>
          </w:p>
        </w:tc>
        <w:tc>
          <w:tcPr>
            <w:tcW w:w="1362" w:type="pct"/>
          </w:tcPr>
          <w:p w14:paraId="099825D3" w14:textId="344C9DC9" w:rsidR="00DA4D3B" w:rsidRPr="007B1868" w:rsidRDefault="00DA4D3B" w:rsidP="00F31E6E">
            <w:pPr>
              <w:rPr>
                <w:b/>
                <w:bCs/>
              </w:rPr>
            </w:pPr>
            <w:r>
              <w:rPr>
                <w:b/>
                <w:bCs/>
              </w:rPr>
              <w:t>Descripción</w:t>
            </w:r>
          </w:p>
        </w:tc>
      </w:tr>
      <w:tr w:rsidR="00DA4D3B" w:rsidRPr="007B1868" w14:paraId="3AFAEC28" w14:textId="2CEFD650" w:rsidTr="00DA4D3B">
        <w:tc>
          <w:tcPr>
            <w:tcW w:w="2114" w:type="pct"/>
          </w:tcPr>
          <w:p w14:paraId="2DD713F5" w14:textId="4ECA4926" w:rsidR="00DA4D3B" w:rsidRPr="007B1868" w:rsidRDefault="00DA4D3B" w:rsidP="00F31E6E">
            <w:r w:rsidRPr="007B1868">
              <w:t>/</w:t>
            </w:r>
            <w:r>
              <w:t>api/auth/register</w:t>
            </w:r>
          </w:p>
        </w:tc>
        <w:tc>
          <w:tcPr>
            <w:tcW w:w="329" w:type="pct"/>
          </w:tcPr>
          <w:p w14:paraId="2F255D78" w14:textId="54D543B2" w:rsidR="00DA4D3B" w:rsidRPr="007B1868" w:rsidRDefault="00DA4D3B" w:rsidP="00CB679F">
            <w:pPr>
              <w:jc w:val="center"/>
            </w:pPr>
          </w:p>
        </w:tc>
        <w:tc>
          <w:tcPr>
            <w:tcW w:w="399" w:type="pct"/>
          </w:tcPr>
          <w:p w14:paraId="477F98AA" w14:textId="3586CA59" w:rsidR="00DA4D3B" w:rsidRPr="007B1868" w:rsidRDefault="00DA4D3B" w:rsidP="00CB679F">
            <w:pPr>
              <w:jc w:val="center"/>
            </w:pPr>
            <w:r w:rsidRPr="00CB679F">
              <w:rPr>
                <w:rFonts w:ascii="Segoe UI Symbol" w:hAnsi="Segoe UI Symbol" w:cs="Segoe UI Symbol"/>
              </w:rPr>
              <w:t>✔</w:t>
            </w:r>
          </w:p>
        </w:tc>
        <w:tc>
          <w:tcPr>
            <w:tcW w:w="336" w:type="pct"/>
          </w:tcPr>
          <w:p w14:paraId="051083F5" w14:textId="30A9C546" w:rsidR="00DA4D3B" w:rsidRPr="007B1868" w:rsidRDefault="00DA4D3B" w:rsidP="00CB679F">
            <w:pPr>
              <w:jc w:val="center"/>
            </w:pPr>
          </w:p>
        </w:tc>
        <w:tc>
          <w:tcPr>
            <w:tcW w:w="462" w:type="pct"/>
          </w:tcPr>
          <w:p w14:paraId="65A30B71" w14:textId="6584EB8D" w:rsidR="00DA4D3B" w:rsidRPr="007B1868" w:rsidRDefault="00DA4D3B" w:rsidP="00CB679F">
            <w:pPr>
              <w:jc w:val="center"/>
            </w:pPr>
          </w:p>
        </w:tc>
        <w:tc>
          <w:tcPr>
            <w:tcW w:w="1362" w:type="pct"/>
          </w:tcPr>
          <w:p w14:paraId="07FD798E" w14:textId="2D7CA20E" w:rsidR="00DA4D3B" w:rsidRPr="007B1868" w:rsidRDefault="00DA4D3B" w:rsidP="00312460">
            <w:pPr>
              <w:jc w:val="left"/>
            </w:pPr>
            <w:r>
              <w:t>Registrar nuevo usuario</w:t>
            </w:r>
          </w:p>
        </w:tc>
      </w:tr>
      <w:tr w:rsidR="00DA4D3B" w:rsidRPr="007B1868" w14:paraId="6D691844" w14:textId="222D02CC" w:rsidTr="00DA4D3B">
        <w:tc>
          <w:tcPr>
            <w:tcW w:w="2114" w:type="pct"/>
          </w:tcPr>
          <w:p w14:paraId="474288E8" w14:textId="156931A9" w:rsidR="00DA4D3B" w:rsidRPr="007B1868" w:rsidRDefault="00DA4D3B" w:rsidP="00F31E6E">
            <w:r w:rsidRPr="007B1868">
              <w:t>/</w:t>
            </w:r>
            <w:r>
              <w:t>api/auth/login</w:t>
            </w:r>
          </w:p>
        </w:tc>
        <w:tc>
          <w:tcPr>
            <w:tcW w:w="329" w:type="pct"/>
          </w:tcPr>
          <w:p w14:paraId="5E8B05F8" w14:textId="6FA2D514" w:rsidR="00DA4D3B" w:rsidRPr="007B1868" w:rsidRDefault="00DA4D3B" w:rsidP="00CB679F">
            <w:pPr>
              <w:jc w:val="center"/>
            </w:pPr>
          </w:p>
        </w:tc>
        <w:tc>
          <w:tcPr>
            <w:tcW w:w="399" w:type="pct"/>
          </w:tcPr>
          <w:p w14:paraId="1670E532" w14:textId="7DB24706" w:rsidR="00DA4D3B" w:rsidRPr="007B1868" w:rsidRDefault="00DA4D3B" w:rsidP="00CB679F">
            <w:pPr>
              <w:jc w:val="center"/>
            </w:pPr>
            <w:r w:rsidRPr="00CB679F">
              <w:rPr>
                <w:rFonts w:ascii="Segoe UI Symbol" w:hAnsi="Segoe UI Symbol" w:cs="Segoe UI Symbol"/>
              </w:rPr>
              <w:t>✔</w:t>
            </w:r>
          </w:p>
        </w:tc>
        <w:tc>
          <w:tcPr>
            <w:tcW w:w="336" w:type="pct"/>
          </w:tcPr>
          <w:p w14:paraId="04156A70" w14:textId="374D6F0B" w:rsidR="00DA4D3B" w:rsidRPr="007B1868" w:rsidRDefault="00DA4D3B" w:rsidP="00CB679F">
            <w:pPr>
              <w:jc w:val="center"/>
            </w:pPr>
          </w:p>
        </w:tc>
        <w:tc>
          <w:tcPr>
            <w:tcW w:w="462" w:type="pct"/>
          </w:tcPr>
          <w:p w14:paraId="44A0F1CD" w14:textId="6DE42C50" w:rsidR="00DA4D3B" w:rsidRPr="007B1868" w:rsidRDefault="00DA4D3B" w:rsidP="00CB679F">
            <w:pPr>
              <w:jc w:val="center"/>
            </w:pPr>
          </w:p>
        </w:tc>
        <w:tc>
          <w:tcPr>
            <w:tcW w:w="1362" w:type="pct"/>
          </w:tcPr>
          <w:p w14:paraId="33D10727" w14:textId="4C16DB20" w:rsidR="00DA4D3B" w:rsidRPr="007B1868" w:rsidRDefault="00DA4D3B" w:rsidP="00312460">
            <w:pPr>
              <w:jc w:val="left"/>
            </w:pPr>
            <w:r>
              <w:t>Iniciar sesión</w:t>
            </w:r>
          </w:p>
        </w:tc>
      </w:tr>
      <w:tr w:rsidR="00DA4D3B" w:rsidRPr="002D7CD7" w14:paraId="1ACB987C" w14:textId="750C4219" w:rsidTr="00DA4D3B">
        <w:tc>
          <w:tcPr>
            <w:tcW w:w="2114" w:type="pct"/>
          </w:tcPr>
          <w:p w14:paraId="73D4DDE3" w14:textId="6F0A6B53" w:rsidR="00DA4D3B" w:rsidRPr="007B1868" w:rsidRDefault="00DA4D3B" w:rsidP="00F31E6E">
            <w:r w:rsidRPr="007B1868">
              <w:t>/</w:t>
            </w:r>
            <w:r>
              <w:t>api/users/me/profile</w:t>
            </w:r>
          </w:p>
        </w:tc>
        <w:tc>
          <w:tcPr>
            <w:tcW w:w="329" w:type="pct"/>
          </w:tcPr>
          <w:p w14:paraId="485150F7" w14:textId="77777777" w:rsidR="00DA4D3B" w:rsidRPr="007B1868" w:rsidRDefault="00DA4D3B" w:rsidP="00CB679F">
            <w:pPr>
              <w:jc w:val="center"/>
            </w:pPr>
          </w:p>
        </w:tc>
        <w:tc>
          <w:tcPr>
            <w:tcW w:w="399" w:type="pct"/>
          </w:tcPr>
          <w:p w14:paraId="729BE52D" w14:textId="77777777" w:rsidR="00DA4D3B" w:rsidRPr="007B1868" w:rsidRDefault="00DA4D3B" w:rsidP="00CB679F">
            <w:pPr>
              <w:jc w:val="center"/>
            </w:pPr>
          </w:p>
        </w:tc>
        <w:tc>
          <w:tcPr>
            <w:tcW w:w="336" w:type="pct"/>
          </w:tcPr>
          <w:p w14:paraId="61B3DA32" w14:textId="6C868C4F" w:rsidR="00DA4D3B" w:rsidRPr="007B1868" w:rsidRDefault="00DA4D3B" w:rsidP="00CB679F">
            <w:pPr>
              <w:jc w:val="center"/>
            </w:pPr>
            <w:r w:rsidRPr="00CB679F">
              <w:rPr>
                <w:rFonts w:ascii="Segoe UI Symbol" w:hAnsi="Segoe UI Symbol" w:cs="Segoe UI Symbol"/>
              </w:rPr>
              <w:t>✔</w:t>
            </w:r>
          </w:p>
        </w:tc>
        <w:tc>
          <w:tcPr>
            <w:tcW w:w="462" w:type="pct"/>
          </w:tcPr>
          <w:p w14:paraId="4BC68AE7" w14:textId="77777777" w:rsidR="00DA4D3B" w:rsidRPr="007B1868" w:rsidRDefault="00DA4D3B" w:rsidP="00CB679F">
            <w:pPr>
              <w:jc w:val="center"/>
            </w:pPr>
          </w:p>
        </w:tc>
        <w:tc>
          <w:tcPr>
            <w:tcW w:w="1362" w:type="pct"/>
          </w:tcPr>
          <w:p w14:paraId="7250BE9A" w14:textId="1B517EB8" w:rsidR="00DA4D3B" w:rsidRPr="007B1868" w:rsidRDefault="00DA4D3B" w:rsidP="00312460">
            <w:pPr>
              <w:jc w:val="left"/>
            </w:pPr>
            <w:r>
              <w:t>Actualizar perfil de usuario</w:t>
            </w:r>
          </w:p>
        </w:tc>
      </w:tr>
      <w:tr w:rsidR="00DA4D3B" w:rsidRPr="00E93C13" w14:paraId="7B2687B6" w14:textId="1EAD0E29" w:rsidTr="00DA4D3B">
        <w:tc>
          <w:tcPr>
            <w:tcW w:w="2114" w:type="pct"/>
          </w:tcPr>
          <w:p w14:paraId="694BE9D3" w14:textId="317C8D93" w:rsidR="00DA4D3B" w:rsidRPr="00604232" w:rsidRDefault="00DA4D3B" w:rsidP="00F31E6E">
            <w:pPr>
              <w:rPr>
                <w:lang w:val="en-US"/>
              </w:rPr>
            </w:pPr>
            <w:r w:rsidRPr="00E93C13">
              <w:rPr>
                <w:lang w:val="en-US"/>
              </w:rPr>
              <w:t>/api/users</w:t>
            </w:r>
            <w:r>
              <w:rPr>
                <w:lang w:val="en-US"/>
              </w:rPr>
              <w:t>/me/public-status</w:t>
            </w:r>
          </w:p>
        </w:tc>
        <w:tc>
          <w:tcPr>
            <w:tcW w:w="329" w:type="pct"/>
          </w:tcPr>
          <w:p w14:paraId="205637B8" w14:textId="77777777" w:rsidR="00DA4D3B" w:rsidRPr="00E93C13" w:rsidRDefault="00DA4D3B" w:rsidP="00CB679F">
            <w:pPr>
              <w:jc w:val="center"/>
              <w:rPr>
                <w:lang w:val="en-US"/>
              </w:rPr>
            </w:pPr>
          </w:p>
        </w:tc>
        <w:tc>
          <w:tcPr>
            <w:tcW w:w="399" w:type="pct"/>
          </w:tcPr>
          <w:p w14:paraId="26A44F2F" w14:textId="77777777" w:rsidR="00DA4D3B" w:rsidRPr="00E93C13" w:rsidRDefault="00DA4D3B" w:rsidP="00CB679F">
            <w:pPr>
              <w:jc w:val="center"/>
              <w:rPr>
                <w:lang w:val="en-US"/>
              </w:rPr>
            </w:pPr>
          </w:p>
        </w:tc>
        <w:tc>
          <w:tcPr>
            <w:tcW w:w="336" w:type="pct"/>
          </w:tcPr>
          <w:p w14:paraId="087E808A" w14:textId="3917F9D2" w:rsidR="00DA4D3B" w:rsidRPr="00E93C13" w:rsidRDefault="00DA4D3B" w:rsidP="00CB679F">
            <w:pPr>
              <w:jc w:val="center"/>
              <w:rPr>
                <w:rFonts w:ascii="Segoe UI Symbol" w:hAnsi="Segoe UI Symbol" w:cs="Segoe UI Symbol"/>
                <w:lang w:val="en-US"/>
              </w:rPr>
            </w:pPr>
            <w:r w:rsidRPr="00CB679F">
              <w:rPr>
                <w:rFonts w:ascii="Segoe UI Symbol" w:hAnsi="Segoe UI Symbol" w:cs="Segoe UI Symbol"/>
              </w:rPr>
              <w:t>✔</w:t>
            </w:r>
          </w:p>
        </w:tc>
        <w:tc>
          <w:tcPr>
            <w:tcW w:w="462" w:type="pct"/>
          </w:tcPr>
          <w:p w14:paraId="7815E607" w14:textId="77777777" w:rsidR="00DA4D3B" w:rsidRPr="00E93C13" w:rsidRDefault="00DA4D3B" w:rsidP="00CB679F">
            <w:pPr>
              <w:jc w:val="center"/>
              <w:rPr>
                <w:lang w:val="en-US"/>
              </w:rPr>
            </w:pPr>
          </w:p>
        </w:tc>
        <w:tc>
          <w:tcPr>
            <w:tcW w:w="1362" w:type="pct"/>
          </w:tcPr>
          <w:p w14:paraId="70050A3E" w14:textId="0310A77B" w:rsidR="00DA4D3B" w:rsidRPr="00E93C13" w:rsidRDefault="00DA4D3B" w:rsidP="00312460">
            <w:pPr>
              <w:jc w:val="left"/>
              <w:rPr>
                <w:lang w:val="en-US"/>
              </w:rPr>
            </w:pPr>
            <w:r>
              <w:rPr>
                <w:lang w:val="en-US"/>
              </w:rPr>
              <w:t>Actualizar visibilidad del perfil</w:t>
            </w:r>
          </w:p>
        </w:tc>
      </w:tr>
      <w:tr w:rsidR="00DA4D3B" w:rsidRPr="007B1868" w14:paraId="040BE992" w14:textId="0C66D414" w:rsidTr="00DA4D3B">
        <w:tc>
          <w:tcPr>
            <w:tcW w:w="2114" w:type="pct"/>
          </w:tcPr>
          <w:p w14:paraId="0FA59B5A" w14:textId="1CAAAA81" w:rsidR="00DA4D3B" w:rsidRPr="003B2D44" w:rsidRDefault="00DA4D3B" w:rsidP="00F31E6E">
            <w:pPr>
              <w:rPr>
                <w:lang w:val="en-US"/>
              </w:rPr>
            </w:pPr>
            <w:r w:rsidRPr="007B1868">
              <w:t>/</w:t>
            </w:r>
            <w:r>
              <w:t>api/users</w:t>
            </w:r>
          </w:p>
        </w:tc>
        <w:tc>
          <w:tcPr>
            <w:tcW w:w="329" w:type="pct"/>
          </w:tcPr>
          <w:p w14:paraId="5F45780D" w14:textId="44900388" w:rsidR="00DA4D3B" w:rsidRPr="007B1868" w:rsidRDefault="00DA4D3B" w:rsidP="00CB679F">
            <w:pPr>
              <w:jc w:val="center"/>
            </w:pPr>
            <w:r w:rsidRPr="00CB679F">
              <w:rPr>
                <w:rFonts w:ascii="Segoe UI Symbol" w:hAnsi="Segoe UI Symbol" w:cs="Segoe UI Symbol"/>
              </w:rPr>
              <w:t>✔</w:t>
            </w:r>
          </w:p>
        </w:tc>
        <w:tc>
          <w:tcPr>
            <w:tcW w:w="399" w:type="pct"/>
          </w:tcPr>
          <w:p w14:paraId="071B78F2" w14:textId="77777777" w:rsidR="00DA4D3B" w:rsidRPr="007B1868" w:rsidRDefault="00DA4D3B" w:rsidP="00CB679F">
            <w:pPr>
              <w:jc w:val="center"/>
            </w:pPr>
          </w:p>
        </w:tc>
        <w:tc>
          <w:tcPr>
            <w:tcW w:w="336" w:type="pct"/>
          </w:tcPr>
          <w:p w14:paraId="43FB96CF" w14:textId="77777777" w:rsidR="00DA4D3B" w:rsidRPr="007B1868" w:rsidRDefault="00DA4D3B" w:rsidP="00CB679F">
            <w:pPr>
              <w:jc w:val="center"/>
            </w:pPr>
          </w:p>
        </w:tc>
        <w:tc>
          <w:tcPr>
            <w:tcW w:w="462" w:type="pct"/>
          </w:tcPr>
          <w:p w14:paraId="25D55433" w14:textId="77777777" w:rsidR="00DA4D3B" w:rsidRPr="007B1868" w:rsidRDefault="00DA4D3B" w:rsidP="00CB679F">
            <w:pPr>
              <w:jc w:val="center"/>
            </w:pPr>
          </w:p>
        </w:tc>
        <w:tc>
          <w:tcPr>
            <w:tcW w:w="1362" w:type="pct"/>
          </w:tcPr>
          <w:p w14:paraId="5FE2B7F0" w14:textId="7CC6B24B" w:rsidR="00DA4D3B" w:rsidRPr="007B1868" w:rsidRDefault="00DA4D3B" w:rsidP="00312460">
            <w:pPr>
              <w:jc w:val="left"/>
            </w:pPr>
            <w:r>
              <w:t xml:space="preserve">Buscar usuarios por </w:t>
            </w:r>
            <w:r w:rsidRPr="00DA4D3B">
              <w:rPr>
                <w:i/>
                <w:iCs/>
              </w:rPr>
              <w:t>query</w:t>
            </w:r>
          </w:p>
        </w:tc>
      </w:tr>
      <w:tr w:rsidR="00DA4D3B" w:rsidRPr="007B1868" w14:paraId="51ED3060" w14:textId="17B766A1" w:rsidTr="00DA4D3B">
        <w:tc>
          <w:tcPr>
            <w:tcW w:w="2114" w:type="pct"/>
          </w:tcPr>
          <w:p w14:paraId="580C2CA0" w14:textId="5A5BE995" w:rsidR="00DA4D3B" w:rsidRPr="007B1868" w:rsidRDefault="00DA4D3B" w:rsidP="00F31E6E">
            <w:r>
              <w:t>/api/users/</w:t>
            </w:r>
            <w:r>
              <w:rPr>
                <w:lang w:val="en-US"/>
              </w:rPr>
              <w:t>{userId}</w:t>
            </w:r>
          </w:p>
        </w:tc>
        <w:tc>
          <w:tcPr>
            <w:tcW w:w="329" w:type="pct"/>
          </w:tcPr>
          <w:p w14:paraId="6618E4DE" w14:textId="23BE50F2" w:rsidR="00DA4D3B" w:rsidRPr="007B1868" w:rsidRDefault="00DA4D3B" w:rsidP="00CB679F">
            <w:pPr>
              <w:jc w:val="center"/>
            </w:pPr>
            <w:r w:rsidRPr="00CB679F">
              <w:rPr>
                <w:rFonts w:ascii="Segoe UI Symbol" w:hAnsi="Segoe UI Symbol" w:cs="Segoe UI Symbol"/>
              </w:rPr>
              <w:t>✔</w:t>
            </w:r>
          </w:p>
        </w:tc>
        <w:tc>
          <w:tcPr>
            <w:tcW w:w="399" w:type="pct"/>
          </w:tcPr>
          <w:p w14:paraId="64110452" w14:textId="77777777" w:rsidR="00DA4D3B" w:rsidRPr="007B1868" w:rsidRDefault="00DA4D3B" w:rsidP="00CB679F">
            <w:pPr>
              <w:jc w:val="center"/>
            </w:pPr>
          </w:p>
        </w:tc>
        <w:tc>
          <w:tcPr>
            <w:tcW w:w="336" w:type="pct"/>
          </w:tcPr>
          <w:p w14:paraId="7BDF984D" w14:textId="77777777" w:rsidR="00DA4D3B" w:rsidRPr="007B1868" w:rsidRDefault="00DA4D3B" w:rsidP="00CB679F">
            <w:pPr>
              <w:jc w:val="center"/>
            </w:pPr>
          </w:p>
        </w:tc>
        <w:tc>
          <w:tcPr>
            <w:tcW w:w="462" w:type="pct"/>
          </w:tcPr>
          <w:p w14:paraId="4BE2ABFF" w14:textId="77777777" w:rsidR="00DA4D3B" w:rsidRPr="007B1868" w:rsidRDefault="00DA4D3B" w:rsidP="00CB679F">
            <w:pPr>
              <w:jc w:val="center"/>
            </w:pPr>
          </w:p>
        </w:tc>
        <w:tc>
          <w:tcPr>
            <w:tcW w:w="1362" w:type="pct"/>
          </w:tcPr>
          <w:p w14:paraId="71E8EC4D" w14:textId="73494677" w:rsidR="00DA4D3B" w:rsidRPr="007B1868" w:rsidRDefault="00DA4D3B" w:rsidP="00312460">
            <w:pPr>
              <w:jc w:val="left"/>
            </w:pPr>
            <w:r>
              <w:t>Obtener un usuario por ID</w:t>
            </w:r>
          </w:p>
        </w:tc>
      </w:tr>
      <w:tr w:rsidR="00DA4D3B" w:rsidRPr="007B1868" w14:paraId="0DCD2785" w14:textId="0FBE408F" w:rsidTr="00DA4D3B">
        <w:tc>
          <w:tcPr>
            <w:tcW w:w="2114" w:type="pct"/>
          </w:tcPr>
          <w:p w14:paraId="06D7B278" w14:textId="2935187F" w:rsidR="00DA4D3B" w:rsidRPr="005E1014" w:rsidRDefault="00DA4D3B" w:rsidP="00F31E6E">
            <w:pPr>
              <w:rPr>
                <w:lang w:val="en-US"/>
              </w:rPr>
            </w:pPr>
            <w:r>
              <w:t>/api/users/</w:t>
            </w:r>
            <w:r>
              <w:rPr>
                <w:lang w:val="en-US"/>
              </w:rPr>
              <w:t>{userId}/stats</w:t>
            </w:r>
          </w:p>
        </w:tc>
        <w:tc>
          <w:tcPr>
            <w:tcW w:w="329" w:type="pct"/>
          </w:tcPr>
          <w:p w14:paraId="1BE6497D" w14:textId="0CF35388" w:rsidR="00DA4D3B" w:rsidRPr="007B1868" w:rsidRDefault="00DA4D3B" w:rsidP="00CB679F">
            <w:pPr>
              <w:jc w:val="center"/>
            </w:pPr>
            <w:r w:rsidRPr="00CB679F">
              <w:rPr>
                <w:rFonts w:ascii="Segoe UI Symbol" w:hAnsi="Segoe UI Symbol" w:cs="Segoe UI Symbol"/>
              </w:rPr>
              <w:t>✔</w:t>
            </w:r>
          </w:p>
        </w:tc>
        <w:tc>
          <w:tcPr>
            <w:tcW w:w="399" w:type="pct"/>
          </w:tcPr>
          <w:p w14:paraId="6C9DF41C" w14:textId="77777777" w:rsidR="00DA4D3B" w:rsidRPr="007B1868" w:rsidRDefault="00DA4D3B" w:rsidP="00CB679F">
            <w:pPr>
              <w:jc w:val="center"/>
            </w:pPr>
          </w:p>
        </w:tc>
        <w:tc>
          <w:tcPr>
            <w:tcW w:w="336" w:type="pct"/>
          </w:tcPr>
          <w:p w14:paraId="02AABCC1" w14:textId="77777777" w:rsidR="00DA4D3B" w:rsidRPr="007B1868" w:rsidRDefault="00DA4D3B" w:rsidP="00CB679F">
            <w:pPr>
              <w:jc w:val="center"/>
            </w:pPr>
          </w:p>
        </w:tc>
        <w:tc>
          <w:tcPr>
            <w:tcW w:w="462" w:type="pct"/>
          </w:tcPr>
          <w:p w14:paraId="6B17DED9" w14:textId="77777777" w:rsidR="00DA4D3B" w:rsidRPr="007B1868" w:rsidRDefault="00DA4D3B" w:rsidP="00CB679F">
            <w:pPr>
              <w:jc w:val="center"/>
            </w:pPr>
          </w:p>
        </w:tc>
        <w:tc>
          <w:tcPr>
            <w:tcW w:w="1362" w:type="pct"/>
          </w:tcPr>
          <w:p w14:paraId="10BF67B9" w14:textId="04B0C757" w:rsidR="00DA4D3B" w:rsidRPr="007B1868" w:rsidRDefault="00DA4D3B" w:rsidP="00312460">
            <w:pPr>
              <w:jc w:val="left"/>
            </w:pPr>
            <w:r>
              <w:t>Obtener estadísticas de un usuario</w:t>
            </w:r>
          </w:p>
        </w:tc>
      </w:tr>
      <w:tr w:rsidR="00DA4D3B" w:rsidRPr="007B1868" w14:paraId="1F4E1BD2" w14:textId="19FAD969" w:rsidTr="00DA4D3B">
        <w:tc>
          <w:tcPr>
            <w:tcW w:w="2114" w:type="pct"/>
          </w:tcPr>
          <w:p w14:paraId="612722A9" w14:textId="642F7169" w:rsidR="00DA4D3B" w:rsidRDefault="00DA4D3B" w:rsidP="00F31E6E">
            <w:r>
              <w:t>/api/users/username/{username}</w:t>
            </w:r>
          </w:p>
        </w:tc>
        <w:tc>
          <w:tcPr>
            <w:tcW w:w="329" w:type="pct"/>
          </w:tcPr>
          <w:p w14:paraId="3569880F" w14:textId="40B62D0C" w:rsidR="00DA4D3B" w:rsidRPr="007B1868" w:rsidRDefault="00DA4D3B" w:rsidP="00CB679F">
            <w:pPr>
              <w:jc w:val="center"/>
            </w:pPr>
            <w:r w:rsidRPr="00CB679F">
              <w:rPr>
                <w:rFonts w:ascii="Segoe UI Symbol" w:hAnsi="Segoe UI Symbol" w:cs="Segoe UI Symbol"/>
              </w:rPr>
              <w:t>✔</w:t>
            </w:r>
          </w:p>
        </w:tc>
        <w:tc>
          <w:tcPr>
            <w:tcW w:w="399" w:type="pct"/>
          </w:tcPr>
          <w:p w14:paraId="2C95790C" w14:textId="77777777" w:rsidR="00DA4D3B" w:rsidRPr="007B1868" w:rsidRDefault="00DA4D3B" w:rsidP="00CB679F">
            <w:pPr>
              <w:jc w:val="center"/>
            </w:pPr>
          </w:p>
        </w:tc>
        <w:tc>
          <w:tcPr>
            <w:tcW w:w="336" w:type="pct"/>
          </w:tcPr>
          <w:p w14:paraId="7D5193C7" w14:textId="77777777" w:rsidR="00DA4D3B" w:rsidRPr="007B1868" w:rsidRDefault="00DA4D3B" w:rsidP="00CB679F">
            <w:pPr>
              <w:jc w:val="center"/>
            </w:pPr>
          </w:p>
        </w:tc>
        <w:tc>
          <w:tcPr>
            <w:tcW w:w="462" w:type="pct"/>
          </w:tcPr>
          <w:p w14:paraId="3D9F3201" w14:textId="77777777" w:rsidR="00DA4D3B" w:rsidRPr="007B1868" w:rsidRDefault="00DA4D3B" w:rsidP="00CB679F">
            <w:pPr>
              <w:jc w:val="center"/>
            </w:pPr>
          </w:p>
        </w:tc>
        <w:tc>
          <w:tcPr>
            <w:tcW w:w="1362" w:type="pct"/>
          </w:tcPr>
          <w:p w14:paraId="47734345" w14:textId="08C0A962" w:rsidR="00DA4D3B" w:rsidRPr="007B1868" w:rsidRDefault="00DA4D3B" w:rsidP="00312460">
            <w:pPr>
              <w:jc w:val="left"/>
            </w:pPr>
            <w:r>
              <w:t>Obtener un usuario por nombre de usuario</w:t>
            </w:r>
          </w:p>
        </w:tc>
      </w:tr>
      <w:tr w:rsidR="00DA4D3B" w:rsidRPr="007B1868" w14:paraId="282604BF" w14:textId="2BE89BC3" w:rsidTr="00DA4D3B">
        <w:tc>
          <w:tcPr>
            <w:tcW w:w="2114" w:type="pct"/>
          </w:tcPr>
          <w:p w14:paraId="1E621BF0" w14:textId="5893B119" w:rsidR="00DA4D3B" w:rsidRDefault="00DA4D3B" w:rsidP="00F31E6E">
            <w:r>
              <w:t>/api/users/suggestions</w:t>
            </w:r>
          </w:p>
        </w:tc>
        <w:tc>
          <w:tcPr>
            <w:tcW w:w="329" w:type="pct"/>
          </w:tcPr>
          <w:p w14:paraId="34D67FCF" w14:textId="75526CF6" w:rsidR="00DA4D3B" w:rsidRPr="007B1868" w:rsidRDefault="00DA4D3B" w:rsidP="00CB679F">
            <w:pPr>
              <w:jc w:val="center"/>
            </w:pPr>
            <w:r w:rsidRPr="00CB679F">
              <w:rPr>
                <w:rFonts w:ascii="Segoe UI Symbol" w:hAnsi="Segoe UI Symbol" w:cs="Segoe UI Symbol"/>
              </w:rPr>
              <w:t>✔</w:t>
            </w:r>
          </w:p>
        </w:tc>
        <w:tc>
          <w:tcPr>
            <w:tcW w:w="399" w:type="pct"/>
          </w:tcPr>
          <w:p w14:paraId="23F1F5D4" w14:textId="77777777" w:rsidR="00DA4D3B" w:rsidRPr="007B1868" w:rsidRDefault="00DA4D3B" w:rsidP="00CB679F">
            <w:pPr>
              <w:jc w:val="center"/>
            </w:pPr>
          </w:p>
        </w:tc>
        <w:tc>
          <w:tcPr>
            <w:tcW w:w="336" w:type="pct"/>
          </w:tcPr>
          <w:p w14:paraId="14708063" w14:textId="77777777" w:rsidR="00DA4D3B" w:rsidRPr="007B1868" w:rsidRDefault="00DA4D3B" w:rsidP="00CB679F">
            <w:pPr>
              <w:jc w:val="center"/>
            </w:pPr>
          </w:p>
        </w:tc>
        <w:tc>
          <w:tcPr>
            <w:tcW w:w="462" w:type="pct"/>
          </w:tcPr>
          <w:p w14:paraId="3AFA1C8C" w14:textId="77777777" w:rsidR="00DA4D3B" w:rsidRPr="007B1868" w:rsidRDefault="00DA4D3B" w:rsidP="00CB679F">
            <w:pPr>
              <w:jc w:val="center"/>
            </w:pPr>
          </w:p>
        </w:tc>
        <w:tc>
          <w:tcPr>
            <w:tcW w:w="1362" w:type="pct"/>
          </w:tcPr>
          <w:p w14:paraId="15AC5EAF" w14:textId="76D28C08" w:rsidR="00DA4D3B" w:rsidRPr="007B1868" w:rsidRDefault="00DA4D3B" w:rsidP="00312460">
            <w:pPr>
              <w:jc w:val="left"/>
            </w:pPr>
            <w:r>
              <w:t>Obtener sugerencias de usuario</w:t>
            </w:r>
          </w:p>
        </w:tc>
      </w:tr>
      <w:tr w:rsidR="00DA4D3B" w:rsidRPr="007B1868" w14:paraId="65797FBC" w14:textId="10B9270F" w:rsidTr="00DA4D3B">
        <w:tc>
          <w:tcPr>
            <w:tcW w:w="2114" w:type="pct"/>
          </w:tcPr>
          <w:p w14:paraId="30DDBE56" w14:textId="5E1086BD" w:rsidR="00DA4D3B" w:rsidRDefault="00DA4D3B" w:rsidP="00F31E6E">
            <w:r>
              <w:t>/api/users/me</w:t>
            </w:r>
          </w:p>
        </w:tc>
        <w:tc>
          <w:tcPr>
            <w:tcW w:w="329" w:type="pct"/>
          </w:tcPr>
          <w:p w14:paraId="45DBC2DB" w14:textId="3640C739" w:rsidR="00DA4D3B" w:rsidRPr="007B1868" w:rsidRDefault="00DA4D3B" w:rsidP="00CB679F">
            <w:pPr>
              <w:jc w:val="center"/>
            </w:pPr>
            <w:r w:rsidRPr="00CB679F">
              <w:rPr>
                <w:rFonts w:ascii="Segoe UI Symbol" w:hAnsi="Segoe UI Symbol" w:cs="Segoe UI Symbol"/>
              </w:rPr>
              <w:t>✔</w:t>
            </w:r>
          </w:p>
        </w:tc>
        <w:tc>
          <w:tcPr>
            <w:tcW w:w="399" w:type="pct"/>
          </w:tcPr>
          <w:p w14:paraId="1ACF2EB1" w14:textId="77777777" w:rsidR="00DA4D3B" w:rsidRPr="007B1868" w:rsidRDefault="00DA4D3B" w:rsidP="00CB679F">
            <w:pPr>
              <w:jc w:val="center"/>
            </w:pPr>
          </w:p>
        </w:tc>
        <w:tc>
          <w:tcPr>
            <w:tcW w:w="336" w:type="pct"/>
          </w:tcPr>
          <w:p w14:paraId="193EFBB1" w14:textId="77777777" w:rsidR="00DA4D3B" w:rsidRPr="007B1868" w:rsidRDefault="00DA4D3B" w:rsidP="00CB679F">
            <w:pPr>
              <w:jc w:val="center"/>
            </w:pPr>
          </w:p>
        </w:tc>
        <w:tc>
          <w:tcPr>
            <w:tcW w:w="462" w:type="pct"/>
          </w:tcPr>
          <w:p w14:paraId="204A8267" w14:textId="77777777" w:rsidR="00DA4D3B" w:rsidRPr="007B1868" w:rsidRDefault="00DA4D3B" w:rsidP="00CB679F">
            <w:pPr>
              <w:jc w:val="center"/>
            </w:pPr>
          </w:p>
        </w:tc>
        <w:tc>
          <w:tcPr>
            <w:tcW w:w="1362" w:type="pct"/>
          </w:tcPr>
          <w:p w14:paraId="2A1C28DE" w14:textId="4585E744" w:rsidR="00DA4D3B" w:rsidRPr="007B1868" w:rsidRDefault="00DA4D3B" w:rsidP="00312460">
            <w:pPr>
              <w:jc w:val="left"/>
            </w:pPr>
            <w:r>
              <w:t>Obtener usuario actual</w:t>
            </w:r>
          </w:p>
        </w:tc>
      </w:tr>
      <w:tr w:rsidR="00DA4D3B" w:rsidRPr="007B1868" w14:paraId="6663CB3D" w14:textId="15588BE4" w:rsidTr="00DA4D3B">
        <w:tc>
          <w:tcPr>
            <w:tcW w:w="2114" w:type="pct"/>
          </w:tcPr>
          <w:p w14:paraId="6EAD09D7" w14:textId="6F314A16" w:rsidR="00DA4D3B" w:rsidRDefault="00DA4D3B" w:rsidP="00F31E6E">
            <w:r>
              <w:t>/api/users/me/</w:t>
            </w:r>
            <w:r w:rsidRPr="00763A20">
              <w:rPr>
                <w:lang w:val="en-US"/>
              </w:rPr>
              <w:t>ratings</w:t>
            </w:r>
          </w:p>
        </w:tc>
        <w:tc>
          <w:tcPr>
            <w:tcW w:w="329" w:type="pct"/>
          </w:tcPr>
          <w:p w14:paraId="7F5F5C90" w14:textId="42125FE4" w:rsidR="00DA4D3B" w:rsidRPr="00CB679F" w:rsidRDefault="00DA4D3B" w:rsidP="00CB679F">
            <w:pPr>
              <w:jc w:val="center"/>
              <w:rPr>
                <w:rFonts w:ascii="Segoe UI Symbol" w:hAnsi="Segoe UI Symbol" w:cs="Segoe UI Symbol"/>
              </w:rPr>
            </w:pPr>
            <w:r w:rsidRPr="00CB679F">
              <w:rPr>
                <w:rFonts w:ascii="Segoe UI Symbol" w:hAnsi="Segoe UI Symbol" w:cs="Segoe UI Symbol"/>
              </w:rPr>
              <w:t>✔</w:t>
            </w:r>
          </w:p>
        </w:tc>
        <w:tc>
          <w:tcPr>
            <w:tcW w:w="399" w:type="pct"/>
          </w:tcPr>
          <w:p w14:paraId="086EEA0A" w14:textId="77777777" w:rsidR="00DA4D3B" w:rsidRPr="007B1868" w:rsidRDefault="00DA4D3B" w:rsidP="00CB679F">
            <w:pPr>
              <w:jc w:val="center"/>
            </w:pPr>
          </w:p>
        </w:tc>
        <w:tc>
          <w:tcPr>
            <w:tcW w:w="336" w:type="pct"/>
          </w:tcPr>
          <w:p w14:paraId="22154080" w14:textId="77777777" w:rsidR="00DA4D3B" w:rsidRPr="007B1868" w:rsidRDefault="00DA4D3B" w:rsidP="00CB679F">
            <w:pPr>
              <w:jc w:val="center"/>
            </w:pPr>
          </w:p>
        </w:tc>
        <w:tc>
          <w:tcPr>
            <w:tcW w:w="462" w:type="pct"/>
          </w:tcPr>
          <w:p w14:paraId="24583130" w14:textId="77777777" w:rsidR="00DA4D3B" w:rsidRPr="007B1868" w:rsidRDefault="00DA4D3B" w:rsidP="00CB679F">
            <w:pPr>
              <w:jc w:val="center"/>
            </w:pPr>
          </w:p>
        </w:tc>
        <w:tc>
          <w:tcPr>
            <w:tcW w:w="1362" w:type="pct"/>
          </w:tcPr>
          <w:p w14:paraId="00FB68FF" w14:textId="071ABF7E" w:rsidR="00DA4D3B" w:rsidRPr="007B1868" w:rsidRDefault="00DA4D3B" w:rsidP="00312460">
            <w:pPr>
              <w:jc w:val="left"/>
            </w:pPr>
            <w:r>
              <w:t>Obtener valoraciones hechas por el usuario</w:t>
            </w:r>
          </w:p>
        </w:tc>
      </w:tr>
      <w:tr w:rsidR="00DA4D3B" w:rsidRPr="00763A20" w14:paraId="67696B1F" w14:textId="47F7B6D5" w:rsidTr="00DA4D3B">
        <w:tc>
          <w:tcPr>
            <w:tcW w:w="2114" w:type="pct"/>
          </w:tcPr>
          <w:p w14:paraId="301B726A" w14:textId="0D99622D" w:rsidR="00DA4D3B" w:rsidRPr="00763A20" w:rsidRDefault="00DA4D3B" w:rsidP="00F31E6E">
            <w:pPr>
              <w:rPr>
                <w:lang w:val="en-US"/>
              </w:rPr>
            </w:pPr>
            <w:r w:rsidRPr="00763A20">
              <w:rPr>
                <w:lang w:val="en-US"/>
              </w:rPr>
              <w:t>/api/users/me/lists</w:t>
            </w:r>
          </w:p>
        </w:tc>
        <w:tc>
          <w:tcPr>
            <w:tcW w:w="329" w:type="pct"/>
          </w:tcPr>
          <w:p w14:paraId="28010EBF" w14:textId="759B6A6B" w:rsidR="00DA4D3B" w:rsidRPr="00763A20" w:rsidRDefault="00DA4D3B" w:rsidP="00CB679F">
            <w:pPr>
              <w:jc w:val="center"/>
              <w:rPr>
                <w:rFonts w:ascii="Segoe UI Symbol" w:hAnsi="Segoe UI Symbol" w:cs="Segoe UI Symbol"/>
                <w:lang w:val="en-US"/>
              </w:rPr>
            </w:pPr>
            <w:r w:rsidRPr="00CB679F">
              <w:rPr>
                <w:rFonts w:ascii="Segoe UI Symbol" w:hAnsi="Segoe UI Symbol" w:cs="Segoe UI Symbol"/>
              </w:rPr>
              <w:t>✔</w:t>
            </w:r>
          </w:p>
        </w:tc>
        <w:tc>
          <w:tcPr>
            <w:tcW w:w="399" w:type="pct"/>
          </w:tcPr>
          <w:p w14:paraId="4B9F7EBE" w14:textId="77777777" w:rsidR="00DA4D3B" w:rsidRPr="00763A20" w:rsidRDefault="00DA4D3B" w:rsidP="00CB679F">
            <w:pPr>
              <w:jc w:val="center"/>
              <w:rPr>
                <w:lang w:val="en-US"/>
              </w:rPr>
            </w:pPr>
          </w:p>
        </w:tc>
        <w:tc>
          <w:tcPr>
            <w:tcW w:w="336" w:type="pct"/>
          </w:tcPr>
          <w:p w14:paraId="40CE1232" w14:textId="77777777" w:rsidR="00DA4D3B" w:rsidRPr="00763A20" w:rsidRDefault="00DA4D3B" w:rsidP="00CB679F">
            <w:pPr>
              <w:jc w:val="center"/>
              <w:rPr>
                <w:lang w:val="en-US"/>
              </w:rPr>
            </w:pPr>
          </w:p>
        </w:tc>
        <w:tc>
          <w:tcPr>
            <w:tcW w:w="462" w:type="pct"/>
          </w:tcPr>
          <w:p w14:paraId="3C9CD378" w14:textId="77777777" w:rsidR="00DA4D3B" w:rsidRPr="00763A20" w:rsidRDefault="00DA4D3B" w:rsidP="00CB679F">
            <w:pPr>
              <w:jc w:val="center"/>
              <w:rPr>
                <w:lang w:val="en-US"/>
              </w:rPr>
            </w:pPr>
          </w:p>
        </w:tc>
        <w:tc>
          <w:tcPr>
            <w:tcW w:w="1362" w:type="pct"/>
          </w:tcPr>
          <w:p w14:paraId="052DEC11" w14:textId="0AD49C52" w:rsidR="00DA4D3B" w:rsidRPr="00DA4D3B" w:rsidRDefault="00DA4D3B" w:rsidP="00312460">
            <w:pPr>
              <w:jc w:val="left"/>
            </w:pPr>
            <w:r w:rsidRPr="00DA4D3B">
              <w:t>Obtener las listas del u</w:t>
            </w:r>
            <w:r>
              <w:t>suario</w:t>
            </w:r>
          </w:p>
        </w:tc>
      </w:tr>
      <w:tr w:rsidR="00DA4D3B" w:rsidRPr="00763A20" w14:paraId="653C46E4" w14:textId="4DC5E938" w:rsidTr="00DA4D3B">
        <w:tc>
          <w:tcPr>
            <w:tcW w:w="2114" w:type="pct"/>
          </w:tcPr>
          <w:p w14:paraId="6FFE7737" w14:textId="79674527" w:rsidR="00DA4D3B" w:rsidRPr="00763A20" w:rsidRDefault="00DA4D3B" w:rsidP="00E93C13">
            <w:pPr>
              <w:rPr>
                <w:lang w:val="en-US"/>
              </w:rPr>
            </w:pPr>
            <w:r w:rsidRPr="00763A20">
              <w:rPr>
                <w:lang w:val="en-US"/>
              </w:rPr>
              <w:t>/api/users/me/</w:t>
            </w:r>
            <w:r>
              <w:rPr>
                <w:lang w:val="en-US"/>
              </w:rPr>
              <w:t>notifications</w:t>
            </w:r>
          </w:p>
        </w:tc>
        <w:tc>
          <w:tcPr>
            <w:tcW w:w="329" w:type="pct"/>
          </w:tcPr>
          <w:p w14:paraId="103063DE" w14:textId="3B69BC89" w:rsidR="00DA4D3B" w:rsidRPr="00CB679F" w:rsidRDefault="00DA4D3B" w:rsidP="00E93C13">
            <w:pPr>
              <w:jc w:val="center"/>
              <w:rPr>
                <w:rFonts w:ascii="Segoe UI Symbol" w:hAnsi="Segoe UI Symbol" w:cs="Segoe UI Symbol"/>
              </w:rPr>
            </w:pPr>
            <w:r w:rsidRPr="00CB679F">
              <w:rPr>
                <w:rFonts w:ascii="Segoe UI Symbol" w:hAnsi="Segoe UI Symbol" w:cs="Segoe UI Symbol"/>
              </w:rPr>
              <w:t>✔</w:t>
            </w:r>
          </w:p>
        </w:tc>
        <w:tc>
          <w:tcPr>
            <w:tcW w:w="399" w:type="pct"/>
          </w:tcPr>
          <w:p w14:paraId="2B7406A7" w14:textId="77777777" w:rsidR="00DA4D3B" w:rsidRPr="00763A20" w:rsidRDefault="00DA4D3B" w:rsidP="00E93C13">
            <w:pPr>
              <w:jc w:val="center"/>
              <w:rPr>
                <w:lang w:val="en-US"/>
              </w:rPr>
            </w:pPr>
          </w:p>
        </w:tc>
        <w:tc>
          <w:tcPr>
            <w:tcW w:w="336" w:type="pct"/>
          </w:tcPr>
          <w:p w14:paraId="1D3007B1" w14:textId="77777777" w:rsidR="00DA4D3B" w:rsidRPr="00763A20" w:rsidRDefault="00DA4D3B" w:rsidP="00E93C13">
            <w:pPr>
              <w:jc w:val="center"/>
              <w:rPr>
                <w:lang w:val="en-US"/>
              </w:rPr>
            </w:pPr>
          </w:p>
        </w:tc>
        <w:tc>
          <w:tcPr>
            <w:tcW w:w="462" w:type="pct"/>
          </w:tcPr>
          <w:p w14:paraId="56A3CEAA" w14:textId="77777777" w:rsidR="00DA4D3B" w:rsidRPr="00763A20" w:rsidRDefault="00DA4D3B" w:rsidP="00E93C13">
            <w:pPr>
              <w:jc w:val="center"/>
              <w:rPr>
                <w:lang w:val="en-US"/>
              </w:rPr>
            </w:pPr>
          </w:p>
        </w:tc>
        <w:tc>
          <w:tcPr>
            <w:tcW w:w="1362" w:type="pct"/>
          </w:tcPr>
          <w:p w14:paraId="3C90E728" w14:textId="01F00BFB" w:rsidR="00DA4D3B" w:rsidRPr="00DA4D3B" w:rsidRDefault="00DA4D3B" w:rsidP="00312460">
            <w:pPr>
              <w:jc w:val="left"/>
            </w:pPr>
            <w:r w:rsidRPr="00DA4D3B">
              <w:t xml:space="preserve"> Obtener las notificaciones del u</w:t>
            </w:r>
            <w:r>
              <w:t>suario</w:t>
            </w:r>
          </w:p>
        </w:tc>
      </w:tr>
      <w:tr w:rsidR="00DA4D3B" w:rsidRPr="00763A20" w14:paraId="11DFF604" w14:textId="1E00ACE5" w:rsidTr="00DA4D3B">
        <w:tc>
          <w:tcPr>
            <w:tcW w:w="2114" w:type="pct"/>
          </w:tcPr>
          <w:p w14:paraId="19859AB1" w14:textId="3339B2C6" w:rsidR="00DA4D3B" w:rsidRPr="00763A20" w:rsidRDefault="00DA4D3B" w:rsidP="00E93C13">
            <w:pPr>
              <w:rPr>
                <w:lang w:val="en-US"/>
              </w:rPr>
            </w:pPr>
            <w:r w:rsidRPr="00763A20">
              <w:rPr>
                <w:lang w:val="en-US"/>
              </w:rPr>
              <w:t>/api/users/me/</w:t>
            </w:r>
            <w:r>
              <w:rPr>
                <w:lang w:val="en-US"/>
              </w:rPr>
              <w:t>follow-requests</w:t>
            </w:r>
          </w:p>
        </w:tc>
        <w:tc>
          <w:tcPr>
            <w:tcW w:w="329" w:type="pct"/>
          </w:tcPr>
          <w:p w14:paraId="358C482D" w14:textId="38C00342" w:rsidR="00DA4D3B" w:rsidRPr="00CB679F" w:rsidRDefault="00DA4D3B" w:rsidP="00E93C13">
            <w:pPr>
              <w:jc w:val="center"/>
              <w:rPr>
                <w:rFonts w:ascii="Segoe UI Symbol" w:hAnsi="Segoe UI Symbol" w:cs="Segoe UI Symbol"/>
              </w:rPr>
            </w:pPr>
            <w:r w:rsidRPr="00CB679F">
              <w:rPr>
                <w:rFonts w:ascii="Segoe UI Symbol" w:hAnsi="Segoe UI Symbol" w:cs="Segoe UI Symbol"/>
              </w:rPr>
              <w:t>✔</w:t>
            </w:r>
          </w:p>
        </w:tc>
        <w:tc>
          <w:tcPr>
            <w:tcW w:w="399" w:type="pct"/>
          </w:tcPr>
          <w:p w14:paraId="61B9B1F3" w14:textId="77777777" w:rsidR="00DA4D3B" w:rsidRPr="00763A20" w:rsidRDefault="00DA4D3B" w:rsidP="00E93C13">
            <w:pPr>
              <w:jc w:val="center"/>
              <w:rPr>
                <w:lang w:val="en-US"/>
              </w:rPr>
            </w:pPr>
          </w:p>
        </w:tc>
        <w:tc>
          <w:tcPr>
            <w:tcW w:w="336" w:type="pct"/>
          </w:tcPr>
          <w:p w14:paraId="2BEC9BAF" w14:textId="77777777" w:rsidR="00DA4D3B" w:rsidRPr="00763A20" w:rsidRDefault="00DA4D3B" w:rsidP="00E93C13">
            <w:pPr>
              <w:jc w:val="center"/>
              <w:rPr>
                <w:lang w:val="en-US"/>
              </w:rPr>
            </w:pPr>
          </w:p>
        </w:tc>
        <w:tc>
          <w:tcPr>
            <w:tcW w:w="462" w:type="pct"/>
          </w:tcPr>
          <w:p w14:paraId="2F1D4B56" w14:textId="77777777" w:rsidR="00DA4D3B" w:rsidRPr="00763A20" w:rsidRDefault="00DA4D3B" w:rsidP="00E93C13">
            <w:pPr>
              <w:jc w:val="center"/>
              <w:rPr>
                <w:lang w:val="en-US"/>
              </w:rPr>
            </w:pPr>
          </w:p>
        </w:tc>
        <w:tc>
          <w:tcPr>
            <w:tcW w:w="1362" w:type="pct"/>
          </w:tcPr>
          <w:p w14:paraId="1AF58BFC" w14:textId="59B04F33" w:rsidR="00DA4D3B" w:rsidRPr="00DA4D3B" w:rsidRDefault="00DA4D3B" w:rsidP="00312460">
            <w:pPr>
              <w:jc w:val="left"/>
              <w:rPr>
                <w:rFonts w:cstheme="minorHAnsi"/>
              </w:rPr>
            </w:pPr>
            <w:r w:rsidRPr="00DA4D3B">
              <w:rPr>
                <w:rFonts w:cstheme="minorHAnsi"/>
              </w:rPr>
              <w:t>Obtener las solicitudes de seguimiento enviadas al usuario</w:t>
            </w:r>
          </w:p>
        </w:tc>
      </w:tr>
      <w:tr w:rsidR="00DA4D3B" w:rsidRPr="00DA4D3B" w14:paraId="608A6D7C" w14:textId="5907FE43" w:rsidTr="00DA4D3B">
        <w:tc>
          <w:tcPr>
            <w:tcW w:w="2114" w:type="pct"/>
          </w:tcPr>
          <w:p w14:paraId="4B86246D" w14:textId="25610439" w:rsidR="00DA4D3B" w:rsidRPr="00763A20" w:rsidRDefault="00DA4D3B" w:rsidP="00604232">
            <w:pPr>
              <w:rPr>
                <w:lang w:val="en-US"/>
              </w:rPr>
            </w:pPr>
            <w:r w:rsidRPr="00763A20">
              <w:rPr>
                <w:lang w:val="en-US"/>
              </w:rPr>
              <w:t>/api/</w:t>
            </w:r>
            <w:r>
              <w:rPr>
                <w:lang w:val="en-US"/>
              </w:rPr>
              <w:t>users/{</w:t>
            </w:r>
            <w:r w:rsidRPr="00763A20">
              <w:rPr>
                <w:lang w:val="en-US"/>
              </w:rPr>
              <w:t>user</w:t>
            </w:r>
            <w:r>
              <w:rPr>
                <w:lang w:val="en-US"/>
              </w:rPr>
              <w:t>Id}</w:t>
            </w:r>
            <w:r w:rsidRPr="00763A20">
              <w:rPr>
                <w:lang w:val="en-US"/>
              </w:rPr>
              <w:t>/</w:t>
            </w:r>
            <w:r>
              <w:rPr>
                <w:lang w:val="en-US"/>
              </w:rPr>
              <w:t>follow-requests</w:t>
            </w:r>
          </w:p>
        </w:tc>
        <w:tc>
          <w:tcPr>
            <w:tcW w:w="329" w:type="pct"/>
          </w:tcPr>
          <w:p w14:paraId="7430417C" w14:textId="77777777" w:rsidR="00DA4D3B" w:rsidRPr="00604232" w:rsidRDefault="00DA4D3B" w:rsidP="00604232">
            <w:pPr>
              <w:jc w:val="center"/>
              <w:rPr>
                <w:rFonts w:ascii="Segoe UI Symbol" w:hAnsi="Segoe UI Symbol" w:cs="Segoe UI Symbol"/>
                <w:lang w:val="en-US"/>
              </w:rPr>
            </w:pPr>
          </w:p>
        </w:tc>
        <w:tc>
          <w:tcPr>
            <w:tcW w:w="399" w:type="pct"/>
          </w:tcPr>
          <w:p w14:paraId="7A4D34B8" w14:textId="1BE508D3" w:rsidR="00DA4D3B" w:rsidRPr="00763A20" w:rsidRDefault="00DA4D3B" w:rsidP="00604232">
            <w:pPr>
              <w:jc w:val="center"/>
              <w:rPr>
                <w:lang w:val="en-US"/>
              </w:rPr>
            </w:pPr>
            <w:r w:rsidRPr="00CB679F">
              <w:rPr>
                <w:rFonts w:ascii="Segoe UI Symbol" w:hAnsi="Segoe UI Symbol" w:cs="Segoe UI Symbol"/>
              </w:rPr>
              <w:t>✔</w:t>
            </w:r>
          </w:p>
        </w:tc>
        <w:tc>
          <w:tcPr>
            <w:tcW w:w="336" w:type="pct"/>
          </w:tcPr>
          <w:p w14:paraId="7EEC6EA7" w14:textId="77777777" w:rsidR="00DA4D3B" w:rsidRPr="00763A20" w:rsidRDefault="00DA4D3B" w:rsidP="00604232">
            <w:pPr>
              <w:jc w:val="center"/>
              <w:rPr>
                <w:lang w:val="en-US"/>
              </w:rPr>
            </w:pPr>
          </w:p>
        </w:tc>
        <w:tc>
          <w:tcPr>
            <w:tcW w:w="462" w:type="pct"/>
          </w:tcPr>
          <w:p w14:paraId="4F5DE797" w14:textId="77777777" w:rsidR="00DA4D3B" w:rsidRPr="00763A20" w:rsidRDefault="00DA4D3B" w:rsidP="00604232">
            <w:pPr>
              <w:jc w:val="center"/>
              <w:rPr>
                <w:lang w:val="en-US"/>
              </w:rPr>
            </w:pPr>
          </w:p>
        </w:tc>
        <w:tc>
          <w:tcPr>
            <w:tcW w:w="1362" w:type="pct"/>
          </w:tcPr>
          <w:p w14:paraId="22B247A1" w14:textId="70119859" w:rsidR="00DA4D3B" w:rsidRPr="00DA4D3B" w:rsidRDefault="00DA4D3B" w:rsidP="00312460">
            <w:pPr>
              <w:jc w:val="left"/>
              <w:rPr>
                <w:rFonts w:cstheme="minorHAnsi"/>
              </w:rPr>
            </w:pPr>
            <w:r w:rsidRPr="00DA4D3B">
              <w:rPr>
                <w:rFonts w:cstheme="minorHAnsi"/>
              </w:rPr>
              <w:t>Mandar solicitud de seguimiento a un usuario</w:t>
            </w:r>
          </w:p>
        </w:tc>
      </w:tr>
      <w:tr w:rsidR="00DA4D3B" w:rsidRPr="00DA4D3B" w14:paraId="4C277547" w14:textId="2C72A58F" w:rsidTr="00DA4D3B">
        <w:tc>
          <w:tcPr>
            <w:tcW w:w="2114" w:type="pct"/>
          </w:tcPr>
          <w:p w14:paraId="7E4C48F1" w14:textId="15613EFC" w:rsidR="00DA4D3B" w:rsidRPr="00763A20" w:rsidRDefault="00DA4D3B" w:rsidP="00604232">
            <w:pPr>
              <w:rPr>
                <w:lang w:val="en-US"/>
              </w:rPr>
            </w:pPr>
            <w:r w:rsidRPr="00763A20">
              <w:rPr>
                <w:lang w:val="en-US"/>
              </w:rPr>
              <w:t>/api/</w:t>
            </w:r>
            <w:r>
              <w:rPr>
                <w:lang w:val="en-US"/>
              </w:rPr>
              <w:t>users/follow-requests/{requestId}</w:t>
            </w:r>
          </w:p>
        </w:tc>
        <w:tc>
          <w:tcPr>
            <w:tcW w:w="329" w:type="pct"/>
          </w:tcPr>
          <w:p w14:paraId="4F9748F9" w14:textId="77777777" w:rsidR="00DA4D3B" w:rsidRPr="00604232" w:rsidRDefault="00DA4D3B" w:rsidP="00604232">
            <w:pPr>
              <w:jc w:val="center"/>
              <w:rPr>
                <w:rFonts w:ascii="Segoe UI Symbol" w:hAnsi="Segoe UI Symbol" w:cs="Segoe UI Symbol"/>
                <w:lang w:val="en-US"/>
              </w:rPr>
            </w:pPr>
          </w:p>
        </w:tc>
        <w:tc>
          <w:tcPr>
            <w:tcW w:w="399" w:type="pct"/>
          </w:tcPr>
          <w:p w14:paraId="79D7695F" w14:textId="15532179" w:rsidR="00DA4D3B" w:rsidRPr="00604232" w:rsidRDefault="00DA4D3B" w:rsidP="00604232">
            <w:pPr>
              <w:jc w:val="center"/>
              <w:rPr>
                <w:rFonts w:ascii="Segoe UI Symbol" w:hAnsi="Segoe UI Symbol" w:cs="Segoe UI Symbol"/>
                <w:lang w:val="en-US"/>
              </w:rPr>
            </w:pPr>
            <w:r w:rsidRPr="00CB679F">
              <w:rPr>
                <w:rFonts w:ascii="Segoe UI Symbol" w:hAnsi="Segoe UI Symbol" w:cs="Segoe UI Symbol"/>
              </w:rPr>
              <w:t>✔</w:t>
            </w:r>
          </w:p>
        </w:tc>
        <w:tc>
          <w:tcPr>
            <w:tcW w:w="336" w:type="pct"/>
          </w:tcPr>
          <w:p w14:paraId="57F25773" w14:textId="77777777" w:rsidR="00DA4D3B" w:rsidRPr="00763A20" w:rsidRDefault="00DA4D3B" w:rsidP="00604232">
            <w:pPr>
              <w:jc w:val="center"/>
              <w:rPr>
                <w:lang w:val="en-US"/>
              </w:rPr>
            </w:pPr>
          </w:p>
        </w:tc>
        <w:tc>
          <w:tcPr>
            <w:tcW w:w="462" w:type="pct"/>
          </w:tcPr>
          <w:p w14:paraId="0711AD06" w14:textId="51F611BE" w:rsidR="00DA4D3B" w:rsidRPr="00763A20" w:rsidRDefault="00DA4D3B" w:rsidP="00604232">
            <w:pPr>
              <w:jc w:val="center"/>
              <w:rPr>
                <w:lang w:val="en-US"/>
              </w:rPr>
            </w:pPr>
            <w:r w:rsidRPr="00CB679F">
              <w:rPr>
                <w:rFonts w:ascii="Segoe UI Symbol" w:hAnsi="Segoe UI Symbol" w:cs="Segoe UI Symbol"/>
              </w:rPr>
              <w:t>✔</w:t>
            </w:r>
          </w:p>
        </w:tc>
        <w:tc>
          <w:tcPr>
            <w:tcW w:w="1362" w:type="pct"/>
          </w:tcPr>
          <w:p w14:paraId="45463006" w14:textId="150B74BB" w:rsidR="00DA4D3B" w:rsidRPr="00DA4D3B" w:rsidRDefault="00DA4D3B" w:rsidP="00312460">
            <w:pPr>
              <w:jc w:val="left"/>
              <w:rPr>
                <w:rFonts w:cstheme="minorHAnsi"/>
              </w:rPr>
            </w:pPr>
            <w:r w:rsidRPr="00DA4D3B">
              <w:rPr>
                <w:rFonts w:cstheme="minorHAnsi"/>
              </w:rPr>
              <w:t>Aceptar/rechazar solicitud</w:t>
            </w:r>
            <w:r>
              <w:rPr>
                <w:rFonts w:cstheme="minorHAnsi"/>
              </w:rPr>
              <w:t xml:space="preserve"> de seguimiento</w:t>
            </w:r>
          </w:p>
        </w:tc>
      </w:tr>
      <w:tr w:rsidR="00DA4D3B" w:rsidRPr="007B1868" w14:paraId="7A3A3998" w14:textId="30AD1E30" w:rsidTr="00DA4D3B">
        <w:tc>
          <w:tcPr>
            <w:tcW w:w="2114" w:type="pct"/>
          </w:tcPr>
          <w:p w14:paraId="0E9A3A19" w14:textId="2AB87D93" w:rsidR="00DA4D3B" w:rsidRDefault="00DA4D3B" w:rsidP="00604232">
            <w:pPr>
              <w:tabs>
                <w:tab w:val="center" w:pos="1658"/>
              </w:tabs>
            </w:pPr>
            <w:r>
              <w:t>/api/users/{userId}/following</w:t>
            </w:r>
          </w:p>
        </w:tc>
        <w:tc>
          <w:tcPr>
            <w:tcW w:w="329" w:type="pct"/>
          </w:tcPr>
          <w:p w14:paraId="4DB38741" w14:textId="57C116A3" w:rsidR="00DA4D3B" w:rsidRPr="007B1868" w:rsidRDefault="00DA4D3B" w:rsidP="00604232">
            <w:pPr>
              <w:jc w:val="center"/>
            </w:pPr>
            <w:r w:rsidRPr="00CB679F">
              <w:rPr>
                <w:rFonts w:ascii="Segoe UI Symbol" w:hAnsi="Segoe UI Symbol" w:cs="Segoe UI Symbol"/>
              </w:rPr>
              <w:t>✔</w:t>
            </w:r>
          </w:p>
        </w:tc>
        <w:tc>
          <w:tcPr>
            <w:tcW w:w="399" w:type="pct"/>
          </w:tcPr>
          <w:p w14:paraId="7B58AEF6" w14:textId="77777777" w:rsidR="00DA4D3B" w:rsidRPr="007B1868" w:rsidRDefault="00DA4D3B" w:rsidP="00604232">
            <w:pPr>
              <w:jc w:val="center"/>
            </w:pPr>
          </w:p>
        </w:tc>
        <w:tc>
          <w:tcPr>
            <w:tcW w:w="336" w:type="pct"/>
          </w:tcPr>
          <w:p w14:paraId="143D1838" w14:textId="77777777" w:rsidR="00DA4D3B" w:rsidRPr="007B1868" w:rsidRDefault="00DA4D3B" w:rsidP="00604232">
            <w:pPr>
              <w:jc w:val="center"/>
            </w:pPr>
          </w:p>
        </w:tc>
        <w:tc>
          <w:tcPr>
            <w:tcW w:w="462" w:type="pct"/>
          </w:tcPr>
          <w:p w14:paraId="06D6D1C5" w14:textId="77777777" w:rsidR="00DA4D3B" w:rsidRPr="007B1868" w:rsidRDefault="00DA4D3B" w:rsidP="00604232">
            <w:pPr>
              <w:jc w:val="center"/>
            </w:pPr>
          </w:p>
        </w:tc>
        <w:tc>
          <w:tcPr>
            <w:tcW w:w="1362" w:type="pct"/>
          </w:tcPr>
          <w:p w14:paraId="7C6BE044" w14:textId="0582F2D0" w:rsidR="00DA4D3B" w:rsidRPr="00DA4D3B" w:rsidRDefault="00DA4D3B" w:rsidP="00312460">
            <w:pPr>
              <w:jc w:val="left"/>
              <w:rPr>
                <w:rFonts w:cstheme="minorHAnsi"/>
              </w:rPr>
            </w:pPr>
            <w:r>
              <w:rPr>
                <w:rFonts w:cstheme="minorHAnsi"/>
              </w:rPr>
              <w:t>Obtener usuarios seguidos por el usuario</w:t>
            </w:r>
          </w:p>
        </w:tc>
      </w:tr>
      <w:tr w:rsidR="00DA4D3B" w:rsidRPr="002D7CD7" w14:paraId="7FBB6838" w14:textId="51877FD2" w:rsidTr="00DA4D3B">
        <w:tc>
          <w:tcPr>
            <w:tcW w:w="2114" w:type="pct"/>
          </w:tcPr>
          <w:p w14:paraId="64E96F00" w14:textId="1726476C" w:rsidR="00DA4D3B" w:rsidRPr="000846F5" w:rsidRDefault="00DA4D3B" w:rsidP="00604232">
            <w:pPr>
              <w:tabs>
                <w:tab w:val="center" w:pos="1658"/>
              </w:tabs>
              <w:rPr>
                <w:lang w:val="en-US"/>
              </w:rPr>
            </w:pPr>
            <w:r w:rsidRPr="000846F5">
              <w:rPr>
                <w:lang w:val="en-US"/>
              </w:rPr>
              <w:t>/api/users/{userId}/following-s</w:t>
            </w:r>
            <w:r>
              <w:rPr>
                <w:lang w:val="en-US"/>
              </w:rPr>
              <w:t>tatus</w:t>
            </w:r>
          </w:p>
        </w:tc>
        <w:tc>
          <w:tcPr>
            <w:tcW w:w="329" w:type="pct"/>
          </w:tcPr>
          <w:p w14:paraId="6A544124" w14:textId="534DC85A"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3D5402BB" w14:textId="77777777" w:rsidR="00DA4D3B" w:rsidRPr="000846F5" w:rsidRDefault="00DA4D3B" w:rsidP="00604232">
            <w:pPr>
              <w:jc w:val="center"/>
              <w:rPr>
                <w:lang w:val="en-US"/>
              </w:rPr>
            </w:pPr>
          </w:p>
        </w:tc>
        <w:tc>
          <w:tcPr>
            <w:tcW w:w="336" w:type="pct"/>
          </w:tcPr>
          <w:p w14:paraId="5AF9950D" w14:textId="77777777" w:rsidR="00DA4D3B" w:rsidRPr="000846F5" w:rsidRDefault="00DA4D3B" w:rsidP="00604232">
            <w:pPr>
              <w:jc w:val="center"/>
              <w:rPr>
                <w:lang w:val="en-US"/>
              </w:rPr>
            </w:pPr>
          </w:p>
        </w:tc>
        <w:tc>
          <w:tcPr>
            <w:tcW w:w="462" w:type="pct"/>
          </w:tcPr>
          <w:p w14:paraId="33D7FAC0" w14:textId="77777777" w:rsidR="00DA4D3B" w:rsidRPr="000846F5" w:rsidRDefault="00DA4D3B" w:rsidP="00604232">
            <w:pPr>
              <w:jc w:val="center"/>
              <w:rPr>
                <w:lang w:val="en-US"/>
              </w:rPr>
            </w:pPr>
          </w:p>
        </w:tc>
        <w:tc>
          <w:tcPr>
            <w:tcW w:w="1362" w:type="pct"/>
          </w:tcPr>
          <w:p w14:paraId="563F8383" w14:textId="5ABF8A6E" w:rsidR="00DA4D3B" w:rsidRPr="00525E26" w:rsidRDefault="00525E26" w:rsidP="00312460">
            <w:pPr>
              <w:jc w:val="left"/>
              <w:rPr>
                <w:rFonts w:cstheme="minorHAnsi"/>
              </w:rPr>
            </w:pPr>
            <w:r w:rsidRPr="00525E26">
              <w:rPr>
                <w:rFonts w:cstheme="minorHAnsi"/>
              </w:rPr>
              <w:t>Comprobar si sigo a u</w:t>
            </w:r>
            <w:r>
              <w:rPr>
                <w:rFonts w:cstheme="minorHAnsi"/>
              </w:rPr>
              <w:t>n usuario</w:t>
            </w:r>
          </w:p>
        </w:tc>
      </w:tr>
      <w:tr w:rsidR="00DA4D3B" w:rsidRPr="007B1868" w14:paraId="0F561020" w14:textId="5DA52BD4" w:rsidTr="00DA4D3B">
        <w:tc>
          <w:tcPr>
            <w:tcW w:w="2114" w:type="pct"/>
          </w:tcPr>
          <w:p w14:paraId="76546AA0" w14:textId="27086FA0" w:rsidR="00DA4D3B" w:rsidRDefault="00DA4D3B" w:rsidP="00604232">
            <w:pPr>
              <w:tabs>
                <w:tab w:val="center" w:pos="1658"/>
              </w:tabs>
            </w:pPr>
            <w:r>
              <w:t>/api/users/{userId}/followers</w:t>
            </w:r>
          </w:p>
        </w:tc>
        <w:tc>
          <w:tcPr>
            <w:tcW w:w="329" w:type="pct"/>
          </w:tcPr>
          <w:p w14:paraId="1F8B7DAE" w14:textId="00260D82" w:rsidR="00DA4D3B" w:rsidRPr="007B1868" w:rsidRDefault="00DA4D3B" w:rsidP="00604232">
            <w:pPr>
              <w:jc w:val="center"/>
            </w:pPr>
            <w:r w:rsidRPr="00CB679F">
              <w:rPr>
                <w:rFonts w:ascii="Segoe UI Symbol" w:hAnsi="Segoe UI Symbol" w:cs="Segoe UI Symbol"/>
              </w:rPr>
              <w:t>✔</w:t>
            </w:r>
          </w:p>
        </w:tc>
        <w:tc>
          <w:tcPr>
            <w:tcW w:w="399" w:type="pct"/>
          </w:tcPr>
          <w:p w14:paraId="456131EF" w14:textId="3A9FB3F4" w:rsidR="00DA4D3B" w:rsidRPr="007B1868" w:rsidRDefault="00DA4D3B" w:rsidP="00604232">
            <w:pPr>
              <w:jc w:val="center"/>
            </w:pPr>
          </w:p>
        </w:tc>
        <w:tc>
          <w:tcPr>
            <w:tcW w:w="336" w:type="pct"/>
          </w:tcPr>
          <w:p w14:paraId="3CC580BB" w14:textId="77777777" w:rsidR="00DA4D3B" w:rsidRPr="007B1868" w:rsidRDefault="00DA4D3B" w:rsidP="00604232">
            <w:pPr>
              <w:jc w:val="center"/>
            </w:pPr>
          </w:p>
        </w:tc>
        <w:tc>
          <w:tcPr>
            <w:tcW w:w="462" w:type="pct"/>
          </w:tcPr>
          <w:p w14:paraId="7FE856C7" w14:textId="6ADF76A6" w:rsidR="00DA4D3B" w:rsidRPr="007B1868" w:rsidRDefault="00DA4D3B" w:rsidP="00604232">
            <w:pPr>
              <w:jc w:val="center"/>
            </w:pPr>
            <w:r w:rsidRPr="00CB679F">
              <w:rPr>
                <w:rFonts w:ascii="Segoe UI Symbol" w:hAnsi="Segoe UI Symbol" w:cs="Segoe UI Symbol"/>
              </w:rPr>
              <w:t>✔</w:t>
            </w:r>
          </w:p>
        </w:tc>
        <w:tc>
          <w:tcPr>
            <w:tcW w:w="1362" w:type="pct"/>
          </w:tcPr>
          <w:p w14:paraId="248F4BCB" w14:textId="62BE1EE6" w:rsidR="00DA4D3B" w:rsidRPr="00DA4D3B" w:rsidRDefault="00525E26" w:rsidP="00312460">
            <w:pPr>
              <w:jc w:val="left"/>
              <w:rPr>
                <w:rFonts w:cstheme="minorHAnsi"/>
              </w:rPr>
            </w:pPr>
            <w:r>
              <w:rPr>
                <w:rFonts w:cstheme="minorHAnsi"/>
              </w:rPr>
              <w:t>Obtener seguidores del usuario</w:t>
            </w:r>
          </w:p>
        </w:tc>
      </w:tr>
      <w:tr w:rsidR="00DA4D3B" w:rsidRPr="007B1868" w14:paraId="3923540F" w14:textId="285B742D" w:rsidTr="00DA4D3B">
        <w:tc>
          <w:tcPr>
            <w:tcW w:w="2114" w:type="pct"/>
          </w:tcPr>
          <w:p w14:paraId="59928782" w14:textId="00606399" w:rsidR="00DA4D3B" w:rsidRDefault="00DA4D3B" w:rsidP="00604232">
            <w:pPr>
              <w:tabs>
                <w:tab w:val="center" w:pos="1658"/>
              </w:tabs>
            </w:pPr>
            <w:r>
              <w:t>/api/lists</w:t>
            </w:r>
            <w:r>
              <w:tab/>
            </w:r>
          </w:p>
        </w:tc>
        <w:tc>
          <w:tcPr>
            <w:tcW w:w="329" w:type="pct"/>
          </w:tcPr>
          <w:p w14:paraId="65656E3A" w14:textId="77777777" w:rsidR="00DA4D3B" w:rsidRPr="007B1868" w:rsidRDefault="00DA4D3B" w:rsidP="00604232">
            <w:pPr>
              <w:jc w:val="center"/>
            </w:pPr>
          </w:p>
        </w:tc>
        <w:tc>
          <w:tcPr>
            <w:tcW w:w="399" w:type="pct"/>
          </w:tcPr>
          <w:p w14:paraId="7F428567" w14:textId="72D04D48" w:rsidR="00DA4D3B" w:rsidRPr="007B1868" w:rsidRDefault="00DA4D3B" w:rsidP="00604232">
            <w:pPr>
              <w:jc w:val="center"/>
            </w:pPr>
            <w:r w:rsidRPr="00CB679F">
              <w:rPr>
                <w:rFonts w:ascii="Segoe UI Symbol" w:hAnsi="Segoe UI Symbol" w:cs="Segoe UI Symbol"/>
              </w:rPr>
              <w:t>✔</w:t>
            </w:r>
          </w:p>
        </w:tc>
        <w:tc>
          <w:tcPr>
            <w:tcW w:w="336" w:type="pct"/>
          </w:tcPr>
          <w:p w14:paraId="3604B48F" w14:textId="77777777" w:rsidR="00DA4D3B" w:rsidRPr="007B1868" w:rsidRDefault="00DA4D3B" w:rsidP="00604232">
            <w:pPr>
              <w:jc w:val="center"/>
            </w:pPr>
          </w:p>
        </w:tc>
        <w:tc>
          <w:tcPr>
            <w:tcW w:w="462" w:type="pct"/>
          </w:tcPr>
          <w:p w14:paraId="6D8F9A67" w14:textId="77777777" w:rsidR="00DA4D3B" w:rsidRPr="007B1868" w:rsidRDefault="00DA4D3B" w:rsidP="00604232">
            <w:pPr>
              <w:jc w:val="center"/>
            </w:pPr>
          </w:p>
        </w:tc>
        <w:tc>
          <w:tcPr>
            <w:tcW w:w="1362" w:type="pct"/>
          </w:tcPr>
          <w:p w14:paraId="5784BC7C" w14:textId="5D48BCD7" w:rsidR="00DA4D3B" w:rsidRPr="00DA4D3B" w:rsidRDefault="00525E26" w:rsidP="00312460">
            <w:pPr>
              <w:jc w:val="left"/>
              <w:rPr>
                <w:rFonts w:cstheme="minorHAnsi"/>
              </w:rPr>
            </w:pPr>
            <w:r>
              <w:rPr>
                <w:rFonts w:cstheme="minorHAnsi"/>
              </w:rPr>
              <w:t>Crear una lista</w:t>
            </w:r>
          </w:p>
        </w:tc>
      </w:tr>
      <w:tr w:rsidR="00DA4D3B" w:rsidRPr="007B1868" w14:paraId="7380A4F2" w14:textId="1A3FCE98" w:rsidTr="00DA4D3B">
        <w:tc>
          <w:tcPr>
            <w:tcW w:w="2114" w:type="pct"/>
          </w:tcPr>
          <w:p w14:paraId="690E47D1" w14:textId="10A020AA" w:rsidR="00DA4D3B" w:rsidRDefault="00DA4D3B" w:rsidP="00604232">
            <w:pPr>
              <w:tabs>
                <w:tab w:val="center" w:pos="1658"/>
              </w:tabs>
            </w:pPr>
            <w:r>
              <w:t>/api/lists/{listId}/content</w:t>
            </w:r>
          </w:p>
        </w:tc>
        <w:tc>
          <w:tcPr>
            <w:tcW w:w="329" w:type="pct"/>
          </w:tcPr>
          <w:p w14:paraId="63E5FA0F" w14:textId="77777777" w:rsidR="00DA4D3B" w:rsidRPr="007B1868" w:rsidRDefault="00DA4D3B" w:rsidP="00604232">
            <w:pPr>
              <w:jc w:val="center"/>
            </w:pPr>
          </w:p>
        </w:tc>
        <w:tc>
          <w:tcPr>
            <w:tcW w:w="399" w:type="pct"/>
          </w:tcPr>
          <w:p w14:paraId="08B70930" w14:textId="25F36233" w:rsidR="00DA4D3B" w:rsidRPr="007B1868" w:rsidRDefault="00DA4D3B" w:rsidP="00604232">
            <w:pPr>
              <w:jc w:val="center"/>
            </w:pPr>
            <w:r w:rsidRPr="00CB679F">
              <w:rPr>
                <w:rFonts w:ascii="Segoe UI Symbol" w:hAnsi="Segoe UI Symbol" w:cs="Segoe UI Symbol"/>
              </w:rPr>
              <w:t>✔</w:t>
            </w:r>
          </w:p>
        </w:tc>
        <w:tc>
          <w:tcPr>
            <w:tcW w:w="336" w:type="pct"/>
          </w:tcPr>
          <w:p w14:paraId="70E833F3" w14:textId="77777777" w:rsidR="00DA4D3B" w:rsidRPr="007B1868" w:rsidRDefault="00DA4D3B" w:rsidP="00604232">
            <w:pPr>
              <w:jc w:val="center"/>
            </w:pPr>
          </w:p>
        </w:tc>
        <w:tc>
          <w:tcPr>
            <w:tcW w:w="462" w:type="pct"/>
          </w:tcPr>
          <w:p w14:paraId="171DF65A" w14:textId="77777777" w:rsidR="00DA4D3B" w:rsidRPr="007B1868" w:rsidRDefault="00DA4D3B" w:rsidP="00604232">
            <w:pPr>
              <w:jc w:val="center"/>
            </w:pPr>
          </w:p>
        </w:tc>
        <w:tc>
          <w:tcPr>
            <w:tcW w:w="1362" w:type="pct"/>
          </w:tcPr>
          <w:p w14:paraId="1CE56620" w14:textId="56BF7D03" w:rsidR="00DA4D3B" w:rsidRPr="00DA4D3B" w:rsidRDefault="00525E26" w:rsidP="00312460">
            <w:pPr>
              <w:jc w:val="left"/>
              <w:rPr>
                <w:rFonts w:cstheme="minorHAnsi"/>
              </w:rPr>
            </w:pPr>
            <w:r>
              <w:rPr>
                <w:rFonts w:cstheme="minorHAnsi"/>
              </w:rPr>
              <w:t>Añadir contenido a una lista</w:t>
            </w:r>
          </w:p>
        </w:tc>
      </w:tr>
      <w:tr w:rsidR="00DA4D3B" w:rsidRPr="007B1868" w14:paraId="7B9F0F47" w14:textId="278BA95A" w:rsidTr="00DA4D3B">
        <w:tc>
          <w:tcPr>
            <w:tcW w:w="2114" w:type="pct"/>
          </w:tcPr>
          <w:p w14:paraId="238C5F77" w14:textId="477C722F" w:rsidR="00DA4D3B" w:rsidRDefault="00DA4D3B" w:rsidP="00604232">
            <w:r>
              <w:lastRenderedPageBreak/>
              <w:t>/api/lists/public</w:t>
            </w:r>
          </w:p>
        </w:tc>
        <w:tc>
          <w:tcPr>
            <w:tcW w:w="329" w:type="pct"/>
          </w:tcPr>
          <w:p w14:paraId="5B371CF0" w14:textId="3CF3CFAD" w:rsidR="00DA4D3B" w:rsidRPr="007B1868" w:rsidRDefault="00DA4D3B" w:rsidP="00604232">
            <w:pPr>
              <w:jc w:val="center"/>
            </w:pPr>
            <w:r w:rsidRPr="00CB679F">
              <w:rPr>
                <w:rFonts w:ascii="Segoe UI Symbol" w:hAnsi="Segoe UI Symbol" w:cs="Segoe UI Symbol"/>
              </w:rPr>
              <w:t>✔</w:t>
            </w:r>
          </w:p>
        </w:tc>
        <w:tc>
          <w:tcPr>
            <w:tcW w:w="399" w:type="pct"/>
          </w:tcPr>
          <w:p w14:paraId="6C5E12AE" w14:textId="77777777" w:rsidR="00DA4D3B" w:rsidRPr="007B1868" w:rsidRDefault="00DA4D3B" w:rsidP="00604232">
            <w:pPr>
              <w:jc w:val="center"/>
            </w:pPr>
          </w:p>
        </w:tc>
        <w:tc>
          <w:tcPr>
            <w:tcW w:w="336" w:type="pct"/>
          </w:tcPr>
          <w:p w14:paraId="6FFF81D6" w14:textId="77777777" w:rsidR="00DA4D3B" w:rsidRPr="007B1868" w:rsidRDefault="00DA4D3B" w:rsidP="00604232">
            <w:pPr>
              <w:jc w:val="center"/>
            </w:pPr>
          </w:p>
        </w:tc>
        <w:tc>
          <w:tcPr>
            <w:tcW w:w="462" w:type="pct"/>
          </w:tcPr>
          <w:p w14:paraId="3824ECD9" w14:textId="77777777" w:rsidR="00DA4D3B" w:rsidRPr="007B1868" w:rsidRDefault="00DA4D3B" w:rsidP="00604232">
            <w:pPr>
              <w:jc w:val="center"/>
            </w:pPr>
          </w:p>
        </w:tc>
        <w:tc>
          <w:tcPr>
            <w:tcW w:w="1362" w:type="pct"/>
          </w:tcPr>
          <w:p w14:paraId="33EC9F5D" w14:textId="5E48BBA8" w:rsidR="00DA4D3B" w:rsidRPr="00DA4D3B" w:rsidRDefault="00525E26" w:rsidP="00312460">
            <w:pPr>
              <w:jc w:val="left"/>
              <w:rPr>
                <w:rFonts w:cstheme="minorHAnsi"/>
              </w:rPr>
            </w:pPr>
            <w:r>
              <w:rPr>
                <w:rFonts w:cstheme="minorHAnsi"/>
              </w:rPr>
              <w:t>Obtener todas las listas públicas</w:t>
            </w:r>
          </w:p>
        </w:tc>
      </w:tr>
      <w:tr w:rsidR="00DA4D3B" w:rsidRPr="007B1868" w14:paraId="58FE8CB3" w14:textId="17AA7912" w:rsidTr="00DA4D3B">
        <w:tc>
          <w:tcPr>
            <w:tcW w:w="2114" w:type="pct"/>
          </w:tcPr>
          <w:p w14:paraId="4F3E1120" w14:textId="6531007A" w:rsidR="00DA4D3B" w:rsidRDefault="00DA4D3B" w:rsidP="00604232">
            <w:r w:rsidRPr="000846F5">
              <w:rPr>
                <w:lang w:val="en-US"/>
              </w:rPr>
              <w:t>/api/lists/{listId}/content/{c</w:t>
            </w:r>
            <w:r>
              <w:rPr>
                <w:lang w:val="en-US"/>
              </w:rPr>
              <w:t>ontentId}</w:t>
            </w:r>
          </w:p>
        </w:tc>
        <w:tc>
          <w:tcPr>
            <w:tcW w:w="329" w:type="pct"/>
          </w:tcPr>
          <w:p w14:paraId="1B23CC8C" w14:textId="77777777" w:rsidR="00DA4D3B" w:rsidRPr="007B1868" w:rsidRDefault="00DA4D3B" w:rsidP="00604232">
            <w:pPr>
              <w:jc w:val="center"/>
            </w:pPr>
          </w:p>
        </w:tc>
        <w:tc>
          <w:tcPr>
            <w:tcW w:w="399" w:type="pct"/>
          </w:tcPr>
          <w:p w14:paraId="476ADB1E" w14:textId="77777777" w:rsidR="00DA4D3B" w:rsidRPr="007B1868" w:rsidRDefault="00DA4D3B" w:rsidP="00604232">
            <w:pPr>
              <w:jc w:val="center"/>
            </w:pPr>
          </w:p>
        </w:tc>
        <w:tc>
          <w:tcPr>
            <w:tcW w:w="336" w:type="pct"/>
          </w:tcPr>
          <w:p w14:paraId="6964F9F1" w14:textId="77777777" w:rsidR="00DA4D3B" w:rsidRPr="007B1868" w:rsidRDefault="00DA4D3B" w:rsidP="00604232">
            <w:pPr>
              <w:jc w:val="center"/>
            </w:pPr>
          </w:p>
        </w:tc>
        <w:tc>
          <w:tcPr>
            <w:tcW w:w="462" w:type="pct"/>
          </w:tcPr>
          <w:p w14:paraId="61D58FE7" w14:textId="709926CF" w:rsidR="00DA4D3B" w:rsidRPr="007B1868" w:rsidRDefault="00DA4D3B" w:rsidP="00604232">
            <w:pPr>
              <w:jc w:val="center"/>
            </w:pPr>
            <w:r w:rsidRPr="00CB679F">
              <w:rPr>
                <w:rFonts w:ascii="Segoe UI Symbol" w:hAnsi="Segoe UI Symbol" w:cs="Segoe UI Symbol"/>
              </w:rPr>
              <w:t>✔</w:t>
            </w:r>
          </w:p>
        </w:tc>
        <w:tc>
          <w:tcPr>
            <w:tcW w:w="1362" w:type="pct"/>
          </w:tcPr>
          <w:p w14:paraId="01F3698E" w14:textId="00419D4F" w:rsidR="00DA4D3B" w:rsidRPr="00DA4D3B" w:rsidRDefault="00525E26" w:rsidP="00312460">
            <w:pPr>
              <w:jc w:val="left"/>
              <w:rPr>
                <w:rFonts w:cstheme="minorHAnsi"/>
              </w:rPr>
            </w:pPr>
            <w:r>
              <w:rPr>
                <w:rFonts w:cstheme="minorHAnsi"/>
              </w:rPr>
              <w:t>Eliminar contenido de una lista</w:t>
            </w:r>
          </w:p>
        </w:tc>
      </w:tr>
      <w:tr w:rsidR="00DA4D3B" w:rsidRPr="000846F5" w14:paraId="5AB36712" w14:textId="72252108" w:rsidTr="00DA4D3B">
        <w:tc>
          <w:tcPr>
            <w:tcW w:w="2114" w:type="pct"/>
          </w:tcPr>
          <w:p w14:paraId="007205EF" w14:textId="35CA665A" w:rsidR="00DA4D3B" w:rsidRPr="000846F5" w:rsidRDefault="00DA4D3B" w:rsidP="00604232">
            <w:pPr>
              <w:rPr>
                <w:lang w:val="en-US"/>
              </w:rPr>
            </w:pPr>
            <w:r>
              <w:t>/api/ratings</w:t>
            </w:r>
          </w:p>
        </w:tc>
        <w:tc>
          <w:tcPr>
            <w:tcW w:w="329" w:type="pct"/>
          </w:tcPr>
          <w:p w14:paraId="315A6509" w14:textId="77777777" w:rsidR="00DA4D3B" w:rsidRPr="000846F5" w:rsidRDefault="00DA4D3B" w:rsidP="00604232">
            <w:pPr>
              <w:jc w:val="center"/>
              <w:rPr>
                <w:lang w:val="en-US"/>
              </w:rPr>
            </w:pPr>
          </w:p>
        </w:tc>
        <w:tc>
          <w:tcPr>
            <w:tcW w:w="399" w:type="pct"/>
          </w:tcPr>
          <w:p w14:paraId="73E2E17C" w14:textId="5CF9CD33" w:rsidR="00DA4D3B" w:rsidRPr="000846F5" w:rsidRDefault="00DA4D3B" w:rsidP="00604232">
            <w:pPr>
              <w:jc w:val="center"/>
              <w:rPr>
                <w:lang w:val="en-US"/>
              </w:rPr>
            </w:pPr>
            <w:r w:rsidRPr="00CB679F">
              <w:rPr>
                <w:rFonts w:ascii="Segoe UI Symbol" w:hAnsi="Segoe UI Symbol" w:cs="Segoe UI Symbol"/>
              </w:rPr>
              <w:t>✔</w:t>
            </w:r>
          </w:p>
        </w:tc>
        <w:tc>
          <w:tcPr>
            <w:tcW w:w="336" w:type="pct"/>
          </w:tcPr>
          <w:p w14:paraId="61F147DF" w14:textId="77777777" w:rsidR="00DA4D3B" w:rsidRPr="000846F5" w:rsidRDefault="00DA4D3B" w:rsidP="00604232">
            <w:pPr>
              <w:jc w:val="center"/>
              <w:rPr>
                <w:lang w:val="en-US"/>
              </w:rPr>
            </w:pPr>
          </w:p>
        </w:tc>
        <w:tc>
          <w:tcPr>
            <w:tcW w:w="462" w:type="pct"/>
          </w:tcPr>
          <w:p w14:paraId="005F14F3" w14:textId="77777777" w:rsidR="00DA4D3B" w:rsidRPr="000846F5" w:rsidRDefault="00DA4D3B" w:rsidP="00604232">
            <w:pPr>
              <w:jc w:val="center"/>
              <w:rPr>
                <w:lang w:val="en-US"/>
              </w:rPr>
            </w:pPr>
          </w:p>
        </w:tc>
        <w:tc>
          <w:tcPr>
            <w:tcW w:w="1362" w:type="pct"/>
          </w:tcPr>
          <w:p w14:paraId="157135CF" w14:textId="2076E195" w:rsidR="00DA4D3B" w:rsidRPr="00DA4D3B" w:rsidRDefault="00525E26" w:rsidP="00312460">
            <w:pPr>
              <w:jc w:val="left"/>
              <w:rPr>
                <w:rFonts w:cstheme="minorHAnsi"/>
                <w:lang w:val="en-US"/>
              </w:rPr>
            </w:pPr>
            <w:r>
              <w:rPr>
                <w:rFonts w:cstheme="minorHAnsi"/>
                <w:lang w:val="en-US"/>
              </w:rPr>
              <w:t>Crear una valoración</w:t>
            </w:r>
          </w:p>
        </w:tc>
      </w:tr>
      <w:tr w:rsidR="00DA4D3B" w:rsidRPr="000846F5" w14:paraId="14C69E7F" w14:textId="332A0105" w:rsidTr="00DA4D3B">
        <w:tc>
          <w:tcPr>
            <w:tcW w:w="2114" w:type="pct"/>
          </w:tcPr>
          <w:p w14:paraId="219DE6F0" w14:textId="007A5693" w:rsidR="00DA4D3B" w:rsidRDefault="00DA4D3B" w:rsidP="00604232">
            <w:r>
              <w:t>/api/ratings/{ratingId}/likes</w:t>
            </w:r>
          </w:p>
        </w:tc>
        <w:tc>
          <w:tcPr>
            <w:tcW w:w="329" w:type="pct"/>
          </w:tcPr>
          <w:p w14:paraId="41B14062" w14:textId="417F27EF"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47FFB61C" w14:textId="03DACC1A" w:rsidR="00DA4D3B" w:rsidRPr="000846F5" w:rsidRDefault="00DA4D3B" w:rsidP="00604232">
            <w:pPr>
              <w:jc w:val="center"/>
              <w:rPr>
                <w:lang w:val="en-US"/>
              </w:rPr>
            </w:pPr>
            <w:r w:rsidRPr="00CB679F">
              <w:rPr>
                <w:rFonts w:ascii="Segoe UI Symbol" w:hAnsi="Segoe UI Symbol" w:cs="Segoe UI Symbol"/>
              </w:rPr>
              <w:t>✔</w:t>
            </w:r>
          </w:p>
        </w:tc>
        <w:tc>
          <w:tcPr>
            <w:tcW w:w="336" w:type="pct"/>
          </w:tcPr>
          <w:p w14:paraId="37FA2717" w14:textId="77777777" w:rsidR="00DA4D3B" w:rsidRPr="000846F5" w:rsidRDefault="00DA4D3B" w:rsidP="00604232">
            <w:pPr>
              <w:jc w:val="center"/>
              <w:rPr>
                <w:lang w:val="en-US"/>
              </w:rPr>
            </w:pPr>
          </w:p>
        </w:tc>
        <w:tc>
          <w:tcPr>
            <w:tcW w:w="462" w:type="pct"/>
          </w:tcPr>
          <w:p w14:paraId="12BA6BCF" w14:textId="77777777" w:rsidR="00DA4D3B" w:rsidRPr="000846F5" w:rsidRDefault="00DA4D3B" w:rsidP="00604232">
            <w:pPr>
              <w:jc w:val="center"/>
              <w:rPr>
                <w:lang w:val="en-US"/>
              </w:rPr>
            </w:pPr>
          </w:p>
        </w:tc>
        <w:tc>
          <w:tcPr>
            <w:tcW w:w="1362" w:type="pct"/>
          </w:tcPr>
          <w:p w14:paraId="6D75E6D8" w14:textId="0A19E12B" w:rsidR="00DA4D3B" w:rsidRPr="00525E26" w:rsidRDefault="00525E26" w:rsidP="00312460">
            <w:pPr>
              <w:jc w:val="left"/>
              <w:rPr>
                <w:rFonts w:cstheme="minorHAnsi"/>
              </w:rPr>
            </w:pPr>
            <w:r w:rsidRPr="00525E26">
              <w:rPr>
                <w:rFonts w:cstheme="minorHAnsi"/>
              </w:rPr>
              <w:t>Obtener</w:t>
            </w:r>
            <w:r>
              <w:rPr>
                <w:rFonts w:cstheme="minorHAnsi"/>
              </w:rPr>
              <w:t xml:space="preserve"> la </w:t>
            </w:r>
            <w:r w:rsidRPr="00525E26">
              <w:rPr>
                <w:rFonts w:cstheme="minorHAnsi"/>
              </w:rPr>
              <w:t xml:space="preserve">cantidad de </w:t>
            </w:r>
            <w:r>
              <w:rPr>
                <w:rFonts w:cstheme="minorHAnsi"/>
              </w:rPr>
              <w:t>me gustas/Dar me gusta</w:t>
            </w:r>
          </w:p>
        </w:tc>
      </w:tr>
      <w:tr w:rsidR="00DA4D3B" w:rsidRPr="002D7CD7" w14:paraId="35BF9F84" w14:textId="5F25D7FD" w:rsidTr="00DA4D3B">
        <w:tc>
          <w:tcPr>
            <w:tcW w:w="2114" w:type="pct"/>
          </w:tcPr>
          <w:p w14:paraId="49E98B30" w14:textId="7A2FFEB1" w:rsidR="00DA4D3B" w:rsidRPr="000846F5" w:rsidRDefault="00DA4D3B" w:rsidP="00604232">
            <w:pPr>
              <w:rPr>
                <w:lang w:val="en-US"/>
              </w:rPr>
            </w:pPr>
            <w:r w:rsidRPr="000846F5">
              <w:rPr>
                <w:lang w:val="en-US"/>
              </w:rPr>
              <w:t>/api/ratings/{ratingId}/like-s</w:t>
            </w:r>
            <w:r>
              <w:rPr>
                <w:lang w:val="en-US"/>
              </w:rPr>
              <w:t>tatus</w:t>
            </w:r>
          </w:p>
        </w:tc>
        <w:tc>
          <w:tcPr>
            <w:tcW w:w="329" w:type="pct"/>
          </w:tcPr>
          <w:p w14:paraId="1F8D925F" w14:textId="080B14F7"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15350980" w14:textId="77777777" w:rsidR="00DA4D3B" w:rsidRPr="000846F5" w:rsidRDefault="00DA4D3B" w:rsidP="00604232">
            <w:pPr>
              <w:jc w:val="center"/>
              <w:rPr>
                <w:lang w:val="en-US"/>
              </w:rPr>
            </w:pPr>
          </w:p>
        </w:tc>
        <w:tc>
          <w:tcPr>
            <w:tcW w:w="336" w:type="pct"/>
          </w:tcPr>
          <w:p w14:paraId="2EBA35D0" w14:textId="77777777" w:rsidR="00DA4D3B" w:rsidRPr="000846F5" w:rsidRDefault="00DA4D3B" w:rsidP="00604232">
            <w:pPr>
              <w:jc w:val="center"/>
              <w:rPr>
                <w:lang w:val="en-US"/>
              </w:rPr>
            </w:pPr>
          </w:p>
        </w:tc>
        <w:tc>
          <w:tcPr>
            <w:tcW w:w="462" w:type="pct"/>
          </w:tcPr>
          <w:p w14:paraId="38AF3CE3" w14:textId="77777777" w:rsidR="00DA4D3B" w:rsidRPr="000846F5" w:rsidRDefault="00DA4D3B" w:rsidP="00604232">
            <w:pPr>
              <w:jc w:val="center"/>
              <w:rPr>
                <w:lang w:val="en-US"/>
              </w:rPr>
            </w:pPr>
          </w:p>
        </w:tc>
        <w:tc>
          <w:tcPr>
            <w:tcW w:w="1362" w:type="pct"/>
          </w:tcPr>
          <w:p w14:paraId="49DBF7ED" w14:textId="0060DF38" w:rsidR="00DA4D3B" w:rsidRPr="00525E26" w:rsidRDefault="00525E26" w:rsidP="00312460">
            <w:pPr>
              <w:jc w:val="left"/>
              <w:rPr>
                <w:rFonts w:cstheme="minorHAnsi"/>
              </w:rPr>
            </w:pPr>
            <w:r w:rsidRPr="00525E26">
              <w:rPr>
                <w:rFonts w:cstheme="minorHAnsi"/>
              </w:rPr>
              <w:t xml:space="preserve">Comprobar si he dado </w:t>
            </w:r>
            <w:r>
              <w:rPr>
                <w:rFonts w:cstheme="minorHAnsi"/>
              </w:rPr>
              <w:t>me gusta a una valoración</w:t>
            </w:r>
          </w:p>
        </w:tc>
      </w:tr>
      <w:tr w:rsidR="00DA4D3B" w:rsidRPr="000846F5" w14:paraId="2F33DC90" w14:textId="16C311F9" w:rsidTr="00DA4D3B">
        <w:tc>
          <w:tcPr>
            <w:tcW w:w="2114" w:type="pct"/>
          </w:tcPr>
          <w:p w14:paraId="7AA51E49" w14:textId="427C1F5F" w:rsidR="00DA4D3B" w:rsidRPr="00604232" w:rsidRDefault="00DA4D3B" w:rsidP="00604232">
            <w:r>
              <w:rPr>
                <w:lang w:val="en-US"/>
              </w:rPr>
              <w:t>/api/ratings/{contentId}</w:t>
            </w:r>
          </w:p>
        </w:tc>
        <w:tc>
          <w:tcPr>
            <w:tcW w:w="329" w:type="pct"/>
          </w:tcPr>
          <w:p w14:paraId="2B87CEEE" w14:textId="01BFD268"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141A5668" w14:textId="77777777" w:rsidR="00DA4D3B" w:rsidRPr="000846F5" w:rsidRDefault="00DA4D3B" w:rsidP="00604232">
            <w:pPr>
              <w:jc w:val="center"/>
              <w:rPr>
                <w:lang w:val="en-US"/>
              </w:rPr>
            </w:pPr>
          </w:p>
        </w:tc>
        <w:tc>
          <w:tcPr>
            <w:tcW w:w="336" w:type="pct"/>
          </w:tcPr>
          <w:p w14:paraId="5171945E" w14:textId="77777777" w:rsidR="00DA4D3B" w:rsidRPr="000846F5" w:rsidRDefault="00DA4D3B" w:rsidP="00604232">
            <w:pPr>
              <w:jc w:val="center"/>
              <w:rPr>
                <w:lang w:val="en-US"/>
              </w:rPr>
            </w:pPr>
          </w:p>
        </w:tc>
        <w:tc>
          <w:tcPr>
            <w:tcW w:w="462" w:type="pct"/>
          </w:tcPr>
          <w:p w14:paraId="0D55CA05" w14:textId="77777777" w:rsidR="00DA4D3B" w:rsidRPr="00CB679F" w:rsidRDefault="00DA4D3B" w:rsidP="00604232">
            <w:pPr>
              <w:jc w:val="center"/>
              <w:rPr>
                <w:rFonts w:ascii="Segoe UI Symbol" w:hAnsi="Segoe UI Symbol" w:cs="Segoe UI Symbol"/>
              </w:rPr>
            </w:pPr>
          </w:p>
        </w:tc>
        <w:tc>
          <w:tcPr>
            <w:tcW w:w="1362" w:type="pct"/>
          </w:tcPr>
          <w:p w14:paraId="54952CE3" w14:textId="37EF6972" w:rsidR="00DA4D3B" w:rsidRPr="00DA4D3B" w:rsidRDefault="00525E26" w:rsidP="00312460">
            <w:pPr>
              <w:jc w:val="left"/>
              <w:rPr>
                <w:rFonts w:cstheme="minorHAnsi"/>
              </w:rPr>
            </w:pPr>
            <w:r>
              <w:rPr>
                <w:rFonts w:cstheme="minorHAnsi"/>
              </w:rPr>
              <w:t>Obtener las valoraciones de un contenido</w:t>
            </w:r>
          </w:p>
        </w:tc>
      </w:tr>
      <w:tr w:rsidR="00DA4D3B" w:rsidRPr="000846F5" w14:paraId="3926D7B0" w14:textId="79E7D97A" w:rsidTr="00DA4D3B">
        <w:tc>
          <w:tcPr>
            <w:tcW w:w="2114" w:type="pct"/>
          </w:tcPr>
          <w:p w14:paraId="219EFBE0" w14:textId="215F0FAA" w:rsidR="00DA4D3B" w:rsidRPr="000846F5" w:rsidRDefault="00DA4D3B" w:rsidP="00604232">
            <w:pPr>
              <w:rPr>
                <w:lang w:val="en-US"/>
              </w:rPr>
            </w:pPr>
            <w:r>
              <w:t>/api/ratings/{ratingId}</w:t>
            </w:r>
          </w:p>
        </w:tc>
        <w:tc>
          <w:tcPr>
            <w:tcW w:w="329" w:type="pct"/>
          </w:tcPr>
          <w:p w14:paraId="6B318382" w14:textId="77777777" w:rsidR="00DA4D3B" w:rsidRPr="000846F5" w:rsidRDefault="00DA4D3B" w:rsidP="00604232">
            <w:pPr>
              <w:jc w:val="center"/>
              <w:rPr>
                <w:lang w:val="en-US"/>
              </w:rPr>
            </w:pPr>
          </w:p>
        </w:tc>
        <w:tc>
          <w:tcPr>
            <w:tcW w:w="399" w:type="pct"/>
          </w:tcPr>
          <w:p w14:paraId="658F08D6" w14:textId="77777777" w:rsidR="00DA4D3B" w:rsidRPr="000846F5" w:rsidRDefault="00DA4D3B" w:rsidP="00604232">
            <w:pPr>
              <w:jc w:val="center"/>
              <w:rPr>
                <w:lang w:val="en-US"/>
              </w:rPr>
            </w:pPr>
          </w:p>
        </w:tc>
        <w:tc>
          <w:tcPr>
            <w:tcW w:w="336" w:type="pct"/>
          </w:tcPr>
          <w:p w14:paraId="3B52E843" w14:textId="77777777" w:rsidR="00DA4D3B" w:rsidRPr="000846F5" w:rsidRDefault="00DA4D3B" w:rsidP="00604232">
            <w:pPr>
              <w:jc w:val="center"/>
              <w:rPr>
                <w:lang w:val="en-US"/>
              </w:rPr>
            </w:pPr>
          </w:p>
        </w:tc>
        <w:tc>
          <w:tcPr>
            <w:tcW w:w="462" w:type="pct"/>
          </w:tcPr>
          <w:p w14:paraId="76A5291B" w14:textId="40D1CC90" w:rsidR="00DA4D3B" w:rsidRPr="000846F5" w:rsidRDefault="00DA4D3B" w:rsidP="00604232">
            <w:pPr>
              <w:jc w:val="center"/>
              <w:rPr>
                <w:lang w:val="en-US"/>
              </w:rPr>
            </w:pPr>
            <w:r w:rsidRPr="00CB679F">
              <w:rPr>
                <w:rFonts w:ascii="Segoe UI Symbol" w:hAnsi="Segoe UI Symbol" w:cs="Segoe UI Symbol"/>
              </w:rPr>
              <w:t>✔</w:t>
            </w:r>
          </w:p>
        </w:tc>
        <w:tc>
          <w:tcPr>
            <w:tcW w:w="1362" w:type="pct"/>
          </w:tcPr>
          <w:p w14:paraId="4E8F156E" w14:textId="56CB2385" w:rsidR="00DA4D3B" w:rsidRPr="00DA4D3B" w:rsidRDefault="00525E26" w:rsidP="00312460">
            <w:pPr>
              <w:jc w:val="left"/>
              <w:rPr>
                <w:rFonts w:cstheme="minorHAnsi"/>
              </w:rPr>
            </w:pPr>
            <w:r>
              <w:rPr>
                <w:rFonts w:cstheme="minorHAnsi"/>
              </w:rPr>
              <w:t>Eliminar una valoración</w:t>
            </w:r>
          </w:p>
        </w:tc>
      </w:tr>
      <w:tr w:rsidR="00DA4D3B" w:rsidRPr="000846F5" w14:paraId="6C43F413" w14:textId="6235FD64" w:rsidTr="00DA4D3B">
        <w:tc>
          <w:tcPr>
            <w:tcW w:w="2114" w:type="pct"/>
          </w:tcPr>
          <w:p w14:paraId="1D2DFA9E" w14:textId="3549901E" w:rsidR="00DA4D3B" w:rsidRDefault="00DA4D3B" w:rsidP="00604232">
            <w:r>
              <w:t>/api/feed/personal</w:t>
            </w:r>
          </w:p>
        </w:tc>
        <w:tc>
          <w:tcPr>
            <w:tcW w:w="329" w:type="pct"/>
          </w:tcPr>
          <w:p w14:paraId="07F43DBE" w14:textId="45BCAB01"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3FF15A4B" w14:textId="77777777" w:rsidR="00DA4D3B" w:rsidRPr="000846F5" w:rsidRDefault="00DA4D3B" w:rsidP="00604232">
            <w:pPr>
              <w:jc w:val="center"/>
              <w:rPr>
                <w:lang w:val="en-US"/>
              </w:rPr>
            </w:pPr>
          </w:p>
        </w:tc>
        <w:tc>
          <w:tcPr>
            <w:tcW w:w="336" w:type="pct"/>
          </w:tcPr>
          <w:p w14:paraId="2921D8E6" w14:textId="77777777" w:rsidR="00DA4D3B" w:rsidRPr="000846F5" w:rsidRDefault="00DA4D3B" w:rsidP="00604232">
            <w:pPr>
              <w:jc w:val="center"/>
              <w:rPr>
                <w:lang w:val="en-US"/>
              </w:rPr>
            </w:pPr>
          </w:p>
        </w:tc>
        <w:tc>
          <w:tcPr>
            <w:tcW w:w="462" w:type="pct"/>
          </w:tcPr>
          <w:p w14:paraId="128AA761" w14:textId="77777777" w:rsidR="00DA4D3B" w:rsidRPr="000846F5" w:rsidRDefault="00DA4D3B" w:rsidP="00604232">
            <w:pPr>
              <w:jc w:val="center"/>
              <w:rPr>
                <w:lang w:val="en-US"/>
              </w:rPr>
            </w:pPr>
          </w:p>
        </w:tc>
        <w:tc>
          <w:tcPr>
            <w:tcW w:w="1362" w:type="pct"/>
          </w:tcPr>
          <w:p w14:paraId="4C46DCC3" w14:textId="10382C7D" w:rsidR="00DA4D3B" w:rsidRPr="00525E26" w:rsidRDefault="00525E26" w:rsidP="00312460">
            <w:pPr>
              <w:jc w:val="left"/>
              <w:rPr>
                <w:rFonts w:cstheme="minorHAnsi"/>
              </w:rPr>
            </w:pPr>
            <w:r w:rsidRPr="00525E26">
              <w:rPr>
                <w:rFonts w:cstheme="minorHAnsi"/>
              </w:rPr>
              <w:t xml:space="preserve">Obtener el </w:t>
            </w:r>
            <w:r w:rsidRPr="00525E26">
              <w:rPr>
                <w:rFonts w:cstheme="minorHAnsi"/>
                <w:i/>
                <w:iCs/>
              </w:rPr>
              <w:t>feed</w:t>
            </w:r>
            <w:r w:rsidRPr="00525E26">
              <w:rPr>
                <w:rFonts w:cstheme="minorHAnsi"/>
              </w:rPr>
              <w:t xml:space="preserve"> personal d</w:t>
            </w:r>
            <w:r>
              <w:rPr>
                <w:rFonts w:cstheme="minorHAnsi"/>
              </w:rPr>
              <w:t>el usuario</w:t>
            </w:r>
          </w:p>
        </w:tc>
      </w:tr>
      <w:tr w:rsidR="00DA4D3B" w:rsidRPr="000846F5" w14:paraId="5121B1CE" w14:textId="55901335" w:rsidTr="00DA4D3B">
        <w:tc>
          <w:tcPr>
            <w:tcW w:w="2114" w:type="pct"/>
          </w:tcPr>
          <w:p w14:paraId="7117DA78" w14:textId="16DDABC3" w:rsidR="00DA4D3B" w:rsidRDefault="00DA4D3B" w:rsidP="00604232">
            <w:r>
              <w:t>/api/feed/global</w:t>
            </w:r>
          </w:p>
        </w:tc>
        <w:tc>
          <w:tcPr>
            <w:tcW w:w="329" w:type="pct"/>
          </w:tcPr>
          <w:p w14:paraId="3B252B79" w14:textId="57F0D963"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1C01A0CB" w14:textId="77777777" w:rsidR="00DA4D3B" w:rsidRPr="000846F5" w:rsidRDefault="00DA4D3B" w:rsidP="00604232">
            <w:pPr>
              <w:jc w:val="center"/>
              <w:rPr>
                <w:lang w:val="en-US"/>
              </w:rPr>
            </w:pPr>
          </w:p>
        </w:tc>
        <w:tc>
          <w:tcPr>
            <w:tcW w:w="336" w:type="pct"/>
          </w:tcPr>
          <w:p w14:paraId="05824B70" w14:textId="77777777" w:rsidR="00DA4D3B" w:rsidRPr="000846F5" w:rsidRDefault="00DA4D3B" w:rsidP="00604232">
            <w:pPr>
              <w:jc w:val="center"/>
              <w:rPr>
                <w:lang w:val="en-US"/>
              </w:rPr>
            </w:pPr>
          </w:p>
        </w:tc>
        <w:tc>
          <w:tcPr>
            <w:tcW w:w="462" w:type="pct"/>
          </w:tcPr>
          <w:p w14:paraId="7294CA4C" w14:textId="77777777" w:rsidR="00DA4D3B" w:rsidRPr="000846F5" w:rsidRDefault="00DA4D3B" w:rsidP="00604232">
            <w:pPr>
              <w:jc w:val="center"/>
              <w:rPr>
                <w:lang w:val="en-US"/>
              </w:rPr>
            </w:pPr>
          </w:p>
        </w:tc>
        <w:tc>
          <w:tcPr>
            <w:tcW w:w="1362" w:type="pct"/>
          </w:tcPr>
          <w:p w14:paraId="133DC773" w14:textId="09A6D2EC" w:rsidR="00DA4D3B" w:rsidRPr="00DA4D3B" w:rsidRDefault="00525E26" w:rsidP="00312460">
            <w:pPr>
              <w:jc w:val="left"/>
              <w:rPr>
                <w:rFonts w:cstheme="minorHAnsi"/>
                <w:lang w:val="en-US"/>
              </w:rPr>
            </w:pPr>
            <w:r>
              <w:rPr>
                <w:rFonts w:cstheme="minorHAnsi"/>
                <w:lang w:val="en-US"/>
              </w:rPr>
              <w:t xml:space="preserve">Obtener el </w:t>
            </w:r>
            <w:r w:rsidRPr="00525E26">
              <w:rPr>
                <w:rFonts w:cstheme="minorHAnsi"/>
                <w:i/>
                <w:iCs/>
                <w:lang w:val="en-US"/>
              </w:rPr>
              <w:t>feed</w:t>
            </w:r>
            <w:r>
              <w:rPr>
                <w:rFonts w:cstheme="minorHAnsi"/>
                <w:lang w:val="en-US"/>
              </w:rPr>
              <w:t xml:space="preserve"> global</w:t>
            </w:r>
          </w:p>
        </w:tc>
      </w:tr>
      <w:tr w:rsidR="00DA4D3B" w:rsidRPr="000846F5" w14:paraId="0A95710A" w14:textId="44194F88" w:rsidTr="00DA4D3B">
        <w:tc>
          <w:tcPr>
            <w:tcW w:w="2114" w:type="pct"/>
          </w:tcPr>
          <w:p w14:paraId="52719C75" w14:textId="41644724" w:rsidR="00DA4D3B" w:rsidRPr="00A16E45" w:rsidRDefault="00DA4D3B" w:rsidP="00604232">
            <w:pPr>
              <w:rPr>
                <w:lang w:val="en-US"/>
              </w:rPr>
            </w:pPr>
            <w:r>
              <w:rPr>
                <w:lang w:val="en-US"/>
              </w:rPr>
              <w:t>/api/notifications/{notificationId}/read</w:t>
            </w:r>
          </w:p>
        </w:tc>
        <w:tc>
          <w:tcPr>
            <w:tcW w:w="329" w:type="pct"/>
          </w:tcPr>
          <w:p w14:paraId="6B8C04C0" w14:textId="77777777" w:rsidR="00DA4D3B" w:rsidRPr="00CB679F" w:rsidRDefault="00DA4D3B" w:rsidP="00604232">
            <w:pPr>
              <w:jc w:val="center"/>
              <w:rPr>
                <w:rFonts w:ascii="Segoe UI Symbol" w:hAnsi="Segoe UI Symbol" w:cs="Segoe UI Symbol"/>
              </w:rPr>
            </w:pPr>
          </w:p>
        </w:tc>
        <w:tc>
          <w:tcPr>
            <w:tcW w:w="399" w:type="pct"/>
          </w:tcPr>
          <w:p w14:paraId="759F2831" w14:textId="77777777" w:rsidR="00DA4D3B" w:rsidRPr="000846F5" w:rsidRDefault="00DA4D3B" w:rsidP="00604232">
            <w:pPr>
              <w:jc w:val="center"/>
              <w:rPr>
                <w:lang w:val="en-US"/>
              </w:rPr>
            </w:pPr>
          </w:p>
        </w:tc>
        <w:tc>
          <w:tcPr>
            <w:tcW w:w="336" w:type="pct"/>
          </w:tcPr>
          <w:p w14:paraId="75D5D61C" w14:textId="6F56A283" w:rsidR="00DA4D3B" w:rsidRPr="000846F5" w:rsidRDefault="00DA4D3B" w:rsidP="00604232">
            <w:pPr>
              <w:jc w:val="center"/>
              <w:rPr>
                <w:lang w:val="en-US"/>
              </w:rPr>
            </w:pPr>
            <w:r w:rsidRPr="00CB679F">
              <w:rPr>
                <w:rFonts w:ascii="Segoe UI Symbol" w:hAnsi="Segoe UI Symbol" w:cs="Segoe UI Symbol"/>
              </w:rPr>
              <w:t>✔</w:t>
            </w:r>
          </w:p>
        </w:tc>
        <w:tc>
          <w:tcPr>
            <w:tcW w:w="462" w:type="pct"/>
          </w:tcPr>
          <w:p w14:paraId="2783E92F" w14:textId="77777777" w:rsidR="00DA4D3B" w:rsidRPr="000846F5" w:rsidRDefault="00DA4D3B" w:rsidP="00604232">
            <w:pPr>
              <w:jc w:val="center"/>
              <w:rPr>
                <w:lang w:val="en-US"/>
              </w:rPr>
            </w:pPr>
          </w:p>
        </w:tc>
        <w:tc>
          <w:tcPr>
            <w:tcW w:w="1362" w:type="pct"/>
          </w:tcPr>
          <w:p w14:paraId="1A0CFC8F" w14:textId="1B7331B8" w:rsidR="00DA4D3B" w:rsidRPr="00525E26" w:rsidRDefault="00525E26" w:rsidP="00312460">
            <w:pPr>
              <w:jc w:val="left"/>
              <w:rPr>
                <w:rFonts w:cstheme="minorHAnsi"/>
              </w:rPr>
            </w:pPr>
            <w:r w:rsidRPr="00525E26">
              <w:rPr>
                <w:rFonts w:cstheme="minorHAnsi"/>
              </w:rPr>
              <w:t>Marcar una notificación como l</w:t>
            </w:r>
            <w:r>
              <w:rPr>
                <w:rFonts w:cstheme="minorHAnsi"/>
              </w:rPr>
              <w:t>eída</w:t>
            </w:r>
          </w:p>
        </w:tc>
      </w:tr>
      <w:tr w:rsidR="00DA4D3B" w:rsidRPr="00525E26" w14:paraId="592C930B" w14:textId="7F41BFDB" w:rsidTr="00DA4D3B">
        <w:tc>
          <w:tcPr>
            <w:tcW w:w="2114" w:type="pct"/>
          </w:tcPr>
          <w:p w14:paraId="24696B8E" w14:textId="6E401EA9" w:rsidR="00DA4D3B" w:rsidRPr="00A16E45" w:rsidRDefault="00DA4D3B" w:rsidP="00604232">
            <w:pPr>
              <w:rPr>
                <w:lang w:val="en-US"/>
              </w:rPr>
            </w:pPr>
            <w:r>
              <w:rPr>
                <w:lang w:val="en-US"/>
              </w:rPr>
              <w:t>/api/notifications/notifications/read-all</w:t>
            </w:r>
          </w:p>
        </w:tc>
        <w:tc>
          <w:tcPr>
            <w:tcW w:w="329" w:type="pct"/>
          </w:tcPr>
          <w:p w14:paraId="7B4FF93B" w14:textId="77777777" w:rsidR="00DA4D3B" w:rsidRPr="00A16E45" w:rsidRDefault="00DA4D3B" w:rsidP="00604232">
            <w:pPr>
              <w:jc w:val="center"/>
              <w:rPr>
                <w:rFonts w:ascii="Segoe UI Symbol" w:hAnsi="Segoe UI Symbol" w:cs="Segoe UI Symbol"/>
                <w:lang w:val="en-US"/>
              </w:rPr>
            </w:pPr>
          </w:p>
        </w:tc>
        <w:tc>
          <w:tcPr>
            <w:tcW w:w="399" w:type="pct"/>
          </w:tcPr>
          <w:p w14:paraId="461933AF" w14:textId="77777777" w:rsidR="00DA4D3B" w:rsidRPr="000846F5" w:rsidRDefault="00DA4D3B" w:rsidP="00604232">
            <w:pPr>
              <w:jc w:val="center"/>
              <w:rPr>
                <w:lang w:val="en-US"/>
              </w:rPr>
            </w:pPr>
          </w:p>
        </w:tc>
        <w:tc>
          <w:tcPr>
            <w:tcW w:w="336" w:type="pct"/>
          </w:tcPr>
          <w:p w14:paraId="4FE0A61A" w14:textId="05DE2E98" w:rsidR="00DA4D3B" w:rsidRPr="000846F5" w:rsidRDefault="00DA4D3B" w:rsidP="00604232">
            <w:pPr>
              <w:jc w:val="center"/>
              <w:rPr>
                <w:lang w:val="en-US"/>
              </w:rPr>
            </w:pPr>
            <w:r w:rsidRPr="00CB679F">
              <w:rPr>
                <w:rFonts w:ascii="Segoe UI Symbol" w:hAnsi="Segoe UI Symbol" w:cs="Segoe UI Symbol"/>
              </w:rPr>
              <w:t>✔</w:t>
            </w:r>
          </w:p>
        </w:tc>
        <w:tc>
          <w:tcPr>
            <w:tcW w:w="462" w:type="pct"/>
          </w:tcPr>
          <w:p w14:paraId="78511200" w14:textId="77777777" w:rsidR="00DA4D3B" w:rsidRPr="000846F5" w:rsidRDefault="00DA4D3B" w:rsidP="00604232">
            <w:pPr>
              <w:jc w:val="center"/>
              <w:rPr>
                <w:lang w:val="en-US"/>
              </w:rPr>
            </w:pPr>
          </w:p>
        </w:tc>
        <w:tc>
          <w:tcPr>
            <w:tcW w:w="1362" w:type="pct"/>
          </w:tcPr>
          <w:p w14:paraId="186A2075" w14:textId="2915E736" w:rsidR="00DA4D3B" w:rsidRPr="00525E26" w:rsidRDefault="00525E26" w:rsidP="00312460">
            <w:pPr>
              <w:jc w:val="left"/>
              <w:rPr>
                <w:rFonts w:cstheme="minorHAnsi"/>
              </w:rPr>
            </w:pPr>
            <w:r w:rsidRPr="00525E26">
              <w:rPr>
                <w:rFonts w:cstheme="minorHAnsi"/>
              </w:rPr>
              <w:t>Marcar todas las notificaciones c</w:t>
            </w:r>
            <w:r>
              <w:rPr>
                <w:rFonts w:cstheme="minorHAnsi"/>
              </w:rPr>
              <w:t>omo leídas</w:t>
            </w:r>
          </w:p>
        </w:tc>
      </w:tr>
      <w:tr w:rsidR="00DA4D3B" w:rsidRPr="000846F5" w14:paraId="3DD5ACA2" w14:textId="3A6BF18F" w:rsidTr="00DA4D3B">
        <w:tc>
          <w:tcPr>
            <w:tcW w:w="2114" w:type="pct"/>
          </w:tcPr>
          <w:p w14:paraId="2841EE04" w14:textId="3D2E2C34" w:rsidR="00DA4D3B" w:rsidRDefault="00DA4D3B" w:rsidP="00604232">
            <w:r>
              <w:t>/api/content</w:t>
            </w:r>
          </w:p>
        </w:tc>
        <w:tc>
          <w:tcPr>
            <w:tcW w:w="329" w:type="pct"/>
          </w:tcPr>
          <w:p w14:paraId="0454E52D" w14:textId="06C2808E"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47E89B08" w14:textId="77777777" w:rsidR="00DA4D3B" w:rsidRPr="000846F5" w:rsidRDefault="00DA4D3B" w:rsidP="00604232">
            <w:pPr>
              <w:jc w:val="center"/>
              <w:rPr>
                <w:lang w:val="en-US"/>
              </w:rPr>
            </w:pPr>
          </w:p>
        </w:tc>
        <w:tc>
          <w:tcPr>
            <w:tcW w:w="336" w:type="pct"/>
          </w:tcPr>
          <w:p w14:paraId="419057C6" w14:textId="77777777" w:rsidR="00DA4D3B" w:rsidRPr="000846F5" w:rsidRDefault="00DA4D3B" w:rsidP="00604232">
            <w:pPr>
              <w:jc w:val="center"/>
              <w:rPr>
                <w:lang w:val="en-US"/>
              </w:rPr>
            </w:pPr>
          </w:p>
        </w:tc>
        <w:tc>
          <w:tcPr>
            <w:tcW w:w="462" w:type="pct"/>
          </w:tcPr>
          <w:p w14:paraId="598426E9" w14:textId="77777777" w:rsidR="00DA4D3B" w:rsidRPr="000846F5" w:rsidRDefault="00DA4D3B" w:rsidP="00604232">
            <w:pPr>
              <w:jc w:val="center"/>
              <w:rPr>
                <w:lang w:val="en-US"/>
              </w:rPr>
            </w:pPr>
          </w:p>
        </w:tc>
        <w:tc>
          <w:tcPr>
            <w:tcW w:w="1362" w:type="pct"/>
          </w:tcPr>
          <w:p w14:paraId="5A1ED89C" w14:textId="06F84775" w:rsidR="00DA4D3B" w:rsidRPr="00DA4D3B" w:rsidRDefault="00525E26" w:rsidP="00312460">
            <w:pPr>
              <w:jc w:val="left"/>
              <w:rPr>
                <w:rFonts w:cstheme="minorHAnsi"/>
                <w:lang w:val="en-US"/>
              </w:rPr>
            </w:pPr>
            <w:r>
              <w:rPr>
                <w:rFonts w:cstheme="minorHAnsi"/>
                <w:lang w:val="en-US"/>
              </w:rPr>
              <w:t>Obtener todo el contenido</w:t>
            </w:r>
          </w:p>
        </w:tc>
      </w:tr>
      <w:tr w:rsidR="00DA4D3B" w:rsidRPr="000846F5" w14:paraId="0BFA1CDA" w14:textId="6C68B475" w:rsidTr="00DA4D3B">
        <w:tc>
          <w:tcPr>
            <w:tcW w:w="2114" w:type="pct"/>
          </w:tcPr>
          <w:p w14:paraId="4C39F543" w14:textId="22F32000" w:rsidR="00DA4D3B" w:rsidRDefault="00DA4D3B" w:rsidP="00604232">
            <w:r>
              <w:t>/api/content/{contentId}</w:t>
            </w:r>
          </w:p>
        </w:tc>
        <w:tc>
          <w:tcPr>
            <w:tcW w:w="329" w:type="pct"/>
          </w:tcPr>
          <w:p w14:paraId="6682F523" w14:textId="058693CB"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49032BD6" w14:textId="77777777" w:rsidR="00DA4D3B" w:rsidRPr="000846F5" w:rsidRDefault="00DA4D3B" w:rsidP="00604232">
            <w:pPr>
              <w:jc w:val="center"/>
              <w:rPr>
                <w:lang w:val="en-US"/>
              </w:rPr>
            </w:pPr>
          </w:p>
        </w:tc>
        <w:tc>
          <w:tcPr>
            <w:tcW w:w="336" w:type="pct"/>
          </w:tcPr>
          <w:p w14:paraId="19B58EB4" w14:textId="77777777" w:rsidR="00DA4D3B" w:rsidRPr="000846F5" w:rsidRDefault="00DA4D3B" w:rsidP="00604232">
            <w:pPr>
              <w:jc w:val="center"/>
              <w:rPr>
                <w:lang w:val="en-US"/>
              </w:rPr>
            </w:pPr>
          </w:p>
        </w:tc>
        <w:tc>
          <w:tcPr>
            <w:tcW w:w="462" w:type="pct"/>
          </w:tcPr>
          <w:p w14:paraId="653060B0" w14:textId="77777777" w:rsidR="00DA4D3B" w:rsidRPr="000846F5" w:rsidRDefault="00DA4D3B" w:rsidP="00604232">
            <w:pPr>
              <w:jc w:val="center"/>
              <w:rPr>
                <w:lang w:val="en-US"/>
              </w:rPr>
            </w:pPr>
          </w:p>
        </w:tc>
        <w:tc>
          <w:tcPr>
            <w:tcW w:w="1362" w:type="pct"/>
          </w:tcPr>
          <w:p w14:paraId="07DFD9E7" w14:textId="7CA5E23D" w:rsidR="00DA4D3B" w:rsidRPr="00DA4D3B" w:rsidRDefault="00525E26" w:rsidP="00312460">
            <w:pPr>
              <w:jc w:val="left"/>
              <w:rPr>
                <w:rFonts w:cstheme="minorHAnsi"/>
                <w:lang w:val="en-US"/>
              </w:rPr>
            </w:pPr>
            <w:r>
              <w:rPr>
                <w:rFonts w:cstheme="minorHAnsi"/>
                <w:lang w:val="en-US"/>
              </w:rPr>
              <w:t>Obtener contenido por ID</w:t>
            </w:r>
          </w:p>
        </w:tc>
      </w:tr>
      <w:tr w:rsidR="00DA4D3B" w:rsidRPr="002D7CD7" w14:paraId="3ECB07FE" w14:textId="31B72DE3" w:rsidTr="00DA4D3B">
        <w:tc>
          <w:tcPr>
            <w:tcW w:w="2114" w:type="pct"/>
          </w:tcPr>
          <w:p w14:paraId="3AE70303" w14:textId="247BF365" w:rsidR="00DA4D3B" w:rsidRPr="000846F5" w:rsidRDefault="00DA4D3B" w:rsidP="00604232">
            <w:pPr>
              <w:rPr>
                <w:lang w:val="en-US"/>
              </w:rPr>
            </w:pPr>
            <w:commentRangeStart w:id="93"/>
            <w:r w:rsidRPr="000846F5">
              <w:rPr>
                <w:lang w:val="en-US"/>
              </w:rPr>
              <w:t>/api/tmdb/tv/{t</w:t>
            </w:r>
            <w:r>
              <w:rPr>
                <w:lang w:val="en-US"/>
              </w:rPr>
              <w:t>mdbId}</w:t>
            </w:r>
            <w:r w:rsidRPr="000846F5">
              <w:rPr>
                <w:lang w:val="en-US"/>
              </w:rPr>
              <w:t>/sync</w:t>
            </w:r>
          </w:p>
        </w:tc>
        <w:tc>
          <w:tcPr>
            <w:tcW w:w="329" w:type="pct"/>
          </w:tcPr>
          <w:p w14:paraId="4B6B6594" w14:textId="77777777" w:rsidR="00DA4D3B" w:rsidRPr="000846F5" w:rsidRDefault="00DA4D3B" w:rsidP="00604232">
            <w:pPr>
              <w:jc w:val="center"/>
              <w:rPr>
                <w:lang w:val="en-US"/>
              </w:rPr>
            </w:pPr>
          </w:p>
        </w:tc>
        <w:tc>
          <w:tcPr>
            <w:tcW w:w="399" w:type="pct"/>
          </w:tcPr>
          <w:p w14:paraId="7224B049" w14:textId="188FB880" w:rsidR="00DA4D3B" w:rsidRPr="000846F5" w:rsidRDefault="00DA4D3B" w:rsidP="00604232">
            <w:pPr>
              <w:jc w:val="center"/>
              <w:rPr>
                <w:lang w:val="en-US"/>
              </w:rPr>
            </w:pPr>
            <w:r w:rsidRPr="00CB679F">
              <w:rPr>
                <w:rFonts w:ascii="Segoe UI Symbol" w:hAnsi="Segoe UI Symbol" w:cs="Segoe UI Symbol"/>
              </w:rPr>
              <w:t>✔</w:t>
            </w:r>
          </w:p>
        </w:tc>
        <w:tc>
          <w:tcPr>
            <w:tcW w:w="336" w:type="pct"/>
          </w:tcPr>
          <w:p w14:paraId="048BD257" w14:textId="77777777" w:rsidR="00DA4D3B" w:rsidRPr="000846F5" w:rsidRDefault="00DA4D3B" w:rsidP="00604232">
            <w:pPr>
              <w:jc w:val="center"/>
              <w:rPr>
                <w:lang w:val="en-US"/>
              </w:rPr>
            </w:pPr>
          </w:p>
        </w:tc>
        <w:tc>
          <w:tcPr>
            <w:tcW w:w="462" w:type="pct"/>
          </w:tcPr>
          <w:p w14:paraId="031103CA" w14:textId="77777777" w:rsidR="00DA4D3B" w:rsidRPr="000846F5" w:rsidRDefault="00DA4D3B" w:rsidP="00604232">
            <w:pPr>
              <w:jc w:val="center"/>
              <w:rPr>
                <w:lang w:val="en-US"/>
              </w:rPr>
            </w:pPr>
          </w:p>
        </w:tc>
        <w:tc>
          <w:tcPr>
            <w:tcW w:w="1362" w:type="pct"/>
          </w:tcPr>
          <w:p w14:paraId="5B68356E" w14:textId="7D727503" w:rsidR="00DA4D3B" w:rsidRPr="00DA4D3B" w:rsidRDefault="00525E26" w:rsidP="00312460">
            <w:pPr>
              <w:jc w:val="left"/>
              <w:rPr>
                <w:rFonts w:cstheme="minorHAnsi"/>
                <w:lang w:val="en-US"/>
              </w:rPr>
            </w:pPr>
            <w:r>
              <w:rPr>
                <w:rFonts w:cstheme="minorHAnsi"/>
                <w:lang w:val="en-US"/>
              </w:rPr>
              <w:t>Sincronizar serie desde TMDB</w:t>
            </w:r>
            <w:commentRangeEnd w:id="93"/>
            <w:r w:rsidR="00DD7A78" w:rsidRPr="00DA4D3B">
              <w:rPr>
                <w:rStyle w:val="Refdecomentario"/>
                <w:rFonts w:cstheme="minorHAnsi"/>
                <w:sz w:val="22"/>
                <w:szCs w:val="22"/>
                <w:lang w:val="en-US"/>
              </w:rPr>
              <w:commentReference w:id="93"/>
            </w:r>
          </w:p>
        </w:tc>
      </w:tr>
      <w:tr w:rsidR="00DA4D3B" w:rsidRPr="002D7CD7" w14:paraId="3B00F833" w14:textId="47D6A03E" w:rsidTr="00DA4D3B">
        <w:tc>
          <w:tcPr>
            <w:tcW w:w="2114" w:type="pct"/>
          </w:tcPr>
          <w:p w14:paraId="655D2AEF" w14:textId="21FAEEAB" w:rsidR="00DA4D3B" w:rsidRPr="006C3ED6" w:rsidRDefault="00DA4D3B" w:rsidP="00604232">
            <w:pPr>
              <w:rPr>
                <w:lang w:val="en-US"/>
              </w:rPr>
            </w:pPr>
            <w:r w:rsidRPr="000846F5">
              <w:rPr>
                <w:lang w:val="en-US"/>
              </w:rPr>
              <w:t>/api/tmdb/</w:t>
            </w:r>
            <w:r>
              <w:rPr>
                <w:lang w:val="en-US"/>
              </w:rPr>
              <w:t>movies</w:t>
            </w:r>
            <w:r w:rsidRPr="000846F5">
              <w:rPr>
                <w:lang w:val="en-US"/>
              </w:rPr>
              <w:t>/{t</w:t>
            </w:r>
            <w:r>
              <w:rPr>
                <w:lang w:val="en-US"/>
              </w:rPr>
              <w:t>mdbId}</w:t>
            </w:r>
            <w:r w:rsidRPr="000846F5">
              <w:rPr>
                <w:lang w:val="en-US"/>
              </w:rPr>
              <w:t>/sync</w:t>
            </w:r>
          </w:p>
        </w:tc>
        <w:tc>
          <w:tcPr>
            <w:tcW w:w="329" w:type="pct"/>
          </w:tcPr>
          <w:p w14:paraId="4244F68E" w14:textId="77777777" w:rsidR="00DA4D3B" w:rsidRPr="000846F5" w:rsidRDefault="00DA4D3B" w:rsidP="00604232">
            <w:pPr>
              <w:jc w:val="center"/>
              <w:rPr>
                <w:lang w:val="en-US"/>
              </w:rPr>
            </w:pPr>
          </w:p>
        </w:tc>
        <w:tc>
          <w:tcPr>
            <w:tcW w:w="399" w:type="pct"/>
          </w:tcPr>
          <w:p w14:paraId="6AB3765B" w14:textId="476B5058" w:rsidR="00DA4D3B" w:rsidRPr="000846F5" w:rsidRDefault="00DA4D3B" w:rsidP="00604232">
            <w:pPr>
              <w:jc w:val="center"/>
              <w:rPr>
                <w:lang w:val="en-US"/>
              </w:rPr>
            </w:pPr>
            <w:r w:rsidRPr="00CB679F">
              <w:rPr>
                <w:rFonts w:ascii="Segoe UI Symbol" w:hAnsi="Segoe UI Symbol" w:cs="Segoe UI Symbol"/>
              </w:rPr>
              <w:t>✔</w:t>
            </w:r>
          </w:p>
        </w:tc>
        <w:tc>
          <w:tcPr>
            <w:tcW w:w="336" w:type="pct"/>
          </w:tcPr>
          <w:p w14:paraId="01D079EC" w14:textId="77777777" w:rsidR="00DA4D3B" w:rsidRPr="000846F5" w:rsidRDefault="00DA4D3B" w:rsidP="00604232">
            <w:pPr>
              <w:jc w:val="center"/>
              <w:rPr>
                <w:lang w:val="en-US"/>
              </w:rPr>
            </w:pPr>
          </w:p>
        </w:tc>
        <w:tc>
          <w:tcPr>
            <w:tcW w:w="462" w:type="pct"/>
          </w:tcPr>
          <w:p w14:paraId="35E205B0" w14:textId="77777777" w:rsidR="00DA4D3B" w:rsidRPr="000846F5" w:rsidRDefault="00DA4D3B" w:rsidP="00604232">
            <w:pPr>
              <w:jc w:val="center"/>
              <w:rPr>
                <w:lang w:val="en-US"/>
              </w:rPr>
            </w:pPr>
          </w:p>
        </w:tc>
        <w:tc>
          <w:tcPr>
            <w:tcW w:w="1362" w:type="pct"/>
          </w:tcPr>
          <w:p w14:paraId="0FCE37DA" w14:textId="6588542A" w:rsidR="00DA4D3B" w:rsidRPr="00DA4D3B" w:rsidRDefault="00525E26" w:rsidP="00312460">
            <w:pPr>
              <w:jc w:val="left"/>
              <w:rPr>
                <w:rFonts w:cstheme="minorHAnsi"/>
                <w:lang w:val="en-US"/>
              </w:rPr>
            </w:pPr>
            <w:r>
              <w:rPr>
                <w:rFonts w:cstheme="minorHAnsi"/>
                <w:lang w:val="en-US"/>
              </w:rPr>
              <w:t>Sincronizar película desde TMDB</w:t>
            </w:r>
          </w:p>
        </w:tc>
      </w:tr>
      <w:tr w:rsidR="00DA4D3B" w:rsidRPr="000846F5" w14:paraId="7FD08CF9" w14:textId="75416B0D" w:rsidTr="00DA4D3B">
        <w:tc>
          <w:tcPr>
            <w:tcW w:w="2114" w:type="pct"/>
          </w:tcPr>
          <w:p w14:paraId="56310B01" w14:textId="0658C54B" w:rsidR="00DA4D3B" w:rsidRPr="000846F5" w:rsidRDefault="00DA4D3B" w:rsidP="00604232">
            <w:pPr>
              <w:rPr>
                <w:lang w:val="en-US"/>
              </w:rPr>
            </w:pPr>
            <w:r w:rsidRPr="000846F5">
              <w:rPr>
                <w:lang w:val="en-US"/>
              </w:rPr>
              <w:t>/api/tmdb/</w:t>
            </w:r>
            <w:r>
              <w:rPr>
                <w:lang w:val="en-US"/>
              </w:rPr>
              <w:t>tv</w:t>
            </w:r>
          </w:p>
        </w:tc>
        <w:tc>
          <w:tcPr>
            <w:tcW w:w="329" w:type="pct"/>
          </w:tcPr>
          <w:p w14:paraId="328002E0" w14:textId="64C1F26F"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73FB1939" w14:textId="77777777" w:rsidR="00DA4D3B" w:rsidRPr="000846F5" w:rsidRDefault="00DA4D3B" w:rsidP="00604232">
            <w:pPr>
              <w:jc w:val="center"/>
              <w:rPr>
                <w:lang w:val="en-US"/>
              </w:rPr>
            </w:pPr>
          </w:p>
        </w:tc>
        <w:tc>
          <w:tcPr>
            <w:tcW w:w="336" w:type="pct"/>
          </w:tcPr>
          <w:p w14:paraId="03039559" w14:textId="77777777" w:rsidR="00DA4D3B" w:rsidRPr="000846F5" w:rsidRDefault="00DA4D3B" w:rsidP="00604232">
            <w:pPr>
              <w:jc w:val="center"/>
              <w:rPr>
                <w:lang w:val="en-US"/>
              </w:rPr>
            </w:pPr>
          </w:p>
        </w:tc>
        <w:tc>
          <w:tcPr>
            <w:tcW w:w="462" w:type="pct"/>
          </w:tcPr>
          <w:p w14:paraId="3B8531B4" w14:textId="77777777" w:rsidR="00DA4D3B" w:rsidRPr="000846F5" w:rsidRDefault="00DA4D3B" w:rsidP="00604232">
            <w:pPr>
              <w:jc w:val="center"/>
              <w:rPr>
                <w:lang w:val="en-US"/>
              </w:rPr>
            </w:pPr>
          </w:p>
        </w:tc>
        <w:tc>
          <w:tcPr>
            <w:tcW w:w="1362" w:type="pct"/>
          </w:tcPr>
          <w:p w14:paraId="69B4CF27" w14:textId="61ACFC92" w:rsidR="00DA4D3B" w:rsidRPr="00DA4D3B" w:rsidRDefault="00525E26" w:rsidP="00312460">
            <w:pPr>
              <w:jc w:val="left"/>
              <w:rPr>
                <w:rFonts w:cstheme="minorHAnsi"/>
                <w:lang w:val="en-US"/>
              </w:rPr>
            </w:pPr>
            <w:r>
              <w:rPr>
                <w:rFonts w:cstheme="minorHAnsi"/>
                <w:lang w:val="en-US"/>
              </w:rPr>
              <w:t>Buscar series por nombre</w:t>
            </w:r>
          </w:p>
        </w:tc>
      </w:tr>
      <w:tr w:rsidR="00DA4D3B" w:rsidRPr="000846F5" w14:paraId="2EAB5349" w14:textId="587BE7B4" w:rsidTr="00DA4D3B">
        <w:tc>
          <w:tcPr>
            <w:tcW w:w="2114" w:type="pct"/>
          </w:tcPr>
          <w:p w14:paraId="4FE0C595" w14:textId="46C6E5BF" w:rsidR="00DA4D3B" w:rsidRPr="000846F5" w:rsidRDefault="00DA4D3B" w:rsidP="00604232">
            <w:pPr>
              <w:rPr>
                <w:lang w:val="en-US"/>
              </w:rPr>
            </w:pPr>
            <w:r w:rsidRPr="000846F5">
              <w:rPr>
                <w:lang w:val="en-US"/>
              </w:rPr>
              <w:t>/api/tmdb</w:t>
            </w:r>
            <w:r>
              <w:rPr>
                <w:lang w:val="en-US"/>
              </w:rPr>
              <w:t>/tv/popular</w:t>
            </w:r>
          </w:p>
        </w:tc>
        <w:tc>
          <w:tcPr>
            <w:tcW w:w="329" w:type="pct"/>
          </w:tcPr>
          <w:p w14:paraId="7D08CF90" w14:textId="602188B7"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560FB528" w14:textId="77777777" w:rsidR="00DA4D3B" w:rsidRPr="000846F5" w:rsidRDefault="00DA4D3B" w:rsidP="00604232">
            <w:pPr>
              <w:jc w:val="center"/>
              <w:rPr>
                <w:lang w:val="en-US"/>
              </w:rPr>
            </w:pPr>
          </w:p>
        </w:tc>
        <w:tc>
          <w:tcPr>
            <w:tcW w:w="336" w:type="pct"/>
          </w:tcPr>
          <w:p w14:paraId="33A5A476" w14:textId="77777777" w:rsidR="00DA4D3B" w:rsidRPr="000846F5" w:rsidRDefault="00DA4D3B" w:rsidP="00604232">
            <w:pPr>
              <w:jc w:val="center"/>
              <w:rPr>
                <w:lang w:val="en-US"/>
              </w:rPr>
            </w:pPr>
          </w:p>
        </w:tc>
        <w:tc>
          <w:tcPr>
            <w:tcW w:w="462" w:type="pct"/>
          </w:tcPr>
          <w:p w14:paraId="74A3100A" w14:textId="77777777" w:rsidR="00DA4D3B" w:rsidRPr="000846F5" w:rsidRDefault="00DA4D3B" w:rsidP="00604232">
            <w:pPr>
              <w:jc w:val="center"/>
              <w:rPr>
                <w:lang w:val="en-US"/>
              </w:rPr>
            </w:pPr>
          </w:p>
        </w:tc>
        <w:tc>
          <w:tcPr>
            <w:tcW w:w="1362" w:type="pct"/>
          </w:tcPr>
          <w:p w14:paraId="2474CABF" w14:textId="149B61E6" w:rsidR="00DA4D3B" w:rsidRPr="00DA4D3B" w:rsidRDefault="00525E26" w:rsidP="00312460">
            <w:pPr>
              <w:jc w:val="left"/>
              <w:rPr>
                <w:rFonts w:cstheme="minorHAnsi"/>
                <w:lang w:val="en-US"/>
              </w:rPr>
            </w:pPr>
            <w:r>
              <w:rPr>
                <w:rFonts w:cstheme="minorHAnsi"/>
                <w:lang w:val="en-US"/>
              </w:rPr>
              <w:t>Buscar series populares</w:t>
            </w:r>
          </w:p>
        </w:tc>
      </w:tr>
      <w:tr w:rsidR="00DA4D3B" w:rsidRPr="000846F5" w14:paraId="7C922707" w14:textId="2F92B982" w:rsidTr="00DA4D3B">
        <w:tc>
          <w:tcPr>
            <w:tcW w:w="2114" w:type="pct"/>
          </w:tcPr>
          <w:p w14:paraId="3333CCD3" w14:textId="7A9D2852" w:rsidR="00DA4D3B" w:rsidRPr="000846F5" w:rsidRDefault="00DA4D3B" w:rsidP="00604232">
            <w:pPr>
              <w:rPr>
                <w:lang w:val="en-US"/>
              </w:rPr>
            </w:pPr>
            <w:r w:rsidRPr="000846F5">
              <w:rPr>
                <w:lang w:val="en-US"/>
              </w:rPr>
              <w:t>/api/tmdb</w:t>
            </w:r>
            <w:r>
              <w:rPr>
                <w:lang w:val="en-US"/>
              </w:rPr>
              <w:t>/movies</w:t>
            </w:r>
          </w:p>
        </w:tc>
        <w:tc>
          <w:tcPr>
            <w:tcW w:w="329" w:type="pct"/>
          </w:tcPr>
          <w:p w14:paraId="65458D72" w14:textId="31AD3DF8"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3850439A" w14:textId="77777777" w:rsidR="00DA4D3B" w:rsidRPr="000846F5" w:rsidRDefault="00DA4D3B" w:rsidP="00604232">
            <w:pPr>
              <w:jc w:val="center"/>
              <w:rPr>
                <w:lang w:val="en-US"/>
              </w:rPr>
            </w:pPr>
          </w:p>
        </w:tc>
        <w:tc>
          <w:tcPr>
            <w:tcW w:w="336" w:type="pct"/>
          </w:tcPr>
          <w:p w14:paraId="7A3E4814" w14:textId="77777777" w:rsidR="00DA4D3B" w:rsidRPr="000846F5" w:rsidRDefault="00DA4D3B" w:rsidP="00604232">
            <w:pPr>
              <w:jc w:val="center"/>
              <w:rPr>
                <w:lang w:val="en-US"/>
              </w:rPr>
            </w:pPr>
          </w:p>
        </w:tc>
        <w:tc>
          <w:tcPr>
            <w:tcW w:w="462" w:type="pct"/>
          </w:tcPr>
          <w:p w14:paraId="42601F00" w14:textId="77777777" w:rsidR="00DA4D3B" w:rsidRPr="000846F5" w:rsidRDefault="00DA4D3B" w:rsidP="00604232">
            <w:pPr>
              <w:jc w:val="center"/>
              <w:rPr>
                <w:lang w:val="en-US"/>
              </w:rPr>
            </w:pPr>
          </w:p>
        </w:tc>
        <w:tc>
          <w:tcPr>
            <w:tcW w:w="1362" w:type="pct"/>
          </w:tcPr>
          <w:p w14:paraId="2AE38BF1" w14:textId="1C3DB515" w:rsidR="00DA4D3B" w:rsidRPr="00DA4D3B" w:rsidRDefault="00525E26" w:rsidP="00312460">
            <w:pPr>
              <w:jc w:val="left"/>
              <w:rPr>
                <w:rFonts w:cstheme="minorHAnsi"/>
                <w:lang w:val="en-US"/>
              </w:rPr>
            </w:pPr>
            <w:r>
              <w:rPr>
                <w:rFonts w:cstheme="minorHAnsi"/>
                <w:lang w:val="en-US"/>
              </w:rPr>
              <w:t>Buscar películas por nombre</w:t>
            </w:r>
          </w:p>
        </w:tc>
      </w:tr>
      <w:tr w:rsidR="00DA4D3B" w:rsidRPr="000846F5" w14:paraId="5EAC2E46" w14:textId="767C5C9D" w:rsidTr="00DA4D3B">
        <w:tc>
          <w:tcPr>
            <w:tcW w:w="2114" w:type="pct"/>
          </w:tcPr>
          <w:p w14:paraId="0780536B" w14:textId="1C648DC8" w:rsidR="00DA4D3B" w:rsidRPr="000846F5" w:rsidRDefault="00DA4D3B" w:rsidP="00604232">
            <w:pPr>
              <w:rPr>
                <w:lang w:val="en-US"/>
              </w:rPr>
            </w:pPr>
            <w:r w:rsidRPr="000846F5">
              <w:rPr>
                <w:lang w:val="en-US"/>
              </w:rPr>
              <w:t>/api/tmdb</w:t>
            </w:r>
            <w:r>
              <w:rPr>
                <w:lang w:val="en-US"/>
              </w:rPr>
              <w:t>/movies/popular</w:t>
            </w:r>
          </w:p>
        </w:tc>
        <w:tc>
          <w:tcPr>
            <w:tcW w:w="329" w:type="pct"/>
          </w:tcPr>
          <w:p w14:paraId="610CD1A9" w14:textId="087362F0"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43D43D86" w14:textId="77777777" w:rsidR="00DA4D3B" w:rsidRPr="000846F5" w:rsidRDefault="00DA4D3B" w:rsidP="00604232">
            <w:pPr>
              <w:jc w:val="center"/>
              <w:rPr>
                <w:lang w:val="en-US"/>
              </w:rPr>
            </w:pPr>
          </w:p>
        </w:tc>
        <w:tc>
          <w:tcPr>
            <w:tcW w:w="336" w:type="pct"/>
          </w:tcPr>
          <w:p w14:paraId="4049248E" w14:textId="77777777" w:rsidR="00DA4D3B" w:rsidRPr="000846F5" w:rsidRDefault="00DA4D3B" w:rsidP="00604232">
            <w:pPr>
              <w:jc w:val="center"/>
              <w:rPr>
                <w:lang w:val="en-US"/>
              </w:rPr>
            </w:pPr>
          </w:p>
        </w:tc>
        <w:tc>
          <w:tcPr>
            <w:tcW w:w="462" w:type="pct"/>
          </w:tcPr>
          <w:p w14:paraId="510C447C" w14:textId="77777777" w:rsidR="00DA4D3B" w:rsidRPr="000846F5" w:rsidRDefault="00DA4D3B" w:rsidP="00604232">
            <w:pPr>
              <w:jc w:val="center"/>
              <w:rPr>
                <w:lang w:val="en-US"/>
              </w:rPr>
            </w:pPr>
          </w:p>
        </w:tc>
        <w:tc>
          <w:tcPr>
            <w:tcW w:w="1362" w:type="pct"/>
          </w:tcPr>
          <w:p w14:paraId="1BF9D87E" w14:textId="54F11F20" w:rsidR="00DA4D3B" w:rsidRPr="00DA4D3B" w:rsidRDefault="00525E26" w:rsidP="00312460">
            <w:pPr>
              <w:jc w:val="left"/>
              <w:rPr>
                <w:rFonts w:cstheme="minorHAnsi"/>
                <w:lang w:val="en-US"/>
              </w:rPr>
            </w:pPr>
            <w:r>
              <w:rPr>
                <w:rFonts w:cstheme="minorHAnsi"/>
                <w:lang w:val="en-US"/>
              </w:rPr>
              <w:t>Buscar películas populares</w:t>
            </w:r>
          </w:p>
        </w:tc>
      </w:tr>
      <w:tr>
        <w:tc>
          <w:tcPr>
            <w:tcW w:type="dxa" w:w="3686"/>
          </w:tcPr>
          <w:p>
            <w:r>
              <w:t>/api/users/me/recommendations</w:t>
            </w:r>
          </w:p>
        </w:tc>
        <w:tc>
          <w:tcPr>
            <w:tcW w:type="dxa" w:w="573"/>
          </w:tcPr>
          <w:p>
            <w:r>
              <w:t>✔</w:t>
            </w:r>
          </w:p>
        </w:tc>
        <w:tc>
          <w:tcPr>
            <w:tcW w:type="dxa" w:w="695"/>
          </w:tcPr>
          <w:p>
            <w:r/>
          </w:p>
        </w:tc>
        <w:tc>
          <w:tcPr>
            <w:tcW w:type="dxa" w:w="586"/>
          </w:tcPr>
          <w:p>
            <w:r/>
          </w:p>
        </w:tc>
        <w:tc>
          <w:tcPr>
            <w:tcW w:type="dxa" w:w="879"/>
          </w:tcPr>
          <w:p>
            <w:r/>
          </w:p>
        </w:tc>
        <w:tc>
          <w:tcPr>
            <w:tcW w:type="dxa" w:w="2301"/>
          </w:tcPr>
          <w:p>
            <w:r>
              <w:t>Obtener recomendaciones personalizadas</w:t>
            </w:r>
          </w:p>
        </w:tc>
      </w:tr>
      <w:tr>
        <w:tc>
          <w:tcPr>
            <w:tcW w:type="dxa" w:w="3686"/>
          </w:tcPr>
          <w:p>
            <w:r>
              <w:t>/api/users/me/badges</w:t>
            </w:r>
          </w:p>
        </w:tc>
        <w:tc>
          <w:tcPr>
            <w:tcW w:type="dxa" w:w="573"/>
          </w:tcPr>
          <w:p>
            <w:r>
              <w:t>✔</w:t>
            </w:r>
          </w:p>
        </w:tc>
        <w:tc>
          <w:tcPr>
            <w:tcW w:type="dxa" w:w="695"/>
          </w:tcPr>
          <w:p>
            <w:r/>
          </w:p>
        </w:tc>
        <w:tc>
          <w:tcPr>
            <w:tcW w:type="dxa" w:w="586"/>
          </w:tcPr>
          <w:p>
            <w:r/>
          </w:p>
        </w:tc>
        <w:tc>
          <w:tcPr>
            <w:tcW w:type="dxa" w:w="879"/>
          </w:tcPr>
          <w:p>
            <w:r/>
          </w:p>
        </w:tc>
        <w:tc>
          <w:tcPr>
            <w:tcW w:type="dxa" w:w="2301"/>
          </w:tcPr>
          <w:p>
            <w:r>
              <w:t>Obtener insignias del usuario actual</w:t>
            </w:r>
          </w:p>
        </w:tc>
      </w:tr>
      <w:tr>
        <w:tc>
          <w:tcPr>
            <w:tcW w:type="dxa" w:w="3686"/>
          </w:tcPr>
          <w:p>
            <w:r>
              <w:t>/api/users/{userId}/badges</w:t>
            </w:r>
          </w:p>
        </w:tc>
        <w:tc>
          <w:tcPr>
            <w:tcW w:type="dxa" w:w="573"/>
          </w:tcPr>
          <w:p>
            <w:r>
              <w:t>✔</w:t>
            </w:r>
          </w:p>
        </w:tc>
        <w:tc>
          <w:tcPr>
            <w:tcW w:type="dxa" w:w="695"/>
          </w:tcPr>
          <w:p>
            <w:r/>
          </w:p>
        </w:tc>
        <w:tc>
          <w:tcPr>
            <w:tcW w:type="dxa" w:w="586"/>
          </w:tcPr>
          <w:p>
            <w:r/>
          </w:p>
        </w:tc>
        <w:tc>
          <w:tcPr>
            <w:tcW w:type="dxa" w:w="879"/>
          </w:tcPr>
          <w:p>
            <w:r/>
          </w:p>
        </w:tc>
        <w:tc>
          <w:tcPr>
            <w:tcW w:type="dxa" w:w="2301"/>
          </w:tcPr>
          <w:p>
            <w:r>
              <w:t>Obtener insignias de un usuario</w:t>
            </w:r>
          </w:p>
        </w:tc>
      </w:tr>
      <w:tr>
        <w:tc>
          <w:tcPr>
            <w:tcW w:type="dxa" w:w="3686"/>
          </w:tcPr>
          <w:p>
            <w:r>
              <w:t>/api/users/me/avatar</w:t>
            </w:r>
          </w:p>
        </w:tc>
        <w:tc>
          <w:tcPr>
            <w:tcW w:type="dxa" w:w="573"/>
          </w:tcPr>
          <w:p>
            <w:r/>
          </w:p>
        </w:tc>
        <w:tc>
          <w:tcPr>
            <w:tcW w:type="dxa" w:w="695"/>
          </w:tcPr>
          <w:p>
            <w:r>
              <w:t>✔</w:t>
            </w:r>
          </w:p>
        </w:tc>
        <w:tc>
          <w:tcPr>
            <w:tcW w:type="dxa" w:w="586"/>
          </w:tcPr>
          <w:p>
            <w:r/>
          </w:p>
        </w:tc>
        <w:tc>
          <w:tcPr>
            <w:tcW w:type="dxa" w:w="879"/>
          </w:tcPr>
          <w:p>
            <w:r/>
          </w:p>
        </w:tc>
        <w:tc>
          <w:tcPr>
            <w:tcW w:type="dxa" w:w="2301"/>
          </w:tcPr>
          <w:p>
            <w:r>
              <w:t>Subir foto de perfil (multipart/form-data)</w:t>
            </w:r>
          </w:p>
        </w:tc>
      </w:tr>
      <w:tr>
        <w:tc>
          <w:tcPr>
            <w:tcW w:type="dxa" w:w="3686"/>
          </w:tcPr>
          <w:p>
            <w:r>
              <w:t>/api/lists/{listId}</w:t>
            </w:r>
          </w:p>
        </w:tc>
        <w:tc>
          <w:tcPr>
            <w:tcW w:type="dxa" w:w="573"/>
          </w:tcPr>
          <w:p>
            <w:r/>
          </w:p>
        </w:tc>
        <w:tc>
          <w:tcPr>
            <w:tcW w:type="dxa" w:w="695"/>
          </w:tcPr>
          <w:p>
            <w:r/>
          </w:p>
        </w:tc>
        <w:tc>
          <w:tcPr>
            <w:tcW w:type="dxa" w:w="586"/>
          </w:tcPr>
          <w:p>
            <w:r>
              <w:t>✔</w:t>
            </w:r>
          </w:p>
        </w:tc>
        <w:tc>
          <w:tcPr>
            <w:tcW w:type="dxa" w:w="879"/>
          </w:tcPr>
          <w:p>
            <w:r>
              <w:t>✔</w:t>
            </w:r>
          </w:p>
        </w:tc>
        <w:tc>
          <w:tcPr>
            <w:tcW w:type="dxa" w:w="2301"/>
          </w:tcPr>
          <w:p>
            <w:r>
              <w:t>Editar o eliminar una lista propia</w:t>
            </w:r>
          </w:p>
        </w:tc>
      </w:tr>
      <w:tr>
        <w:tc>
          <w:tcPr>
            <w:tcW w:type="dxa" w:w="3686"/>
          </w:tcPr>
          <w:p>
            <w:r>
              <w:t>/api/tmdb/trending</w:t>
            </w:r>
          </w:p>
        </w:tc>
        <w:tc>
          <w:tcPr>
            <w:tcW w:type="dxa" w:w="573"/>
          </w:tcPr>
          <w:p>
            <w:r>
              <w:t>✔</w:t>
            </w:r>
          </w:p>
        </w:tc>
        <w:tc>
          <w:tcPr>
            <w:tcW w:type="dxa" w:w="695"/>
          </w:tcPr>
          <w:p>
            <w:r/>
          </w:p>
        </w:tc>
        <w:tc>
          <w:tcPr>
            <w:tcW w:type="dxa" w:w="586"/>
          </w:tcPr>
          <w:p>
            <w:r/>
          </w:p>
        </w:tc>
        <w:tc>
          <w:tcPr>
            <w:tcW w:type="dxa" w:w="879"/>
          </w:tcPr>
          <w:p>
            <w:r/>
          </w:p>
        </w:tc>
        <w:tc>
          <w:tcPr>
            <w:tcW w:type="dxa" w:w="2301"/>
          </w:tcPr>
          <w:p>
            <w:r>
              <w:t>Obtener contenido en tendencia (películas + series)</w:t>
            </w:r>
          </w:p>
        </w:tc>
      </w:tr>
      <w:tr>
        <w:tc>
          <w:tcPr>
            <w:tcW w:type="dxa" w:w="3686"/>
          </w:tcPr>
          <w:p>
            <w:r>
              <w:t>/api/ratings/{ratingId}/comments</w:t>
            </w:r>
          </w:p>
        </w:tc>
        <w:tc>
          <w:tcPr>
            <w:tcW w:type="dxa" w:w="573"/>
          </w:tcPr>
          <w:p>
            <w:r>
              <w:t>✔</w:t>
            </w:r>
          </w:p>
        </w:tc>
        <w:tc>
          <w:tcPr>
            <w:tcW w:type="dxa" w:w="695"/>
          </w:tcPr>
          <w:p>
            <w:r>
              <w:t>✔</w:t>
            </w:r>
          </w:p>
        </w:tc>
        <w:tc>
          <w:tcPr>
            <w:tcW w:type="dxa" w:w="586"/>
          </w:tcPr>
          <w:p>
            <w:r/>
          </w:p>
        </w:tc>
        <w:tc>
          <w:tcPr>
            <w:tcW w:type="dxa" w:w="879"/>
          </w:tcPr>
          <w:p>
            <w:r/>
          </w:p>
        </w:tc>
        <w:tc>
          <w:tcPr>
            <w:tcW w:type="dxa" w:w="2301"/>
          </w:tcPr>
          <w:p>
            <w:r>
              <w:t>Obtener o crear comentarios de una valoración</w:t>
            </w:r>
          </w:p>
        </w:tc>
      </w:tr>
      <w:tr>
        <w:tc>
          <w:tcPr>
            <w:tcW w:type="dxa" w:w="3686"/>
          </w:tcPr>
          <w:p>
            <w:r>
              <w:t>/api/ratings/{ratingId}/comments/{commentId}</w:t>
            </w:r>
          </w:p>
        </w:tc>
        <w:tc>
          <w:tcPr>
            <w:tcW w:type="dxa" w:w="573"/>
          </w:tcPr>
          <w:p>
            <w:r/>
          </w:p>
        </w:tc>
        <w:tc>
          <w:tcPr>
            <w:tcW w:type="dxa" w:w="695"/>
          </w:tcPr>
          <w:p>
            <w:r/>
          </w:p>
        </w:tc>
        <w:tc>
          <w:tcPr>
            <w:tcW w:type="dxa" w:w="586"/>
          </w:tcPr>
          <w:p>
            <w:r/>
          </w:p>
        </w:tc>
        <w:tc>
          <w:tcPr>
            <w:tcW w:type="dxa" w:w="879"/>
          </w:tcPr>
          <w:p>
            <w:r>
              <w:t>✔</w:t>
            </w:r>
          </w:p>
        </w:tc>
        <w:tc>
          <w:tcPr>
            <w:tcW w:type="dxa" w:w="2301"/>
          </w:tcPr>
          <w:p>
            <w:r>
              <w:t>Eliminar un comentario de valoración</w:t>
            </w:r>
          </w:p>
        </w:tc>
      </w:tr>
      <w:tr>
        <w:tc>
          <w:tcPr>
            <w:tcW w:type="dxa" w:w="3686"/>
          </w:tcPr>
          <w:p>
            <w:r>
              <w:t>/api/lists/{listId}/comments</w:t>
            </w:r>
          </w:p>
        </w:tc>
        <w:tc>
          <w:tcPr>
            <w:tcW w:type="dxa" w:w="573"/>
          </w:tcPr>
          <w:p>
            <w:r>
              <w:t>✔</w:t>
            </w:r>
          </w:p>
        </w:tc>
        <w:tc>
          <w:tcPr>
            <w:tcW w:type="dxa" w:w="695"/>
          </w:tcPr>
          <w:p>
            <w:r>
              <w:t>✔</w:t>
            </w:r>
          </w:p>
        </w:tc>
        <w:tc>
          <w:tcPr>
            <w:tcW w:type="dxa" w:w="586"/>
          </w:tcPr>
          <w:p>
            <w:r/>
          </w:p>
        </w:tc>
        <w:tc>
          <w:tcPr>
            <w:tcW w:type="dxa" w:w="879"/>
          </w:tcPr>
          <w:p>
            <w:r/>
          </w:p>
        </w:tc>
        <w:tc>
          <w:tcPr>
            <w:tcW w:type="dxa" w:w="2301"/>
          </w:tcPr>
          <w:p>
            <w:r>
              <w:t>Obtener o crear comentarios de una lista</w:t>
            </w:r>
          </w:p>
        </w:tc>
      </w:tr>
      <w:tr>
        <w:tc>
          <w:tcPr>
            <w:tcW w:type="dxa" w:w="3686"/>
          </w:tcPr>
          <w:p>
            <w:r>
              <w:t>/api/lists/{listId}/comments/{commentId}</w:t>
            </w:r>
          </w:p>
        </w:tc>
        <w:tc>
          <w:tcPr>
            <w:tcW w:type="dxa" w:w="573"/>
          </w:tcPr>
          <w:p>
            <w:r/>
          </w:p>
        </w:tc>
        <w:tc>
          <w:tcPr>
            <w:tcW w:type="dxa" w:w="695"/>
          </w:tcPr>
          <w:p>
            <w:r/>
          </w:p>
        </w:tc>
        <w:tc>
          <w:tcPr>
            <w:tcW w:type="dxa" w:w="586"/>
          </w:tcPr>
          <w:p>
            <w:r/>
          </w:p>
        </w:tc>
        <w:tc>
          <w:tcPr>
            <w:tcW w:type="dxa" w:w="879"/>
          </w:tcPr>
          <w:p>
            <w:r>
              <w:t>✔</w:t>
            </w:r>
          </w:p>
        </w:tc>
        <w:tc>
          <w:tcPr>
            <w:tcW w:type="dxa" w:w="2301"/>
          </w:tcPr>
          <w:p>
            <w:r>
              <w:t>Eliminar un comentario de lista</w:t>
            </w:r>
          </w:p>
        </w:tc>
      </w:tr>
      <w:tr>
        <w:tc>
          <w:tcPr>
            <w:tcW w:type="dxa" w:w="3686"/>
          </w:tcPr>
          <w:p>
            <w:r>
              <w:t>/api/episodes/watched/summary</w:t>
            </w:r>
          </w:p>
        </w:tc>
        <w:tc>
          <w:tcPr>
            <w:tcW w:type="dxa" w:w="573"/>
          </w:tcPr>
          <w:p>
            <w:r>
              <w:t>✔</w:t>
            </w:r>
          </w:p>
        </w:tc>
        <w:tc>
          <w:tcPr>
            <w:tcW w:type="dxa" w:w="695"/>
          </w:tcPr>
          <w:p>
            <w:r/>
          </w:p>
        </w:tc>
        <w:tc>
          <w:tcPr>
            <w:tcW w:type="dxa" w:w="586"/>
          </w:tcPr>
          <w:p>
            <w:r/>
          </w:p>
        </w:tc>
        <w:tc>
          <w:tcPr>
            <w:tcW w:type="dxa" w:w="879"/>
          </w:tcPr>
          <w:p>
            <w:r/>
          </w:p>
        </w:tc>
        <w:tc>
          <w:tcPr>
            <w:tcW w:type="dxa" w:w="2301"/>
          </w:tcPr>
          <w:p>
            <w:r>
              <w:t>Progreso de episodios vistos agrupado por serie</w:t>
            </w:r>
          </w:p>
        </w:tc>
      </w:tr>
      <w:tr>
        <w:tc>
          <w:tcPr>
            <w:tcW w:type="dxa" w:w="3686"/>
          </w:tcPr>
          <w:p>
            <w:r>
              <w:t>/api/episodes/watched/{tmdbSeriesId}</w:t>
            </w:r>
          </w:p>
        </w:tc>
        <w:tc>
          <w:tcPr>
            <w:tcW w:type="dxa" w:w="573"/>
          </w:tcPr>
          <w:p>
            <w:r>
              <w:t>✔</w:t>
            </w:r>
          </w:p>
        </w:tc>
        <w:tc>
          <w:tcPr>
            <w:tcW w:type="dxa" w:w="695"/>
          </w:tcPr>
          <w:p>
            <w:r/>
          </w:p>
        </w:tc>
        <w:tc>
          <w:tcPr>
            <w:tcW w:type="dxa" w:w="586"/>
          </w:tcPr>
          <w:p>
            <w:r/>
          </w:p>
        </w:tc>
        <w:tc>
          <w:tcPr>
            <w:tcW w:type="dxa" w:w="879"/>
          </w:tcPr>
          <w:p>
            <w:r/>
          </w:p>
        </w:tc>
        <w:tc>
          <w:tcPr>
            <w:tcW w:type="dxa" w:w="2301"/>
          </w:tcPr>
          <w:p>
            <w:r>
              <w:t>Obtener episodios vistos de una serie</w:t>
            </w:r>
          </w:p>
        </w:tc>
      </w:tr>
      <w:tr>
        <w:tc>
          <w:tcPr>
            <w:tcW w:type="dxa" w:w="3686"/>
          </w:tcPr>
          <w:p>
            <w:r>
              <w:t>/api/episodes/watched/{tmdbId}/{season}/{episode}</w:t>
            </w:r>
          </w:p>
        </w:tc>
        <w:tc>
          <w:tcPr>
            <w:tcW w:type="dxa" w:w="573"/>
          </w:tcPr>
          <w:p>
            <w:r/>
          </w:p>
        </w:tc>
        <w:tc>
          <w:tcPr>
            <w:tcW w:type="dxa" w:w="695"/>
          </w:tcPr>
          <w:p>
            <w:r>
              <w:t>✔</w:t>
            </w:r>
          </w:p>
        </w:tc>
        <w:tc>
          <w:tcPr>
            <w:tcW w:type="dxa" w:w="586"/>
          </w:tcPr>
          <w:p>
            <w:r/>
          </w:p>
        </w:tc>
        <w:tc>
          <w:tcPr>
            <w:tcW w:type="dxa" w:w="879"/>
          </w:tcPr>
          <w:p>
            <w:r/>
          </w:p>
        </w:tc>
        <w:tc>
          <w:tcPr>
            <w:tcW w:type="dxa" w:w="2301"/>
          </w:tcPr>
          <w:p>
            <w:r>
              <w:t>Marcar o desmarcar un episodio como visto (toggle)</w:t>
            </w:r>
          </w:p>
        </w:tc>
      </w:tr>
      <w:tr>
        <w:tc>
          <w:tcPr>
            <w:tcW w:type="dxa" w:w="3686"/>
          </w:tcPr>
          <w:p>
            <w:r>
              <w:t>/api/episodes/watched/{tmdbId}/{season}/all</w:t>
            </w:r>
          </w:p>
        </w:tc>
        <w:tc>
          <w:tcPr>
            <w:tcW w:type="dxa" w:w="573"/>
          </w:tcPr>
          <w:p>
            <w:r/>
          </w:p>
        </w:tc>
        <w:tc>
          <w:tcPr>
            <w:tcW w:type="dxa" w:w="695"/>
          </w:tcPr>
          <w:p>
            <w:r>
              <w:t>✔</w:t>
            </w:r>
          </w:p>
        </w:tc>
        <w:tc>
          <w:tcPr>
            <w:tcW w:type="dxa" w:w="586"/>
          </w:tcPr>
          <w:p>
            <w:r/>
          </w:p>
        </w:tc>
        <w:tc>
          <w:tcPr>
            <w:tcW w:type="dxa" w:w="879"/>
          </w:tcPr>
          <w:p>
            <w:r>
              <w:t>✔</w:t>
            </w:r>
          </w:p>
        </w:tc>
        <w:tc>
          <w:tcPr>
            <w:tcW w:type="dxa" w:w="2301"/>
          </w:tcPr>
          <w:p>
            <w:r>
              <w:t>Marcar o desmarcar toda una temporada como vista</w:t>
            </w:r>
          </w:p>
        </w:tc>
      </w:tr>
      <w:tr>
        <w:tc>
          <w:tcPr>
            <w:tcW w:type="dxa" w:w="3686"/>
          </w:tcPr>
          <w:p>
            <w:r>
              <w:t>/api/reports</w:t>
            </w:r>
          </w:p>
        </w:tc>
        <w:tc>
          <w:tcPr>
            <w:tcW w:type="dxa" w:w="573"/>
          </w:tcPr>
          <w:p>
            <w:r/>
          </w:p>
        </w:tc>
        <w:tc>
          <w:tcPr>
            <w:tcW w:type="dxa" w:w="695"/>
          </w:tcPr>
          <w:p>
            <w:r>
              <w:t>✔</w:t>
            </w:r>
          </w:p>
        </w:tc>
        <w:tc>
          <w:tcPr>
            <w:tcW w:type="dxa" w:w="586"/>
          </w:tcPr>
          <w:p>
            <w:r/>
          </w:p>
        </w:tc>
        <w:tc>
          <w:tcPr>
            <w:tcW w:type="dxa" w:w="879"/>
          </w:tcPr>
          <w:p>
            <w:r/>
          </w:p>
        </w:tc>
        <w:tc>
          <w:tcPr>
            <w:tcW w:type="dxa" w:w="2301"/>
          </w:tcPr>
          <w:p>
            <w:r>
              <w:t>Crear un reporte de contenido inapropiado</w:t>
            </w:r>
          </w:p>
        </w:tc>
      </w:tr>
      <w:tr>
        <w:tc>
          <w:tcPr>
            <w:tcW w:type="dxa" w:w="3686"/>
          </w:tcPr>
          <w:p>
            <w:r>
              <w:t>/api/admin/users</w:t>
            </w:r>
          </w:p>
        </w:tc>
        <w:tc>
          <w:tcPr>
            <w:tcW w:type="dxa" w:w="573"/>
          </w:tcPr>
          <w:p>
            <w:r>
              <w:t>✔</w:t>
            </w:r>
          </w:p>
        </w:tc>
        <w:tc>
          <w:tcPr>
            <w:tcW w:type="dxa" w:w="695"/>
          </w:tcPr>
          <w:p>
            <w:r/>
          </w:p>
        </w:tc>
        <w:tc>
          <w:tcPr>
            <w:tcW w:type="dxa" w:w="586"/>
          </w:tcPr>
          <w:p>
            <w:r/>
          </w:p>
        </w:tc>
        <w:tc>
          <w:tcPr>
            <w:tcW w:type="dxa" w:w="879"/>
          </w:tcPr>
          <w:p>
            <w:r/>
          </w:p>
        </w:tc>
        <w:tc>
          <w:tcPr>
            <w:tcW w:type="dxa" w:w="2301"/>
          </w:tcPr>
          <w:p>
            <w:r>
              <w:t>Listar todos los usuarios (solo admin)</w:t>
            </w:r>
          </w:p>
        </w:tc>
      </w:tr>
      <w:tr>
        <w:tc>
          <w:tcPr>
            <w:tcW w:type="dxa" w:w="3686"/>
          </w:tcPr>
          <w:p>
            <w:r>
              <w:t>/api/admin/users/{id}/role</w:t>
            </w:r>
          </w:p>
        </w:tc>
        <w:tc>
          <w:tcPr>
            <w:tcW w:type="dxa" w:w="573"/>
          </w:tcPr>
          <w:p>
            <w:r/>
          </w:p>
        </w:tc>
        <w:tc>
          <w:tcPr>
            <w:tcW w:type="dxa" w:w="695"/>
          </w:tcPr>
          <w:p>
            <w:r/>
          </w:p>
        </w:tc>
        <w:tc>
          <w:tcPr>
            <w:tcW w:type="dxa" w:w="586"/>
          </w:tcPr>
          <w:p>
            <w:r>
              <w:t>✔</w:t>
            </w:r>
          </w:p>
        </w:tc>
        <w:tc>
          <w:tcPr>
            <w:tcW w:type="dxa" w:w="879"/>
          </w:tcPr>
          <w:p>
            <w:r/>
          </w:p>
        </w:tc>
        <w:tc>
          <w:tcPr>
            <w:tcW w:type="dxa" w:w="2301"/>
          </w:tcPr>
          <w:p>
            <w:r>
              <w:t>Cambiar el rol de un usuario</w:t>
            </w:r>
          </w:p>
        </w:tc>
      </w:tr>
      <w:tr>
        <w:tc>
          <w:tcPr>
            <w:tcW w:type="dxa" w:w="3686"/>
          </w:tcPr>
          <w:p>
            <w:r>
              <w:t>/api/admin/users/{id}/ban</w:t>
            </w:r>
          </w:p>
        </w:tc>
        <w:tc>
          <w:tcPr>
            <w:tcW w:type="dxa" w:w="573"/>
          </w:tcPr>
          <w:p>
            <w:r/>
          </w:p>
        </w:tc>
        <w:tc>
          <w:tcPr>
            <w:tcW w:type="dxa" w:w="695"/>
          </w:tcPr>
          <w:p>
            <w:r/>
          </w:p>
        </w:tc>
        <w:tc>
          <w:tcPr>
            <w:tcW w:type="dxa" w:w="586"/>
          </w:tcPr>
          <w:p>
            <w:r>
              <w:t>✔</w:t>
            </w:r>
          </w:p>
        </w:tc>
        <w:tc>
          <w:tcPr>
            <w:tcW w:type="dxa" w:w="879"/>
          </w:tcPr>
          <w:p>
            <w:r/>
          </w:p>
        </w:tc>
        <w:tc>
          <w:tcPr>
            <w:tcW w:type="dxa" w:w="2301"/>
          </w:tcPr>
          <w:p>
            <w:r>
              <w:t>Banear o desbanear un usuario</w:t>
            </w:r>
          </w:p>
        </w:tc>
      </w:tr>
      <w:tr>
        <w:tc>
          <w:tcPr>
            <w:tcW w:type="dxa" w:w="3686"/>
          </w:tcPr>
          <w:p>
            <w:r>
              <w:t>/api/admin/ratings/{id}</w:t>
            </w:r>
          </w:p>
        </w:tc>
        <w:tc>
          <w:tcPr>
            <w:tcW w:type="dxa" w:w="573"/>
          </w:tcPr>
          <w:p>
            <w:r>
              <w:t>✔</w:t>
            </w:r>
          </w:p>
        </w:tc>
        <w:tc>
          <w:tcPr>
            <w:tcW w:type="dxa" w:w="695"/>
          </w:tcPr>
          <w:p>
            <w:r/>
          </w:p>
        </w:tc>
        <w:tc>
          <w:tcPr>
            <w:tcW w:type="dxa" w:w="586"/>
          </w:tcPr>
          <w:p>
            <w:r/>
          </w:p>
        </w:tc>
        <w:tc>
          <w:tcPr>
            <w:tcW w:type="dxa" w:w="879"/>
          </w:tcPr>
          <w:p>
            <w:r>
              <w:t>✔</w:t>
            </w:r>
          </w:p>
        </w:tc>
        <w:tc>
          <w:tcPr>
            <w:tcW w:type="dxa" w:w="2301"/>
          </w:tcPr>
          <w:p>
            <w:r>
              <w:t>Ver o eliminar una valoración (moderación)</w:t>
            </w:r>
          </w:p>
        </w:tc>
      </w:tr>
      <w:tr>
        <w:tc>
          <w:tcPr>
            <w:tcW w:type="dxa" w:w="3686"/>
          </w:tcPr>
          <w:p>
            <w:r>
              <w:t>/api/admin/comments/{id}</w:t>
            </w:r>
          </w:p>
        </w:tc>
        <w:tc>
          <w:tcPr>
            <w:tcW w:type="dxa" w:w="573"/>
          </w:tcPr>
          <w:p>
            <w:r>
              <w:t>✔</w:t>
            </w:r>
          </w:p>
        </w:tc>
        <w:tc>
          <w:tcPr>
            <w:tcW w:type="dxa" w:w="695"/>
          </w:tcPr>
          <w:p>
            <w:r/>
          </w:p>
        </w:tc>
        <w:tc>
          <w:tcPr>
            <w:tcW w:type="dxa" w:w="586"/>
          </w:tcPr>
          <w:p>
            <w:r/>
          </w:p>
        </w:tc>
        <w:tc>
          <w:tcPr>
            <w:tcW w:type="dxa" w:w="879"/>
          </w:tcPr>
          <w:p>
            <w:r>
              <w:t>✔</w:t>
            </w:r>
          </w:p>
        </w:tc>
        <w:tc>
          <w:tcPr>
            <w:tcW w:type="dxa" w:w="2301"/>
          </w:tcPr>
          <w:p>
            <w:r>
              <w:t>Ver o eliminar un comentario (moderación)</w:t>
            </w:r>
          </w:p>
        </w:tc>
      </w:tr>
      <w:tr>
        <w:tc>
          <w:tcPr>
            <w:tcW w:type="dxa" w:w="3686"/>
          </w:tcPr>
          <w:p>
            <w:r>
              <w:t>/api/admin/reports</w:t>
            </w:r>
          </w:p>
        </w:tc>
        <w:tc>
          <w:tcPr>
            <w:tcW w:type="dxa" w:w="573"/>
          </w:tcPr>
          <w:p>
            <w:r>
              <w:t>✔</w:t>
            </w:r>
          </w:p>
        </w:tc>
        <w:tc>
          <w:tcPr>
            <w:tcW w:type="dxa" w:w="695"/>
          </w:tcPr>
          <w:p>
            <w:r/>
          </w:p>
        </w:tc>
        <w:tc>
          <w:tcPr>
            <w:tcW w:type="dxa" w:w="586"/>
          </w:tcPr>
          <w:p>
            <w:r/>
          </w:p>
        </w:tc>
        <w:tc>
          <w:tcPr>
            <w:tcW w:type="dxa" w:w="879"/>
          </w:tcPr>
          <w:p>
            <w:r/>
          </w:p>
        </w:tc>
        <w:tc>
          <w:tcPr>
            <w:tcW w:type="dxa" w:w="2301"/>
          </w:tcPr>
          <w:p>
            <w:r>
              <w:t>Obtener reportes pendientes de revisión</w:t>
            </w:r>
          </w:p>
        </w:tc>
      </w:tr>
      <w:tr>
        <w:tc>
          <w:tcPr>
            <w:tcW w:type="dxa" w:w="3686"/>
          </w:tcPr>
          <w:p>
            <w:r>
              <w:t>/api/admin/reports/{id}/resolve</w:t>
            </w:r>
          </w:p>
        </w:tc>
        <w:tc>
          <w:tcPr>
            <w:tcW w:type="dxa" w:w="573"/>
          </w:tcPr>
          <w:p>
            <w:r/>
          </w:p>
        </w:tc>
        <w:tc>
          <w:tcPr>
            <w:tcW w:type="dxa" w:w="695"/>
          </w:tcPr>
          <w:p>
            <w:r/>
          </w:p>
        </w:tc>
        <w:tc>
          <w:tcPr>
            <w:tcW w:type="dxa" w:w="586"/>
          </w:tcPr>
          <w:p>
            <w:r>
              <w:t>✔</w:t>
            </w:r>
          </w:p>
        </w:tc>
        <w:tc>
          <w:tcPr>
            <w:tcW w:type="dxa" w:w="879"/>
          </w:tcPr>
          <w:p>
            <w:r/>
          </w:p>
        </w:tc>
        <w:tc>
          <w:tcPr>
            <w:tcW w:type="dxa" w:w="2301"/>
          </w:tcPr>
          <w:p>
            <w:r>
              <w:t>Resolver un reporte (elimina el contenido denunciado)</w:t>
            </w:r>
          </w:p>
        </w:tc>
      </w:tr>
      <w:tr>
        <w:tc>
          <w:tcPr>
            <w:tcW w:type="dxa" w:w="3686"/>
          </w:tcPr>
          <w:p>
            <w:r>
              <w:t>/api/admin/reports/{id}/dismiss</w:t>
            </w:r>
          </w:p>
        </w:tc>
        <w:tc>
          <w:tcPr>
            <w:tcW w:type="dxa" w:w="573"/>
          </w:tcPr>
          <w:p>
            <w:r/>
          </w:p>
        </w:tc>
        <w:tc>
          <w:tcPr>
            <w:tcW w:type="dxa" w:w="695"/>
          </w:tcPr>
          <w:p>
            <w:r/>
          </w:p>
        </w:tc>
        <w:tc>
          <w:tcPr>
            <w:tcW w:type="dxa" w:w="586"/>
          </w:tcPr>
          <w:p>
            <w:r>
              <w:t>✔</w:t>
            </w:r>
          </w:p>
        </w:tc>
        <w:tc>
          <w:tcPr>
            <w:tcW w:type="dxa" w:w="879"/>
          </w:tcPr>
          <w:p>
            <w:r/>
          </w:p>
        </w:tc>
        <w:tc>
          <w:tcPr>
            <w:tcW w:type="dxa" w:w="2301"/>
          </w:tcPr>
          <w:p>
            <w:r>
              <w:t>Desestimar un reporte sin acción</w:t>
            </w:r>
          </w:p>
        </w:tc>
      </w:tr>
    </w:tbl>
    <w:p w14:paraId="1EE8DD5E" w14:textId="4D33D897" w:rsidR="00F31E6E" w:rsidRPr="007B1868" w:rsidRDefault="00985199" w:rsidP="00985199">
      <w:pPr>
        <w:pStyle w:val="Ttulo3"/>
      </w:pPr>
      <w:bookmarkStart w:id="94" w:name="_Toc222830799"/>
      <w:r w:rsidRPr="007B1868">
        <w:t>Diseño del front-end</w:t>
      </w:r>
      <w:bookmarkEnd w:id="94"/>
    </w:p>
    <w:p>
      <w:pPr>
        <w:pStyle w:val="Normal"/>
      </w:pPr>
      <w:r>
        <w:t xml:space="preserve">El diseño de la interfaz de usuario de MovieMate se ha elaborado a partir de un conjunto de mockups de alta fidelidad que siguen un sistema visual coherente, basado en una paleta de colores oscura que combina tonos de azul marino profundo y púrpura con un color de acento dorado. Este sistema visual busca evocar la estética propia del cine clásico, ofreciendo una experiencia de usuario diferenciada respecto a las plataformas de referencia.</w:t>
      </w:r>
    </w:p>
    <w:p>
      <w:pPr>
        <w:pStyle w:val="Normal"/>
      </w:pPr>
      <w:r>
        <w:t xml:space="preserve">Los mockups recogen las principales pantallas de la aplicación: la página de inicio con carruseles de contenido destacado y secciones de actividad social, el catálogo de descubrimiento con filtros por género, año y puntuación, la ficha de detalle de una película o serie con información completa e integración de valoraciones, el perfil de usuario con estadísticas y listas, la sección de listas personalizadas y el panel de configuración. Cada pantalla se ha diseñado considerando los casos de uso definidos en el análisis, garantizando que todas las funcionalidades sean accesibles de forma intuitiva.</w:t>
      </w:r>
    </w:p>
    <w:p>
      <w:pPr>
        <w:pStyle w:val="Normal"/>
      </w:pPr>
      <w:r>
        <w:t xml:space="preserve">La estructura de navegación se organiza en torno a una barra lateral fija en escritorio y una barra de navegación inferior en dispositivos móviles, desde las que el usuario accede a las secciones principales: inicio, descubrimiento de contenido, listas, actividad y configuración. El acceso a la ficha de detalle se realiza desde cualquier elemento visual (póster o tarjeta de contenido), manteniendo la coherencia de la navegación.</w:t>
      </w:r>
    </w:p>
    <w:p>
      <w:pPr>
        <w:pStyle w:val="Normal"/>
      </w:pPr>
      <w:r>
        <w:t xml:space="preserve">La aplicación distingue entre rutas públicas, accesibles sin autenticación (página de inicio, catálogo, fichas de contenido y perfiles públicos de usuario), y rutas protegidas, que requieren sesión activa (listas personalizadas, historial de valoraciones, notificaciones y configuración). Esta distinción se aplica tanto en el nivel de navegación como en la presentación de las opciones de interacción disponibles para el usuario.</w:t>
      </w:r>
    </w:p>
    <w:p w14:paraId="780A22C7" w14:textId="6C27A154" w:rsidR="008343D4" w:rsidRDefault="009C6345" w:rsidP="008343D4">
      <w:pPr>
        <w:pStyle w:val="Ttulo2"/>
      </w:pPr>
      <w:bookmarkStart w:id="98" w:name="_Toc222830800"/>
      <w:r w:rsidRPr="007B1868">
        <w:t>Implementación</w:t>
      </w:r>
      <w:bookmarkEnd w:id="98"/>
    </w:p>
    <w:p w14:paraId="083453BD" w14:textId="77777777" w:rsidR="008343D4" w:rsidRPr="008343D4" w:rsidRDefault="008343D4" w:rsidP="008343D4"/>
    <w:p w14:paraId="22CF3810" w14:textId="77777777" w:rsidR="00B82F94" w:rsidRDefault="00B82F94" w:rsidP="00B82F94">
      <w:pPr>
        <w:keepNext/>
        <w:jc w:val="center"/>
      </w:pPr>
      <w:r>
        <w:rPr>
          <w:noProof/>
        </w:rPr>
        <w:lastRenderedPageBreak/>
        <w:drawing>
          <wp:inline distT="0" distB="0" distL="0" distR="0" wp14:anchorId="30E59D95" wp14:editId="73DB38B0">
            <wp:extent cx="4131303" cy="2735580"/>
            <wp:effectExtent l="0" t="0" r="3175" b="7620"/>
            <wp:docPr id="331392576" name="Imagen 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92576" name="Imagen 9" descr="Diagrama&#10;&#10;El contenido generado por IA puede ser incorrect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142573" cy="2743042"/>
                    </a:xfrm>
                    <a:prstGeom prst="rect">
                      <a:avLst/>
                    </a:prstGeom>
                    <a:noFill/>
                    <a:ln>
                      <a:noFill/>
                    </a:ln>
                  </pic:spPr>
                </pic:pic>
              </a:graphicData>
            </a:graphic>
          </wp:inline>
        </w:drawing>
      </w:r>
    </w:p>
    <w:p w14:paraId="21121DC3" w14:textId="646F2F79" w:rsidR="00B82F94" w:rsidRPr="00B82F94" w:rsidRDefault="00B82F94" w:rsidP="00B82F94">
      <w:pPr>
        <w:pStyle w:val="Descripcin"/>
        <w:jc w:val="center"/>
      </w:pPr>
      <w:bookmarkStart w:id="99" w:name="_Ref222826938"/>
      <w:bookmarkStart w:id="100" w:name="_Toc222660528"/>
      <w:r>
        <w:t xml:space="preserve">Figura </w:t>
      </w:r>
      <w:fldSimple w:instr=" SEQ Figura \* ARABIC ">
        <w:r>
          <w:rPr>
            <w:noProof/>
          </w:rPr>
          <w:t>9</w:t>
        </w:r>
      </w:fldSimple>
      <w:bookmarkEnd w:id="99"/>
      <w:r>
        <w:t>. Arquitectura de MovieMate</w:t>
      </w:r>
      <w:bookmarkEnd w:id="100"/>
    </w:p>
    <w:p w14:paraId="0C98FF72" w14:textId="6F4E4EC6" w:rsidR="00533827" w:rsidRDefault="00533827" w:rsidP="00533827">
      <w:r>
        <w:t>La arquitectura del sistema constituye uno de los pilares fundamentales en el desarrollo de la aplicación MovieMate, ya que define la forma en la que los distintos componentes del sistema se organizan, interactúan entre sí y evolucionan a lo largo del tiempo. En este proyecto, la arquitectura se ha diseñado con el objetivo de garantizar un sistema robusto, modular, escalable y fácilmente mantenible, alineado con las necesidades funcionales de una aplicación web moderna orientada al consumo intensivo de datos.</w:t>
      </w:r>
    </w:p>
    <w:p w14:paraId="7B52ED24" w14:textId="7C4C10BC" w:rsidR="00533827" w:rsidRDefault="00533827" w:rsidP="00533827">
      <w:r>
        <w:t xml:space="preserve">MovieMate se concibe como una aplicación web basada en un </w:t>
      </w:r>
      <w:r w:rsidRPr="00750DD5">
        <w:rPr>
          <w:b/>
          <w:bCs/>
          <w:rPrChange w:id="101" w:author="FRANCISCO GARCIA SANCHEZ" w:date="2026-03-02T06:40:00Z" w16du:dateUtc="2026-03-02T05:40:00Z">
            <w:rPr/>
          </w:rPrChange>
        </w:rPr>
        <w:t>modelo cliente</w:t>
      </w:r>
      <w:r w:rsidR="00555982" w:rsidRPr="00750DD5">
        <w:rPr>
          <w:b/>
          <w:bCs/>
          <w:rPrChange w:id="102" w:author="FRANCISCO GARCIA SANCHEZ" w:date="2026-03-02T06:40:00Z" w16du:dateUtc="2026-03-02T05:40:00Z">
            <w:rPr/>
          </w:rPrChange>
        </w:rPr>
        <w:t>-</w:t>
      </w:r>
      <w:r w:rsidRPr="00750DD5">
        <w:rPr>
          <w:b/>
          <w:bCs/>
          <w:rPrChange w:id="103" w:author="FRANCISCO GARCIA SANCHEZ" w:date="2026-03-02T06:40:00Z" w16du:dateUtc="2026-03-02T05:40:00Z">
            <w:rPr/>
          </w:rPrChange>
        </w:rPr>
        <w:t>servidor</w:t>
      </w:r>
      <w:r w:rsidR="00555982">
        <w:t>. En este enfoque,</w:t>
      </w:r>
      <w:r>
        <w:t xml:space="preserve"> el </w:t>
      </w:r>
      <w:r w:rsidR="00555982">
        <w:t xml:space="preserve">servidor </w:t>
      </w:r>
      <w:r>
        <w:t>actúa como proveedor de servicios</w:t>
      </w:r>
      <w:r w:rsidR="00555982">
        <w:t xml:space="preserve"> y concentra la lógica de negocio,</w:t>
      </w:r>
      <w:r w:rsidR="0005299C">
        <w:t xml:space="preserve"> la gestión de datos y los mecanismos de seguridad,</w:t>
      </w:r>
      <w:r>
        <w:t xml:space="preserve"> </w:t>
      </w:r>
      <w:r w:rsidR="0005299C">
        <w:t>mientras el cliente se encarga de la interacción con el usuario</w:t>
      </w:r>
      <w:r>
        <w:t>.</w:t>
      </w:r>
      <w:r w:rsidR="0005299C">
        <w:t xml:space="preserve"> Esta separación permite desacoplar responsabilidades, facilitando tanto la evolución independiente de cada componente como la integración con distintos tipos de clientes.</w:t>
      </w:r>
    </w:p>
    <w:p w14:paraId="50D1F32E" w14:textId="742832AB" w:rsidR="009110A8" w:rsidDel="009110A8" w:rsidRDefault="009110A8" w:rsidP="009110A8">
      <w:pPr>
        <w:rPr>
          <w:del w:id="104" w:author="FRANCISCO GARCIA SANCHEZ" w:date="2026-03-02T06:38:00Z" w16du:dateUtc="2026-03-02T05:38:00Z"/>
          <w:moveTo w:id="105" w:author="FRANCISCO GARCIA SANCHEZ" w:date="2026-03-02T06:38:00Z" w16du:dateUtc="2026-03-02T05:38:00Z"/>
        </w:rPr>
      </w:pPr>
      <w:moveToRangeStart w:id="106" w:author="FRANCISCO GARCIA SANCHEZ" w:date="2026-03-02T06:38:00Z" w:name="move223325919"/>
      <w:moveTo w:id="107" w:author="FRANCISCO GARCIA SANCHEZ" w:date="2026-03-02T06:38:00Z" w16du:dateUtc="2026-03-02T05:38:00Z">
        <w:r w:rsidRPr="00DF0F9A">
          <w:t xml:space="preserve">La </w:t>
        </w:r>
        <w:r>
          <w:fldChar w:fldCharType="begin"/>
        </w:r>
        <w:r>
          <w:instrText xml:space="preserve"> REF _Ref222826938 \h </w:instrText>
        </w:r>
      </w:moveTo>
      <w:moveTo w:id="108" w:author="FRANCISCO GARCIA SANCHEZ" w:date="2026-03-02T06:38:00Z" w16du:dateUtc="2026-03-02T05:38:00Z">
        <w:r>
          <w:fldChar w:fldCharType="separate"/>
        </w:r>
        <w:r>
          <w:t xml:space="preserve">Figura </w:t>
        </w:r>
        <w:r>
          <w:rPr>
            <w:noProof/>
          </w:rPr>
          <w:t>9</w:t>
        </w:r>
        <w:r>
          <w:fldChar w:fldCharType="end"/>
        </w:r>
        <w:r>
          <w:t xml:space="preserve"> </w:t>
        </w:r>
        <w:r w:rsidRPr="00DF0F9A">
          <w:t>muestra la arquitectura general del sistema, incluyendo la interacción entre cliente, servidor, base de datos y servicio externo.</w:t>
        </w:r>
      </w:moveTo>
    </w:p>
    <w:moveToRangeEnd w:id="106"/>
    <w:p w14:paraId="0C383D90" w14:textId="1CB174E3" w:rsidR="00533827" w:rsidRDefault="009110A8" w:rsidP="00533827">
      <w:ins w:id="109" w:author="FRANCISCO GARCIA SANCHEZ" w:date="2026-03-02T06:38:00Z" w16du:dateUtc="2026-03-02T05:38:00Z">
        <w:r>
          <w:t xml:space="preserve"> </w:t>
        </w:r>
      </w:ins>
      <w:del w:id="110" w:author="FRANCISCO GARCIA SANCHEZ" w:date="2026-03-02T06:38:00Z" w16du:dateUtc="2026-03-02T05:38:00Z">
        <w:r w:rsidR="005B1EC4" w:rsidRPr="005B1EC4" w:rsidDel="00582265">
          <w:delText>Desde el punto de vista arquitectónico, e</w:delText>
        </w:r>
      </w:del>
      <w:ins w:id="111" w:author="FRANCISCO GARCIA SANCHEZ" w:date="2026-03-02T06:38:00Z" w16du:dateUtc="2026-03-02T05:38:00Z">
        <w:r w:rsidR="00582265">
          <w:t>E</w:t>
        </w:r>
      </w:ins>
      <w:r>
        <w:t xml:space="preserve">El sistema adopta un enfoque monolítico modular. Esto implica que la aplicación se despliega como una única unidad, pero mantiene una organización interna claramente estructurada en módulos y capas con responsabilidades bien definidas. Este planteamiento favorece la claridad del diseño, simplifica el despliegue y reduce la complejidad operativa, al tiempo que permite escalar y extender el sistema de forma progresiva.</w:t>
      </w:r>
    </w:p>
    <w:p w14:paraId="6F1C3D14" w14:textId="5E67F991" w:rsidR="00161133" w:rsidDel="005F65EE" w:rsidRDefault="00CD554F" w:rsidP="00161133">
      <w:pPr>
        <w:rPr>
          <w:del w:id="113" w:author="FRANCISCO GARCIA SANCHEZ" w:date="2026-03-02T06:39:00Z" w16du:dateUtc="2026-03-02T05:39:00Z"/>
        </w:rPr>
      </w:pPr>
      <w:r w:rsidRPr="00CD554F">
        <w:t>La elección del enfoque arquitectónico adoptado en MovieMate responde a criterios técnicos orientados a la simplicidad, la mantenibilidad y la capacidad de evolución del sistema.</w:t>
      </w:r>
      <w:ins w:id="114" w:author="FRANCISCO GARCIA SANCHEZ" w:date="2026-03-02T06:39:00Z" w16du:dateUtc="2026-03-02T05:39:00Z">
        <w:r w:rsidR="005F65EE">
          <w:t xml:space="preserve"> </w:t>
        </w:r>
      </w:ins>
    </w:p>
    <w:p w14:paraId="296017D6" w14:textId="40DB525D" w:rsidR="00161133" w:rsidDel="005F65EE" w:rsidRDefault="00161133" w:rsidP="00161133">
      <w:pPr>
        <w:rPr>
          <w:del w:id="115" w:author="FRANCISCO GARCIA SANCHEZ" w:date="2026-03-02T06:39:00Z" w16du:dateUtc="2026-03-02T05:39:00Z"/>
        </w:rPr>
      </w:pPr>
      <w:r>
        <w:t xml:space="preserve">En primer lugar, se ha optado por una arquitectura basada en </w:t>
      </w:r>
      <w:r w:rsidRPr="00911512">
        <w:rPr>
          <w:b/>
          <w:bCs/>
          <w:rPrChange w:id="116" w:author="FRANCISCO GARCIA SANCHEZ" w:date="2026-03-02T06:43:00Z" w16du:dateUtc="2026-03-02T05:43:00Z">
            <w:rPr/>
          </w:rPrChange>
        </w:rPr>
        <w:t>API REST</w:t>
      </w:r>
      <w:r w:rsidR="00C01726">
        <w:t xml:space="preserve"> </w:t>
      </w:r>
      <w:r w:rsidR="00C01726" w:rsidRPr="00C01726">
        <w:t>(</w:t>
      </w:r>
      <w:r w:rsidR="00C01726" w:rsidRPr="00977370">
        <w:rPr>
          <w:i/>
          <w:iCs/>
        </w:rPr>
        <w:t>Representational State Transfer</w:t>
      </w:r>
      <w:r w:rsidR="00C01726" w:rsidRPr="00C01726">
        <w:t>)</w:t>
      </w:r>
      <w:r>
        <w:t xml:space="preserve">, ya que este estilo arquitectónico permite desacoplar completamente el cliente del servidor. De este modo, el </w:t>
      </w:r>
      <w:r w:rsidRPr="00F55829">
        <w:rPr>
          <w:i/>
          <w:iCs/>
          <w:rPrChange w:id="117" w:author="FRANCISCO GARCIA SANCHEZ" w:date="2026-02-09T11:47:00Z" w16du:dateUtc="2026-02-09T10:47:00Z">
            <w:rPr/>
          </w:rPrChange>
        </w:rPr>
        <w:t>back-end</w:t>
      </w:r>
      <w:r>
        <w:t xml:space="preserve"> puede ser consumido por distintos tipos de clientes (aplicaciones web, móviles o incluso servicios externos) sin necesidad de modificar su </w:t>
      </w:r>
      <w:r>
        <w:lastRenderedPageBreak/>
        <w:t>implementación interna. Esta decisión resulta especialmente relevante en un proyecto como MovieMate, que aspira a integrar múltiples funcionalidades y a evolucionar con el tiempo.</w:t>
      </w:r>
      <w:ins w:id="118" w:author="FRANCISCO GARCIA SANCHEZ" w:date="2026-03-02T06:39:00Z" w16du:dateUtc="2026-03-02T05:39:00Z">
        <w:r w:rsidR="005F65EE">
          <w:t xml:space="preserve"> </w:t>
        </w:r>
      </w:ins>
    </w:p>
    <w:p w14:paraId="4CF75B1A" w14:textId="2F30782E" w:rsidR="00CD554F" w:rsidDel="002A3F58" w:rsidRDefault="00CD554F" w:rsidP="00161133">
      <w:pPr>
        <w:rPr>
          <w:del w:id="119" w:author="FRANCISCO GARCIA SANCHEZ" w:date="2026-03-02T06:41:00Z" w16du:dateUtc="2026-03-02T05:41:00Z"/>
        </w:rPr>
      </w:pPr>
      <w:r w:rsidRPr="00CD554F">
        <w:t xml:space="preserve">En segundo lugar, la adopción de una </w:t>
      </w:r>
      <w:r w:rsidRPr="00911512">
        <w:rPr>
          <w:b/>
          <w:bCs/>
          <w:rPrChange w:id="120" w:author="FRANCISCO GARCIA SANCHEZ" w:date="2026-03-02T06:43:00Z" w16du:dateUtc="2026-03-02T05:43:00Z">
            <w:rPr/>
          </w:rPrChange>
        </w:rPr>
        <w:t>arquitectura en capas</w:t>
      </w:r>
      <w:r w:rsidRPr="00CD554F">
        <w:t xml:space="preserve"> facilita la separación de responsabilidades dentro del sistema. Cada capa se encarga de un conjunto específico de tareas, como la recepción de peticiones, la aplicación de reglas de negocio o el acceso a datos. Esta organización reduce el acoplamiento entre componentes, mejora la legibilidad del código y favorece la realización de pruebas y tareas de mantenimiento.</w:t>
      </w:r>
      <w:ins w:id="121" w:author="FRANCISCO GARCIA SANCHEZ" w:date="2026-03-02T06:41:00Z" w16du:dateUtc="2026-03-02T05:41:00Z">
        <w:r w:rsidR="002A3F58">
          <w:t xml:space="preserve"> </w:t>
        </w:r>
      </w:ins>
    </w:p>
    <w:p w14:paraId="5D0EC919" w14:textId="5F5B2EE3" w:rsidR="00DF0F9A" w:rsidRDefault="00DF0F9A" w:rsidP="00161133">
      <w:r>
        <w:t xml:space="preserve">La arquitectura incorpora además una integración con la API externa de TMDB para la obtención de información cinematográfica. Esta integración se realiza íntegramente desde el servidor, que actúa como intermediario entre el cliente y la fuente de datos externa. De este modo, las credenciales de acceso a la API permanecen protegidas en el servidor y no se exponen al cliente.</w:t>
      </w:r>
    </w:p>
    <w:p>
      <w:pPr>
        <w:pStyle w:val="Normal"/>
      </w:pPr>
      <w:r>
        <w:t xml:space="preserve">La integración con TMDB se gestiona mediante un servicio dedicado (TmdbService) que encapsula toda la lógica de comunicación con la API externa. Este servicio expone métodos para buscar películas y series, obtener detalles completos de un título, recuperar el reparto, los géneros disponibles o los proveedores de streaming para una región geográfica determinada.</w:t>
      </w:r>
    </w:p>
    <w:p>
      <w:pPr>
        <w:pStyle w:val="Normal"/>
      </w:pPr>
      <w:r>
        <w:t xml:space="preserve">Con el objetivo de reducir la dependencia del servicio externo y optimizar el rendimiento, se ha implementado una estrategia de persistencia bajo demanda. El contenido no se precarga masivamente en la base de datos, sino que se almacena únicamente cuando un usuario interactúa con él (por ejemplo, al valorar una película o añadirla a una lista). Este proceso de sincronización se gestiona a través del método getOrFetch del ContentService: si el contenido ya existe en la base de datos local, se devuelve directamente; si no existe, se consulta la API de TMDB, se persiste en la base de datos y se devuelve al solicitante. Adicionalmente, cuando el contenido almacenado supera un tiempo de vida (TTL) configurable, se programa una actualización asíncrona en segundo plano para mantener los datos vigentes sin bloquear la respuesta al cliente.</w:t>
      </w:r>
    </w:p>
    <w:p w14:paraId="71A04601" w14:textId="425BA4E6" w:rsidR="00DF0F9A" w:rsidDel="009110A8" w:rsidRDefault="00DF0F9A" w:rsidP="00161133">
      <w:pPr>
        <w:rPr>
          <w:moveFrom w:id="123" w:author="FRANCISCO GARCIA SANCHEZ" w:date="2026-03-02T06:38:00Z" w16du:dateUtc="2026-03-02T05:38:00Z"/>
        </w:rPr>
      </w:pPr>
      <w:moveFromRangeStart w:id="124" w:author="FRANCISCO GARCIA SANCHEZ" w:date="2026-03-02T06:38:00Z" w:name="move223325919"/>
      <w:moveFrom w:id="125" w:author="FRANCISCO GARCIA SANCHEZ" w:date="2026-03-02T06:38:00Z" w16du:dateUtc="2026-03-02T05:38:00Z">
        <w:r w:rsidRPr="00DF0F9A" w:rsidDel="009110A8">
          <w:t xml:space="preserve">La </w:t>
        </w:r>
        <w:r w:rsidDel="009110A8">
          <w:fldChar w:fldCharType="begin"/>
        </w:r>
        <w:r w:rsidDel="009110A8">
          <w:instrText xml:space="preserve"> REF _Ref222826938 \h </w:instrText>
        </w:r>
      </w:moveFrom>
      <w:del w:id="126" w:author="FRANCISCO GARCIA SANCHEZ" w:date="2026-03-02T06:38:00Z" w16du:dateUtc="2026-03-02T05:38:00Z"/>
      <w:moveFrom w:id="127" w:author="FRANCISCO GARCIA SANCHEZ" w:date="2026-03-02T06:38:00Z" w16du:dateUtc="2026-03-02T05:38:00Z">
        <w:r w:rsidDel="009110A8">
          <w:fldChar w:fldCharType="separate"/>
        </w:r>
        <w:r w:rsidDel="009110A8">
          <w:t xml:space="preserve">Figura </w:t>
        </w:r>
        <w:r w:rsidDel="009110A8">
          <w:rPr>
            <w:noProof/>
          </w:rPr>
          <w:t>9</w:t>
        </w:r>
        <w:r w:rsidDel="009110A8">
          <w:fldChar w:fldCharType="end"/>
        </w:r>
        <w:r w:rsidDel="009110A8">
          <w:t xml:space="preserve"> </w:t>
        </w:r>
        <w:r w:rsidRPr="00DF0F9A" w:rsidDel="009110A8">
          <w:t>muestra la arquitectura general del sistema, incluyendo la interacción entre cliente, servidor, base de datos y servicio externo.</w:t>
        </w:r>
      </w:moveFrom>
    </w:p>
    <w:moveFromRangeEnd w:id="124"/>
    <w:p w14:paraId="009C5E3E" w14:textId="726F6CCF" w:rsidR="00161133" w:rsidRDefault="00161133" w:rsidP="00161133">
      <w:del w:id="128" w:author="FRANCISCO GARCIA SANCHEZ" w:date="2026-03-02T06:41:00Z" w16du:dateUtc="2026-03-02T05:41:00Z">
        <w:r w:rsidDel="005A6768">
          <w:delText>Asimismo, s</w:delText>
        </w:r>
      </w:del>
      <w:ins w:id="129" w:author="FRANCISCO GARCIA SANCHEZ" w:date="2026-03-02T06:41:00Z" w16du:dateUtc="2026-03-02T05:41:00Z">
        <w:r w:rsidR="005A6768">
          <w:t>S</w:t>
        </w:r>
      </w:ins>
      <w:r>
        <w:t xml:space="preserve">Se ha descartado la adopción de arquitecturas más complejas, como microservicios, debido a que introducirían una sobrecarga innecesaria en términos de configuración, despliegue y comunicación entre servicios. Para este proyecto, una arquitectura monolítica bien estructurada ofrece un equilibrio adecuado entre simplicidad y escalabilidad. En la Figura 10, se puede observar de manera visual una comparativa entre la arquitectura monolítica escogida y la arquitectura de microservicios.</w:t>
      </w:r>
    </w:p>
    <w:p w14:paraId="42CD527A" w14:textId="191A773A" w:rsidR="00161133" w:rsidRDefault="00CD554F" w:rsidP="00161133">
      <w:r w:rsidRPr="00CD554F">
        <w:t>En conjunto, estas decisiones arquitectónicas permiten construir un sistema coherente, extensible y alineado con las buenas prácticas del desarrollo de aplicaciones web modernas, garantizando una base sólida para la evolución futura del proyecto.</w:t>
      </w:r>
    </w:p>
    <w:p w14:paraId="2706838A" w14:textId="77777777" w:rsidR="000E008E" w:rsidRDefault="000E008E" w:rsidP="000E008E">
      <w:pPr>
        <w:keepNext/>
        <w:jc w:val="center"/>
      </w:pPr>
      <w:r>
        <w:rPr>
          <w:noProof/>
        </w:rPr>
        <w:drawing>
          <wp:inline distT="0" distB="0" distL="0" distR="0" wp14:anchorId="5D691459" wp14:editId="6FD50D7C">
            <wp:extent cx="4822111" cy="2712720"/>
            <wp:effectExtent l="0" t="0" r="0" b="0"/>
            <wp:docPr id="1388543981"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43981" name="Imagen 3" descr="Diagrama&#10;&#10;El contenido generado por IA puede ser incorrecto."/>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90802" cy="2751363"/>
                    </a:xfrm>
                    <a:prstGeom prst="rect">
                      <a:avLst/>
                    </a:prstGeom>
                    <a:noFill/>
                    <a:ln>
                      <a:noFill/>
                    </a:ln>
                  </pic:spPr>
                </pic:pic>
              </a:graphicData>
            </a:graphic>
          </wp:inline>
        </w:drawing>
      </w:r>
    </w:p>
    <w:p w14:paraId="5CDA0788" w14:textId="3714C463" w:rsidR="000E008E" w:rsidRDefault="000E008E" w:rsidP="000E008E">
      <w:pPr>
        <w:pStyle w:val="Descripcin"/>
        <w:jc w:val="center"/>
      </w:pPr>
      <w:bookmarkStart w:id="130" w:name="_Ref220065693"/>
      <w:bookmarkStart w:id="131" w:name="_Toc222660529"/>
      <w:fldSimple w:instr=" SEQ Figura \* ARABIC ">
        <w:r w:rsidR="00B82F94">
          <w:rPr>
            <w:noProof/>
          </w:rPr>
          <w:t>10</w:t>
        </w:r>
      </w:fldSimple>
      <w:bookmarkEnd w:id="130"/>
      <w:bookmarkEnd w:id="131"/>
      <w:r>
        <w:t xml:space="preserve">Figura . Comparativa entre arquitectura monolítica modular y microservicios [32]</w:t>
      </w:r>
    </w:p>
    <w:p w14:paraId="5D947861" w14:textId="28025B93" w:rsidR="00B10CAA" w:rsidRPr="00B10CAA" w:rsidRDefault="00B10CAA" w:rsidP="00B10CAA">
      <w:commentRangeStart w:id="132"/>
      <w:hyperlink r:id="rId25" w:history="1">
        <w:r w:rsidRPr="00B10CAA">
          <w:rPr>
            <w:rStyle w:val="Hipervnculo"/>
          </w:rPr>
          <w:t>https://click-it.es/arquitectura-monolitica-vs-arquitectura-de-microservicios-cual-debo-elegir/</w:t>
        </w:r>
      </w:hyperlink>
      <w:commentRangeEnd w:id="132"/>
      <w:r>
        <w:t xml:space="preserve">Fuente: [32]</w:t>
      </w:r>
    </w:p>
    <w:p w14:paraId="4C166467" w14:textId="68360B74" w:rsidR="00CD46F5" w:rsidRDefault="00CD46F5" w:rsidP="00CD46F5">
      <w:pPr>
        <w:pStyle w:val="Ttulo3"/>
      </w:pPr>
      <w:bookmarkStart w:id="133" w:name="_Toc222830801"/>
      <w:commentRangeStart w:id="134"/>
      <w:commentRangeStart w:id="135"/>
      <w:r>
        <w:lastRenderedPageBreak/>
        <w:t>Arquitectura del back-end</w:t>
      </w:r>
      <w:bookmarkEnd w:id="133"/>
      <w:commentRangeEnd w:id="134"/>
      <w:r w:rsidR="00DD7A78">
        <w:rPr>
          <w:rStyle w:val="Refdecomentario"/>
          <w:sz w:val="22"/>
          <w:szCs w:val="22"/>
        </w:rPr>
        <w:commentReference w:id="134"/>
      </w:r>
      <w:commentRangeEnd w:id="135"/>
      <w:r w:rsidR="00476A44">
        <w:rPr>
          <w:rStyle w:val="Refdecomentario"/>
          <w:sz w:val="22"/>
          <w:szCs w:val="22"/>
        </w:rPr>
        <w:commentReference w:id="135"/>
      </w:r>
    </w:p>
    <w:p w14:paraId="7E9A0527" w14:textId="08E39811" w:rsidR="00C72311" w:rsidDel="00ED1313" w:rsidRDefault="00C72311" w:rsidP="00880DAE">
      <w:pPr>
        <w:rPr>
          <w:del w:id="136" w:author="FRANCISCO GARCIA SANCHEZ" w:date="2026-03-02T06:52:00Z" w16du:dateUtc="2026-03-02T05:52:00Z"/>
        </w:rPr>
      </w:pPr>
      <w:del w:id="137" w:author="FRANCISCO GARCIA SANCHEZ" w:date="2026-03-02T06:52:00Z" w16du:dateUtc="2026-03-02T05:52:00Z">
        <w:r w:rsidRPr="00C72311" w:rsidDel="00ED1313">
          <w:delText xml:space="preserve">La arquitectura del </w:delText>
        </w:r>
        <w:r w:rsidRPr="00977370" w:rsidDel="00ED1313">
          <w:rPr>
            <w:i/>
            <w:iCs/>
          </w:rPr>
          <w:delText>back-end</w:delText>
        </w:r>
        <w:r w:rsidRPr="00C72311" w:rsidDel="00ED1313">
          <w:delText xml:space="preserve"> de MovieMate materializa las decisiones conceptuales descritas en el apartado anterior, implementando una estructura organizada y coherente que garantiza la separación de responsabilidades, la escalabilidad y la mantenibilidad del sistema.</w:delText>
        </w:r>
      </w:del>
    </w:p>
    <w:p w14:paraId="6184927C" w14:textId="3E91E8BA" w:rsidR="00880DAE" w:rsidRDefault="00880DAE" w:rsidP="00880DAE">
      <w:r>
        <w:t xml:space="preserve">El </w:t>
      </w:r>
      <w:r w:rsidRPr="00977370">
        <w:rPr>
          <w:i/>
          <w:iCs/>
        </w:rPr>
        <w:t>back-end</w:t>
      </w:r>
      <w:r>
        <w:t xml:space="preserve"> se ha implementado como una aplicación monolítica modular, donde todos los componentes del sistema residen en una única aplicación Spring Boot, pero organizados internamente de forma modular. Este enfoque permite beneficiarse de la simplicidad de despliegue propia de los sistemas monolíticos, sin renunciar a una estructura interna bien definida.</w:t>
      </w:r>
    </w:p>
    <w:p w14:paraId="4C16AD5E" w14:textId="15E343E3" w:rsidR="00880DAE" w:rsidRPr="00880DAE" w:rsidRDefault="00880DAE" w:rsidP="00880DAE">
      <w:r>
        <w:t>La modularización interna se logra mediante la organización del código en paquetes coherentes, cada uno responsable de un aspecto concreto del sistema, como la gestión de usuarios, el contenido o la seguridad.</w:t>
      </w:r>
    </w:p>
    <w:p w14:paraId="2CBB36BE" w14:textId="77777777" w:rsidR="00880DAE" w:rsidRDefault="00880DAE" w:rsidP="00880DAE">
      <w:pPr>
        <w:keepNext/>
        <w:jc w:val="center"/>
      </w:pPr>
      <w:r w:rsidRPr="0069682D">
        <w:rPr>
          <w:noProof/>
        </w:rPr>
        <w:drawing>
          <wp:inline distT="0" distB="0" distL="0" distR="0" wp14:anchorId="39D0D020" wp14:editId="1ACD1F10">
            <wp:extent cx="2258885" cy="1809749"/>
            <wp:effectExtent l="0" t="0" r="8255" b="635"/>
            <wp:docPr id="1356813160"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93255" name="Imagen 1" descr="Interfaz de usuario gráfica, Texto, Aplicación, Chat o mensaje de texto&#10;&#10;El contenido generado por IA puede ser incorrecto."/>
                    <pic:cNvPicPr/>
                  </pic:nvPicPr>
                  <pic:blipFill>
                    <a:blip r:embed="rId26"/>
                    <a:stretch>
                      <a:fillRect/>
                    </a:stretch>
                  </pic:blipFill>
                  <pic:spPr>
                    <a:xfrm>
                      <a:off x="0" y="0"/>
                      <a:ext cx="2270768" cy="1819269"/>
                    </a:xfrm>
                    <a:prstGeom prst="rect">
                      <a:avLst/>
                    </a:prstGeom>
                  </pic:spPr>
                </pic:pic>
              </a:graphicData>
            </a:graphic>
          </wp:inline>
        </w:drawing>
      </w:r>
    </w:p>
    <w:p w14:paraId="08550E9C" w14:textId="4AB01B01" w:rsidR="00880DAE" w:rsidRPr="00880DAE" w:rsidRDefault="00880DAE" w:rsidP="00880DAE">
      <w:pPr>
        <w:pStyle w:val="Descripcin"/>
        <w:jc w:val="center"/>
      </w:pPr>
      <w:bookmarkStart w:id="138" w:name="_Toc222660530"/>
      <w:r>
        <w:t xml:space="preserve">Figura </w:t>
      </w:r>
      <w:fldSimple w:instr=" SEQ Figura \* ARABIC ">
        <w:r>
          <w:rPr>
            <w:noProof/>
          </w:rPr>
          <w:t>11</w:t>
        </w:r>
      </w:fldSimple>
      <w:r>
        <w:t>. Estructura de carpetas del back-end de MovieMate</w:t>
      </w:r>
      <w:bookmarkEnd w:id="138"/>
    </w:p>
    <w:p>
      <w:pPr>
        <w:pStyle w:val="Normal"/>
      </w:pPr>
      <w:r>
        <w:t xml:space="preserve">El sistema de notificaciones en tiempo real se implementa mediante WebSocket con el protocolo STOMP sobre SockJS. La clase WebSocketConfig configura el broker de mensajería y los canales de comunicación, definiendo el prefijo de destino de aplicación (/app) y el de usuario (/user/queue). La autenticación de las conexiones WebSocket es gestionada por WebSocketAuthInterceptor, un interceptor personalizado que extrae el token JWT del frame STOMP CONNECT y lo valida contra el proveedor de autenticación de Spring Security, asignando el principal autenticado a la sesión WebSocket antes de que la suscripción al canal privado del usuario sea efectiva.</w:t>
      </w:r>
    </w:p>
    <w:p>
      <w:pPr>
        <w:pStyle w:val="Normal"/>
      </w:pPr>
      <w:r>
        <w:t xml:space="preserve">Entre los servicios adicionales que complementan la funcionalidad principal del sistema destacan: BadgeService, responsable de la evaluación y concesión de los diez tipos de insignias de forma idempotente cada vez que se recalculan las estadísticas de un usuario; UserStatsService, que mantiene actualizadas las estadísticas agregadas de cada usuario y genera el FullStatsDto empleado por las visualizaciones avanzadas del perfil (distribución de valoraciones, géneros más valorados, actividad mensual); y CacheCleaner, un componente planificado (@Scheduled) que elimina periódicamente los registros de Content que llevan más de un umbral configurable de días sin interacción, manteniendo la base de datos libre de datos obsoletos poco accedidos.</w:t>
      </w:r>
    </w:p>
    <w:p>
      <w:pPr>
        <w:pStyle w:val="Normal"/>
      </w:pPr>
      <w:r>
        <w:t xml:space="preserve">El back-end incorpora además dos elementos transversales. SwaggerConfig configura la documentación automática de la API mediante SpringDoc/OpenAPI, generando una interfaz Swagger UI accesible en /swagger-ui/index.html que describe todos los endpoints, sus parámetros, cuerpos de petición y respuestas posibles. Por su parte, @RequirePublicProfile es una anotación personalizada que, combinada con ProfileSecurityService, permite restringir el acceso a recursos de perfil lanzando ProfilePrivateException cuando el perfil objetivo es privado y el solicitante no tiene permisos para consultarlo, simplificando la lógica de autorización en los controladores correspondientes.</w:t>
      </w:r>
    </w:p>
    <w:p w14:paraId="65F3A61F" w14:textId="28F093ED" w:rsidR="00316DF9" w:rsidDel="00C17BB3" w:rsidRDefault="00316DF9" w:rsidP="00316DF9">
      <w:pPr>
        <w:pStyle w:val="Ttulo4"/>
        <w:rPr>
          <w:del w:id="139" w:author="FRANCISCO GARCIA SANCHEZ" w:date="2026-03-02T06:51:00Z" w16du:dateUtc="2026-03-02T05:51:00Z"/>
        </w:rPr>
      </w:pPr>
      <w:commentRangeStart w:id="140"/>
      <w:del w:id="141" w:author="FRANCISCO GARCIA SANCHEZ" w:date="2026-03-02T06:51:00Z" w16du:dateUtc="2026-03-02T05:51:00Z">
        <w:r w:rsidDel="00C17BB3">
          <w:delText>Arquitectura en capas</w:delText>
        </w:r>
      </w:del>
    </w:p>
    <w:p w14:paraId="73D55209" w14:textId="77777777" w:rsidR="00880DAE" w:rsidRDefault="00880DAE" w:rsidP="00880DAE">
      <w:r>
        <w:t xml:space="preserve">La arquitectura en capas constituye el eje central sobre el que se estructura el </w:t>
      </w:r>
      <w:r w:rsidRPr="00A7404C">
        <w:rPr>
          <w:i/>
          <w:iCs/>
          <w:rPrChange w:id="142" w:author="FRANCISCO GARCIA SANCHEZ" w:date="2026-02-09T13:06:00Z" w16du:dateUtc="2026-02-09T12:06:00Z">
            <w:rPr/>
          </w:rPrChange>
        </w:rPr>
        <w:t>back-end</w:t>
      </w:r>
      <w:r>
        <w:t xml:space="preserve"> de MovieMate. Este patrón arquitectónico permite dividir el sistema en distintos niveles funcionales, cada uno con responsabilidades bien definidas, favoreciendo así la modularidad, la mantenibilidad y la reutilización del código.</w:t>
      </w:r>
      <w:commentRangeEnd w:id="140"/>
      <w:r w:rsidR="00DD7A78">
        <w:rPr>
          <w:rStyle w:val="Refdecomentario"/>
          <w:sz w:val="22"/>
          <w:szCs w:val="22"/>
        </w:rPr>
        <w:commentReference w:id="140"/>
      </w:r>
    </w:p>
    <w:p w14:paraId="204C3716" w14:textId="77777777" w:rsidR="00C72311" w:rsidRDefault="00C72311" w:rsidP="00C72311">
      <w:r>
        <w:t>En MovieMate, el sistema se organiza en las siguientes capas:</w:t>
      </w:r>
    </w:p>
    <w:p w14:paraId="5535215F" w14:textId="77777777" w:rsidR="00C72311" w:rsidRDefault="00C72311" w:rsidP="00C72311">
      <w:pPr>
        <w:pStyle w:val="Prrafodelista"/>
        <w:numPr>
          <w:ilvl w:val="0"/>
          <w:numId w:val="34"/>
        </w:numPr>
      </w:pPr>
      <w:r>
        <w:t>Capa de presentación</w:t>
      </w:r>
    </w:p>
    <w:p w14:paraId="641D4A42" w14:textId="77777777" w:rsidR="00C72311" w:rsidRDefault="00C72311" w:rsidP="00C72311">
      <w:pPr>
        <w:pStyle w:val="Prrafodelista"/>
        <w:numPr>
          <w:ilvl w:val="0"/>
          <w:numId w:val="34"/>
        </w:numPr>
      </w:pPr>
      <w:r>
        <w:t>Capa de negocio</w:t>
      </w:r>
    </w:p>
    <w:p w14:paraId="4EACF6E0" w14:textId="77777777" w:rsidR="00C72311" w:rsidRDefault="00C72311" w:rsidP="00C72311">
      <w:pPr>
        <w:pStyle w:val="Prrafodelista"/>
        <w:numPr>
          <w:ilvl w:val="0"/>
          <w:numId w:val="34"/>
        </w:numPr>
      </w:pPr>
      <w:r>
        <w:t>Capa de persistencia</w:t>
      </w:r>
    </w:p>
    <w:p w14:paraId="28C509A2" w14:textId="12A7E947" w:rsidR="00C72311" w:rsidRDefault="00C72311" w:rsidP="00C72311">
      <w:pPr>
        <w:pStyle w:val="Prrafodelista"/>
        <w:numPr>
          <w:ilvl w:val="0"/>
          <w:numId w:val="34"/>
        </w:numPr>
      </w:pPr>
      <w:r>
        <w:t>Capa de seguridad</w:t>
      </w:r>
    </w:p>
    <w:p w14:paraId="59B9220C" w14:textId="3CAAB646" w:rsidR="00880DAE" w:rsidRDefault="00C72311" w:rsidP="00880DAE">
      <w:r>
        <w:t>Estas capas se pueden</w:t>
      </w:r>
      <w:r w:rsidR="00880DAE">
        <w:t xml:space="preserve"> ver en la </w:t>
      </w:r>
      <w:r w:rsidR="00880DAE">
        <w:fldChar w:fldCharType="begin"/>
      </w:r>
      <w:r w:rsidR="00880DAE">
        <w:instrText xml:space="preserve"> REF _Ref220066264 \h </w:instrText>
      </w:r>
      <w:r w:rsidR="00880DAE">
        <w:fldChar w:fldCharType="separate"/>
      </w:r>
      <w:r w:rsidR="00880DAE">
        <w:t xml:space="preserve">Figura </w:t>
      </w:r>
      <w:r w:rsidR="00880DAE">
        <w:rPr>
          <w:noProof/>
        </w:rPr>
        <w:t>11</w:t>
      </w:r>
      <w:r w:rsidR="00880DAE">
        <w:fldChar w:fldCharType="end"/>
      </w:r>
      <w:r>
        <w:t>. Esta estructura está</w:t>
      </w:r>
      <w:r w:rsidR="00880DAE">
        <w:t xml:space="preserve"> ampliamente utilizada en aplicaciones basadas en Spring Boot. Esta decisión se fundamenta en la necesidad de aislar los distintos aspectos del sistema, evitando acoplamientos innecesarios y facilitando la evolución independiente de cada componente.</w:t>
      </w:r>
    </w:p>
    <w:p w14:paraId="6492811C" w14:textId="77777777" w:rsidR="00880DAE" w:rsidRDefault="00880DAE">
      <w:pPr>
        <w:pStyle w:val="Ttulo3"/>
        <w:pPrChange w:id="143" w:author="FRANCISCO GARCIA SANCHEZ" w:date="2026-03-02T06:51:00Z" w16du:dateUtc="2026-03-02T05:51:00Z">
          <w:pPr>
            <w:pStyle w:val="Ttulo5"/>
          </w:pPr>
        </w:pPrChange>
      </w:pPr>
      <w:commentRangeStart w:id="144"/>
      <w:r>
        <w:t>Capa de presentación (Controladores)</w:t>
      </w:r>
      <w:commentRangeEnd w:id="144"/>
      <w:r w:rsidR="00DD7A78">
        <w:rPr>
          <w:rStyle w:val="Refdecomentario"/>
          <w:sz w:val="22"/>
          <w:szCs w:val="22"/>
        </w:rPr>
        <w:commentReference w:id="144"/>
      </w:r>
    </w:p>
    <w:p w14:paraId="636FF778" w14:textId="37C9F2F2" w:rsidR="00880DAE" w:rsidRDefault="00880DAE" w:rsidP="00880DAE">
      <w:r>
        <w:t>La capa de presentación está formada por los controladores REST</w:t>
      </w:r>
      <w:ins w:id="145" w:author="FRANCISCO GARCIA SANCHEZ" w:date="2026-03-02T06:57:00Z" w16du:dateUtc="2026-03-02T05:57:00Z">
        <w:r w:rsidR="005D4C02">
          <w:t xml:space="preserve"> </w:t>
        </w:r>
        <w:commentRangeStart w:id="146"/>
        <w:r w:rsidR="005D4C02">
          <w:t xml:space="preserve">(carpeta </w:t>
        </w:r>
        <w:r w:rsidR="005D4C02" w:rsidRPr="005D4C02">
          <w:rPr>
            <w:rFonts w:ascii="Courier New" w:hAnsi="Courier New" w:cs="Courier New"/>
            <w:rPrChange w:id="147" w:author="FRANCISCO GARCIA SANCHEZ" w:date="2026-03-02T06:58:00Z" w16du:dateUtc="2026-03-02T05:58:00Z">
              <w:rPr/>
            </w:rPrChange>
          </w:rPr>
          <w:t>controller</w:t>
        </w:r>
        <w:r w:rsidR="005D4C02">
          <w:t xml:space="preserve"> en la </w:t>
        </w:r>
      </w:ins>
      <w:ins w:id="148" w:author="FRANCISCO GARCIA SANCHEZ" w:date="2026-03-02T06:58:00Z" w16du:dateUtc="2026-03-02T05:58:00Z">
        <w:r w:rsidR="005D4C02">
          <w:fldChar w:fldCharType="begin"/>
        </w:r>
        <w:r w:rsidR="005D4C02">
          <w:instrText xml:space="preserve"> REF _Ref220066264 \h </w:instrText>
        </w:r>
      </w:ins>
      <w:ins w:id="149" w:author="FRANCISCO GARCIA SANCHEZ" w:date="2026-03-02T06:58:00Z" w16du:dateUtc="2026-03-02T05:58:00Z">
        <w:r w:rsidR="005D4C02">
          <w:fldChar w:fldCharType="separate"/>
        </w:r>
        <w:r w:rsidR="005D4C02">
          <w:t xml:space="preserve">Figura </w:t>
        </w:r>
        <w:r w:rsidR="005D4C02">
          <w:rPr>
            <w:noProof/>
          </w:rPr>
          <w:t>11</w:t>
        </w:r>
        <w:r w:rsidR="005D4C02">
          <w:fldChar w:fldCharType="end"/>
        </w:r>
        <w:r w:rsidR="005D4C02">
          <w:t>)</w:t>
        </w:r>
      </w:ins>
      <w:commentRangeEnd w:id="146"/>
      <w:r w:rsidR="00DD7A78">
        <w:rPr>
          <w:rStyle w:val="Refdecomentario"/>
          <w:sz w:val="22"/>
          <w:szCs w:val="22"/>
        </w:rPr>
        <w:commentReference w:id="146"/>
      </w:r>
      <w:r>
        <w:t xml:space="preserve">, cuya función principal es actuar como punto de entrada de las peticiones HTTP </w:t>
      </w:r>
      <w:r>
        <w:lastRenderedPageBreak/>
        <w:t xml:space="preserve">realizadas por los clientes. Estos controladores reciben las solicitudes, validan los datos de entrada y delegan la lógica de negocio en la capa de servicios correspondiente. En la </w:t>
      </w:r>
      <w:r>
        <w:fldChar w:fldCharType="begin"/>
      </w:r>
      <w:r>
        <w:instrText xml:space="preserve"> REF _Ref220845737 \h </w:instrText>
      </w:r>
      <w:r>
        <w:fldChar w:fldCharType="separate"/>
      </w:r>
      <w:r>
        <w:t xml:space="preserve">Figura </w:t>
      </w:r>
      <w:r>
        <w:rPr>
          <w:noProof/>
        </w:rPr>
        <w:t>12</w:t>
      </w:r>
      <w:r>
        <w:fldChar w:fldCharType="end"/>
      </w:r>
      <w:r>
        <w:t xml:space="preserve"> se puede ver un ejemplo de controlador REST de MovieMate.</w:t>
      </w:r>
    </w:p>
    <w:p w14:paraId="5975B0CD" w14:textId="77777777" w:rsidR="00880DAE" w:rsidRDefault="00880DAE" w:rsidP="00880DAE">
      <w:pPr/>
      <w:r>
        <w:t xml:space="preserve">Una de las decisiones clave en esta capa ha sido mantener los controladores lo más ligeros posible, evitando la inclusión de lógica de negocio compleja. Este enfoque permite reducir la complejidad del código, facilitar la lectura y el mantenimiento, y mejorar la capacidad de prueba aislada de los controladores.</w:t>
      </w:r>
    </w:p>
    <w:p w14:paraId="533751B9" w14:textId="77777777" w:rsidR="00880DAE" w:rsidRDefault="00880DAE" w:rsidP="003911DE">
      <w:pPr>
        <w:keepNext/>
        <w:jc w:val="center"/>
      </w:pPr>
      <w:r>
        <w:rPr>
          <w:noProof/>
        </w:rPr>
        <w:drawing>
          <wp:inline distT="0" distB="0" distL="0" distR="0" wp14:anchorId="3938FCE6" wp14:editId="33348616">
            <wp:extent cx="5397793" cy="4739640"/>
            <wp:effectExtent l="0" t="0" r="0" b="3810"/>
            <wp:docPr id="1597011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11007" name="Imagen 1"/>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5446523" cy="4782428"/>
                    </a:xfrm>
                    <a:prstGeom prst="rect">
                      <a:avLst/>
                    </a:prstGeom>
                    <a:noFill/>
                    <a:ln>
                      <a:noFill/>
                    </a:ln>
                  </pic:spPr>
                </pic:pic>
              </a:graphicData>
            </a:graphic>
          </wp:inline>
        </w:drawing>
      </w:r>
    </w:p>
    <w:p w14:paraId="0C47175A" w14:textId="77777777" w:rsidR="00880DAE" w:rsidRDefault="00880DAE" w:rsidP="00880DAE">
      <w:pPr>
        <w:pStyle w:val="Descripcin"/>
        <w:jc w:val="center"/>
      </w:pPr>
      <w:bookmarkStart w:id="150" w:name="_Toc222660531"/>
      <w:commentRangeStart w:id="151"/>
      <w:commentRangeStart w:id="152"/>
      <w:r>
        <w:t xml:space="preserve">Figura </w:t>
      </w:r>
      <w:fldSimple w:instr=" SEQ Figura \* ARABIC ">
        <w:r>
          <w:rPr>
            <w:noProof/>
          </w:rPr>
          <w:t>12</w:t>
        </w:r>
      </w:fldSimple>
      <w:r>
        <w:t>. Ejemplo de controlador REST (FollowerController) en MovieMate</w:t>
      </w:r>
      <w:bookmarkEnd w:id="150"/>
      <w:commentRangeEnd w:id="151"/>
      <w:r w:rsidR="00DD7A78">
        <w:rPr>
          <w:rStyle w:val="Refdecomentario"/>
          <w:sz w:val="18"/>
          <w:szCs w:val="18"/>
        </w:rPr>
        <w:commentReference w:id="151"/>
      </w:r>
      <w:commentRangeEnd w:id="152"/>
      <w:r w:rsidR="00B0493C">
        <w:rPr>
          <w:rStyle w:val="Refdecomentario"/>
          <w:sz w:val="18"/>
          <w:szCs w:val="18"/>
        </w:rPr>
        <w:commentReference w:id="152"/>
      </w:r>
    </w:p>
    <w:p w14:paraId="1E5795D0" w14:textId="77777777" w:rsidR="00880DAE" w:rsidRDefault="00880DAE" w:rsidP="00880DAE">
      <w:pPr>
        <w:pStyle w:val="Ttulo5"/>
      </w:pPr>
      <w:r>
        <w:t>Capa de negocio (Servicios)</w:t>
      </w:r>
    </w:p>
    <w:p w14:paraId="3776FAAF" w14:textId="77777777" w:rsidR="006E7C34" w:rsidRDefault="00880DAE" w:rsidP="00880DAE">
      <w:r>
        <w:t xml:space="preserve">La capa de servicios constituye el núcleo funcional del sistema, ya que encapsula toda la lógica de negocio de la aplicación. </w:t>
      </w:r>
    </w:p>
    <w:p w14:paraId="06773057" w14:textId="4375460E" w:rsidR="006E7C34" w:rsidRDefault="006E7C34" w:rsidP="006E7C34">
      <w:r>
        <w:t>En esta capa se implementan, entre otras, las siguientes responsabilidades:</w:t>
      </w:r>
    </w:p>
    <w:p w14:paraId="04DA59D3" w14:textId="77777777" w:rsidR="006E7C34" w:rsidRDefault="006E7C34" w:rsidP="006E7C34">
      <w:pPr>
        <w:pStyle w:val="Prrafodelista"/>
        <w:numPr>
          <w:ilvl w:val="0"/>
          <w:numId w:val="35"/>
        </w:numPr>
      </w:pPr>
      <w:r>
        <w:t>Gestión de usuarios y autenticación.</w:t>
      </w:r>
    </w:p>
    <w:p w14:paraId="42F2B7A1" w14:textId="77777777" w:rsidR="006E7C34" w:rsidRDefault="006E7C34" w:rsidP="006E7C34">
      <w:pPr>
        <w:pStyle w:val="Prrafodelista"/>
        <w:numPr>
          <w:ilvl w:val="0"/>
          <w:numId w:val="35"/>
        </w:numPr>
      </w:pPr>
      <w:r>
        <w:t>Creación y actualización de valoraciones.</w:t>
      </w:r>
    </w:p>
    <w:p w14:paraId="285C182D" w14:textId="77777777" w:rsidR="006E7C34" w:rsidRDefault="006E7C34" w:rsidP="006E7C34">
      <w:pPr>
        <w:pStyle w:val="Prrafodelista"/>
        <w:numPr>
          <w:ilvl w:val="0"/>
          <w:numId w:val="35"/>
        </w:numPr>
      </w:pPr>
      <w:r>
        <w:t>Organización de contenidos en listas.</w:t>
      </w:r>
    </w:p>
    <w:p w14:paraId="17D2A882" w14:textId="77777777" w:rsidR="006E7C34" w:rsidRDefault="006E7C34" w:rsidP="006E7C34">
      <w:pPr>
        <w:pStyle w:val="Prrafodelista"/>
        <w:numPr>
          <w:ilvl w:val="0"/>
          <w:numId w:val="35"/>
        </w:numPr>
      </w:pPr>
      <w:r>
        <w:lastRenderedPageBreak/>
        <w:t>Gestión de relaciones sociales (seguimientos y solicitudes).</w:t>
      </w:r>
    </w:p>
    <w:p w14:paraId="35BA8B52" w14:textId="77777777" w:rsidR="006E7C34" w:rsidRDefault="006E7C34" w:rsidP="006E7C34">
      <w:pPr>
        <w:pStyle w:val="Prrafodelista"/>
        <w:numPr>
          <w:ilvl w:val="0"/>
          <w:numId w:val="35"/>
        </w:numPr>
      </w:pPr>
      <w:r>
        <w:t>Generación de notificaciones.</w:t>
      </w:r>
    </w:p>
    <w:p w14:paraId="2DD2288B" w14:textId="1F0FA1AF" w:rsidR="006E7C34" w:rsidRDefault="006E7C34" w:rsidP="006E7C34">
      <w:pPr>
        <w:pStyle w:val="Prrafodelista"/>
        <w:numPr>
          <w:ilvl w:val="0"/>
          <w:numId w:val="35"/>
        </w:numPr>
      </w:pPr>
      <w:r>
        <w:t>Integración y sincronización con la API externa.</w:t>
      </w:r>
    </w:p>
    <w:p w14:paraId="27330AE6" w14:textId="6A7BE376" w:rsidR="00880DAE" w:rsidRDefault="00880DAE" w:rsidP="00880DAE">
      <w:r>
        <w:t>Separar la lógica de negocio en esta capa permite desacoplarla tanto de la presentación como del acceso a datos, favoreciendo la reutilización del código y la posibilidad de modificar la lógica interna sin afectar a los consumidores de la API.</w:t>
      </w:r>
    </w:p>
    <w:p w14:paraId="6C35D040" w14:textId="642DE1D5" w:rsidR="00880DAE" w:rsidRDefault="00880DAE" w:rsidP="00880DAE">
      <w:r>
        <w:t xml:space="preserve">Además, esta capa actúa como intermediaria entre los controladores y los repositorios, coordinando las operaciones necesarias y garantizando la coherencia del sistema. A </w:t>
      </w:r>
      <w:r w:rsidR="00326CAC">
        <w:t>continuación,</w:t>
      </w:r>
      <w:r>
        <w:t xml:space="preserve"> en la </w:t>
      </w:r>
      <w:r>
        <w:fldChar w:fldCharType="begin"/>
      </w:r>
      <w:r>
        <w:instrText xml:space="preserve"> REF _Ref220845808 \h </w:instrText>
      </w:r>
      <w:r>
        <w:fldChar w:fldCharType="separate"/>
      </w:r>
      <w:r>
        <w:t xml:space="preserve">Figura </w:t>
      </w:r>
      <w:r>
        <w:rPr>
          <w:noProof/>
        </w:rPr>
        <w:t>13</w:t>
      </w:r>
      <w:r>
        <w:fldChar w:fldCharType="end"/>
      </w:r>
      <w:r>
        <w:t xml:space="preserve"> se puede ver un ejemplo.</w:t>
      </w:r>
    </w:p>
    <w:p w14:paraId="67831804" w14:textId="77777777" w:rsidR="00880DAE" w:rsidRDefault="00880DAE" w:rsidP="00880DAE">
      <w:pPr>
        <w:keepNext/>
        <w:jc w:val="center"/>
      </w:pPr>
      <w:r>
        <w:rPr>
          <w:noProof/>
        </w:rPr>
        <w:drawing>
          <wp:inline distT="0" distB="0" distL="0" distR="0" wp14:anchorId="044D46AE" wp14:editId="79AD9946">
            <wp:extent cx="4476804" cy="5455920"/>
            <wp:effectExtent l="0" t="0" r="0" b="0"/>
            <wp:docPr id="5138611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61159" name="Imagen 2"/>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4485784" cy="5466864"/>
                    </a:xfrm>
                    <a:prstGeom prst="rect">
                      <a:avLst/>
                    </a:prstGeom>
                    <a:noFill/>
                    <a:ln>
                      <a:noFill/>
                    </a:ln>
                  </pic:spPr>
                </pic:pic>
              </a:graphicData>
            </a:graphic>
          </wp:inline>
        </w:drawing>
      </w:r>
    </w:p>
    <w:p w14:paraId="2B3D3988" w14:textId="77777777" w:rsidR="00880DAE" w:rsidRDefault="00880DAE" w:rsidP="00880DAE">
      <w:pPr>
        <w:pStyle w:val="Descripcin"/>
        <w:jc w:val="center"/>
      </w:pPr>
      <w:bookmarkStart w:id="153" w:name="_Toc222660532"/>
      <w:r>
        <w:t xml:space="preserve">Figura </w:t>
      </w:r>
      <w:fldSimple w:instr=" SEQ Figura \* ARABIC ">
        <w:r>
          <w:rPr>
            <w:noProof/>
          </w:rPr>
          <w:t>13</w:t>
        </w:r>
      </w:fldSimple>
      <w:r>
        <w:t>. Ejemplo de servicio (FollowerService) en MovieMate</w:t>
      </w:r>
      <w:bookmarkEnd w:id="153"/>
    </w:p>
    <w:p w14:paraId="66D4D558" w14:textId="77777777" w:rsidR="00880DAE" w:rsidRDefault="00880DAE" w:rsidP="00880DAE">
      <w:pPr>
        <w:pStyle w:val="Ttulo5"/>
      </w:pPr>
      <w:r>
        <w:t>Capa de persistencia (Repositorios)</w:t>
      </w:r>
    </w:p>
    <w:p w14:paraId="5E149BE9" w14:textId="77777777" w:rsidR="002C396F" w:rsidRDefault="00880DAE" w:rsidP="00880DAE">
      <w:r>
        <w:t xml:space="preserve">La capa de persistencia se encarga del acceso a la base de datos PostgreSQL y se implementa mediante Spring Data JPA como se puede observar en la </w:t>
      </w:r>
      <w:r>
        <w:fldChar w:fldCharType="begin"/>
      </w:r>
      <w:r>
        <w:instrText xml:space="preserve"> REF _Ref220845849 \h </w:instrText>
      </w:r>
      <w:r>
        <w:fldChar w:fldCharType="separate"/>
      </w:r>
      <w:r>
        <w:t xml:space="preserve">Figura </w:t>
      </w:r>
      <w:r>
        <w:rPr>
          <w:noProof/>
        </w:rPr>
        <w:t>14</w:t>
      </w:r>
      <w:r>
        <w:fldChar w:fldCharType="end"/>
      </w:r>
      <w:r>
        <w:t xml:space="preserve">. </w:t>
      </w:r>
      <w:r w:rsidRPr="00685C87">
        <w:t>El uso de JPA</w:t>
      </w:r>
      <w:r w:rsidR="008343D4">
        <w:t xml:space="preserve"> (</w:t>
      </w:r>
      <w:r w:rsidR="008343D4" w:rsidRPr="00977370">
        <w:rPr>
          <w:i/>
          <w:iCs/>
        </w:rPr>
        <w:t>Java Persistence</w:t>
      </w:r>
      <w:r w:rsidR="008343D4" w:rsidRPr="008343D4">
        <w:t xml:space="preserve"> API</w:t>
      </w:r>
      <w:r w:rsidR="008343D4">
        <w:t>)</w:t>
      </w:r>
      <w:r w:rsidRPr="00685C87">
        <w:t xml:space="preserve"> permite mapear las entidades Java al modelo relacional de PostgreSQL, </w:t>
      </w:r>
      <w:r w:rsidRPr="00685C87">
        <w:lastRenderedPageBreak/>
        <w:t>aprovechando características como las relaciones entre tablas, la gestión de transacciones y la paginación nativa en las consultas.</w:t>
      </w:r>
      <w:r>
        <w:t xml:space="preserve"> </w:t>
      </w:r>
    </w:p>
    <w:p w14:paraId="526E1D1E" w14:textId="10F5B07E" w:rsidR="002C396F" w:rsidRDefault="002C396F" w:rsidP="002C396F">
      <w:r>
        <w:t>Los repositorios actúan como interfaces de acceso a datos, proporcionando operaciones CRUD (</w:t>
      </w:r>
      <w:r w:rsidRPr="00977370">
        <w:rPr>
          <w:i/>
          <w:iCs/>
        </w:rPr>
        <w:t>Create, Read, Update, Delete</w:t>
      </w:r>
      <w:r>
        <w:t>) y consultas personalizadas cuando es necesario. Esta abstracción evita la inclusión de consultas SQL explícitas en la lógica de negocio y mejora la portabilidad del sistema frente a posibles cambios del gestor de base de datos.</w:t>
      </w:r>
    </w:p>
    <w:p w14:paraId="4DE33A10" w14:textId="655FDAC4" w:rsidR="002C396F" w:rsidRDefault="002C396F" w:rsidP="002C396F">
      <w:r>
        <w:t>Durante el diseño se ha priorizado el uso de carga diferida (</w:t>
      </w:r>
      <w:r w:rsidRPr="00977370">
        <w:rPr>
          <w:i/>
          <w:iCs/>
        </w:rPr>
        <w:t>lazy loading</w:t>
      </w:r>
      <w:r>
        <w:t>) en las relaciones entre entidades, con el objetivo de evitar recuperaciones innecesarias de información y optimizar el rendimiento.</w:t>
      </w:r>
    </w:p>
    <w:p w14:paraId="1DA63298" w14:textId="57AE1EDF" w:rsidR="00880DAE" w:rsidRDefault="00880DAE" w:rsidP="00880DAE">
      <w:r>
        <w:t>Este enfoque ofrece varias ventajas:</w:t>
      </w:r>
    </w:p>
    <w:p w14:paraId="0BEFAC0A" w14:textId="77777777" w:rsidR="00880DAE" w:rsidRDefault="00880DAE" w:rsidP="00880DAE">
      <w:pPr>
        <w:pStyle w:val="Prrafodelista"/>
        <w:numPr>
          <w:ilvl w:val="0"/>
          <w:numId w:val="19"/>
        </w:numPr>
      </w:pPr>
      <w:r>
        <w:t>Reducción del código repetitivo.</w:t>
      </w:r>
    </w:p>
    <w:p w14:paraId="04A7C5AA" w14:textId="77777777" w:rsidR="00880DAE" w:rsidRDefault="00880DAE" w:rsidP="00880DAE">
      <w:pPr>
        <w:pStyle w:val="Prrafodelista"/>
        <w:numPr>
          <w:ilvl w:val="0"/>
          <w:numId w:val="19"/>
        </w:numPr>
      </w:pPr>
      <w:r>
        <w:t>Mayor legibilidad.</w:t>
      </w:r>
    </w:p>
    <w:p w14:paraId="3356CFEB" w14:textId="77777777" w:rsidR="00880DAE" w:rsidRDefault="00880DAE" w:rsidP="00880DAE">
      <w:pPr>
        <w:pStyle w:val="Prrafodelista"/>
        <w:numPr>
          <w:ilvl w:val="0"/>
          <w:numId w:val="19"/>
        </w:numPr>
      </w:pPr>
      <w:r>
        <w:t>Portabilidad frente a cambios en el sistema gestor de bases de datos.</w:t>
      </w:r>
    </w:p>
    <w:p w14:paraId="247336F3" w14:textId="77777777" w:rsidR="00880DAE" w:rsidRDefault="00880DAE" w:rsidP="00880DAE">
      <w:pPr>
        <w:keepNext/>
        <w:jc w:val="center"/>
      </w:pPr>
      <w:r>
        <w:rPr>
          <w:noProof/>
        </w:rPr>
        <w:drawing>
          <wp:inline distT="0" distB="0" distL="0" distR="0" wp14:anchorId="5F62E7F9" wp14:editId="706A1E96">
            <wp:extent cx="5400040" cy="5095240"/>
            <wp:effectExtent l="0" t="0" r="0" b="0"/>
            <wp:docPr id="956291718" name="Imagen 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96355" name="Imagen 4" descr="Texto&#10;&#10;El contenido generado por IA puede ser incorrect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00040" cy="5095240"/>
                    </a:xfrm>
                    <a:prstGeom prst="rect">
                      <a:avLst/>
                    </a:prstGeom>
                    <a:noFill/>
                    <a:ln>
                      <a:noFill/>
                    </a:ln>
                  </pic:spPr>
                </pic:pic>
              </a:graphicData>
            </a:graphic>
          </wp:inline>
        </w:drawing>
      </w:r>
    </w:p>
    <w:p w14:paraId="730FD42D" w14:textId="77777777" w:rsidR="00880DAE" w:rsidRDefault="00880DAE" w:rsidP="00880DAE">
      <w:pPr>
        <w:pStyle w:val="Descripcin"/>
        <w:jc w:val="center"/>
      </w:pPr>
      <w:bookmarkStart w:id="154" w:name="_Toc222660533"/>
      <w:r>
        <w:t xml:space="preserve">Figura </w:t>
      </w:r>
      <w:fldSimple w:instr=" SEQ Figura \* ARABIC ">
        <w:r>
          <w:rPr>
            <w:noProof/>
          </w:rPr>
          <w:t>14</w:t>
        </w:r>
      </w:fldSimple>
      <w:r>
        <w:t>. Ejemplo de repositorio JPA (FollowerRepository) en MovieMate</w:t>
      </w:r>
      <w:bookmarkEnd w:id="154"/>
    </w:p>
    <w:p w14:paraId="414BC2A0" w14:textId="77777777" w:rsidR="00880DAE" w:rsidRDefault="00880DAE" w:rsidP="00880DAE">
      <w:pPr>
        <w:pStyle w:val="Ttulo5"/>
      </w:pPr>
      <w:r>
        <w:lastRenderedPageBreak/>
        <w:t>Capa de seguridad</w:t>
      </w:r>
    </w:p>
    <w:p w14:paraId="5615C06E" w14:textId="640AF7FA" w:rsidR="006E7C34" w:rsidRDefault="006E7C34" w:rsidP="006E7C34">
      <w:r>
        <w:t>La seguridad se implementa como una capa transversal apoyada en Spring Security. Esta capa intercepta las peticiones entrantes antes de que alcancen los controladores, aplicando mecanismos de autenticación y autorización</w:t>
      </w:r>
      <w:r w:rsidR="00FD056D">
        <w:t xml:space="preserve">, como se puede observar en la </w:t>
      </w:r>
      <w:r w:rsidR="00FD056D">
        <w:fldChar w:fldCharType="begin"/>
      </w:r>
      <w:r w:rsidR="00FD056D">
        <w:instrText xml:space="preserve"> REF _Ref222827325 \h </w:instrText>
      </w:r>
      <w:r w:rsidR="00FD056D">
        <w:fldChar w:fldCharType="separate"/>
      </w:r>
      <w:r w:rsidR="00FD056D">
        <w:t xml:space="preserve">Figura </w:t>
      </w:r>
      <w:r w:rsidR="00FD056D">
        <w:rPr>
          <w:noProof/>
        </w:rPr>
        <w:t>15</w:t>
      </w:r>
      <w:r w:rsidR="00FD056D">
        <w:fldChar w:fldCharType="end"/>
      </w:r>
      <w:r>
        <w:t>.</w:t>
      </w:r>
    </w:p>
    <w:p w14:paraId="3775B1ED" w14:textId="1DBF1763" w:rsidR="006E7C34" w:rsidRDefault="006E7C34" w:rsidP="006E7C34">
      <w:r>
        <w:t>El sistema adopta un enfoque sin estado (</w:t>
      </w:r>
      <w:r w:rsidRPr="00977370">
        <w:rPr>
          <w:i/>
          <w:iCs/>
        </w:rPr>
        <w:t>stateless</w:t>
      </w:r>
      <w:r>
        <w:t>) basado en JSON Web Tokens (JWT). Tras validar las credenciales del usuario, el servidor genera un token firmado digitalmente que el cliente debe incluir en las peticiones posteriores. En cada solicitud, un filtro de seguridad verifica la validez del token y construye un contexto de seguridad asociado al usuario autenticado.</w:t>
      </w:r>
    </w:p>
    <w:p w14:paraId="27E1E825" w14:textId="46F0F23A" w:rsidR="006E7C34" w:rsidRDefault="006E7C34" w:rsidP="006E7C34">
      <w:r>
        <w:t>A partir de dicho contexto, se aplican reglas de autorización que restringen el acceso a determinados endpoints según el estado de autenticación o los roles asignados.</w:t>
      </w:r>
    </w:p>
    <w:p w14:paraId="29177ED7" w14:textId="2093A304" w:rsidR="006E7C34" w:rsidRPr="006E7C34" w:rsidRDefault="006E7C34" w:rsidP="006E7C34">
      <w:r>
        <w:t>Esta separación permite mantener la lógica de seguridad desacoplada de la lógica de negocio, reforzando el principio de responsabilidad única.</w:t>
      </w:r>
    </w:p>
    <w:p w14:paraId="4629808F" w14:textId="77777777" w:rsidR="00880DAE" w:rsidRDefault="00880DAE" w:rsidP="00880DAE">
      <w:pPr>
        <w:keepNext/>
        <w:jc w:val="center"/>
      </w:pPr>
      <w:r>
        <w:rPr>
          <w:noProof/>
        </w:rPr>
        <w:drawing>
          <wp:inline distT="0" distB="0" distL="0" distR="0" wp14:anchorId="3224463F" wp14:editId="5AC22BEA">
            <wp:extent cx="3729269" cy="5326380"/>
            <wp:effectExtent l="0" t="0" r="5080" b="7620"/>
            <wp:docPr id="92633262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32621" name="Imagen 6"/>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3746858" cy="5351501"/>
                    </a:xfrm>
                    <a:prstGeom prst="rect">
                      <a:avLst/>
                    </a:prstGeom>
                    <a:noFill/>
                    <a:ln>
                      <a:noFill/>
                    </a:ln>
                  </pic:spPr>
                </pic:pic>
              </a:graphicData>
            </a:graphic>
          </wp:inline>
        </w:drawing>
      </w:r>
    </w:p>
    <w:p w14:paraId="4135B62E" w14:textId="77777777" w:rsidR="00880DAE" w:rsidRDefault="00880DAE" w:rsidP="00880DAE">
      <w:pPr>
        <w:pStyle w:val="Descripcin"/>
        <w:jc w:val="center"/>
      </w:pPr>
      <w:bookmarkStart w:id="155" w:name="_Ref222827325"/>
      <w:bookmarkStart w:id="156" w:name="_Toc222660534"/>
      <w:r>
        <w:t xml:space="preserve">Figura </w:t>
      </w:r>
      <w:fldSimple w:instr=" SEQ Figura \* ARABIC ">
        <w:r>
          <w:rPr>
            <w:noProof/>
          </w:rPr>
          <w:t>15</w:t>
        </w:r>
      </w:fldSimple>
      <w:bookmarkEnd w:id="155"/>
      <w:r>
        <w:t>. Configuración de seguridad</w:t>
      </w:r>
      <w:bookmarkEnd w:id="156"/>
    </w:p>
    <w:p w14:paraId="14C5D89C" w14:textId="0300FAAC" w:rsidR="00316DF9" w:rsidRDefault="00316DF9" w:rsidP="00316DF9">
      <w:pPr>
        <w:pStyle w:val="Ttulo4"/>
      </w:pPr>
      <w:r>
        <w:lastRenderedPageBreak/>
        <w:t>Diseño de la API REST</w:t>
      </w:r>
    </w:p>
    <w:p w14:paraId="39313635" w14:textId="77777777" w:rsidR="00C71158" w:rsidRDefault="00C71158" w:rsidP="00C71158">
      <w:r>
        <w:t>La API REST constituye el principal mecanismo de interacción entre el cliente y el back-end. Su diseño sigue los principios del estilo arquitectónico REST (</w:t>
      </w:r>
      <w:r w:rsidRPr="00977370">
        <w:rPr>
          <w:i/>
          <w:iCs/>
        </w:rPr>
        <w:t>Representational State Transfer</w:t>
      </w:r>
      <w:r>
        <w:t>), adoptando un enfoque orientado a recursos.</w:t>
      </w:r>
    </w:p>
    <w:p w14:paraId="09AC7C82" w14:textId="19140DA8" w:rsidR="00C71158" w:rsidRPr="00C71158" w:rsidRDefault="00C71158" w:rsidP="00C71158">
      <w:r>
        <w:t xml:space="preserve">Cada entidad relevante del dominio (usuarios, contenidos, valoraciones, listas, relaciones sociales, notificaciones, etc.) se expone como un recurso accesible mediante una URI específica. Las operaciones sobre dichos recursos se realizan utilizando los métodos HTTP estándar (GET, POST, PUT, DELETE), garantizando una semántica clara y coherente como se puede ver en la </w:t>
      </w:r>
      <w:r>
        <w:fldChar w:fldCharType="begin"/>
      </w:r>
      <w:r>
        <w:instrText xml:space="preserve"> REF _Ref220846180 \h </w:instrText>
      </w:r>
      <w:r>
        <w:fldChar w:fldCharType="separate"/>
      </w:r>
      <w:r>
        <w:t xml:space="preserve">Figura </w:t>
      </w:r>
      <w:r>
        <w:rPr>
          <w:noProof/>
        </w:rPr>
        <w:t>17</w:t>
      </w:r>
      <w:r>
        <w:fldChar w:fldCharType="end"/>
      </w:r>
      <w:r>
        <w:t>.</w:t>
      </w:r>
    </w:p>
    <w:p w14:paraId="5176B012" w14:textId="77777777" w:rsidR="00880DAE" w:rsidRDefault="00880DAE" w:rsidP="00880DAE">
      <w:pPr>
        <w:keepNext/>
        <w:jc w:val="center"/>
      </w:pPr>
      <w:r w:rsidRPr="0087160C">
        <w:rPr>
          <w:noProof/>
        </w:rPr>
        <w:drawing>
          <wp:inline distT="0" distB="0" distL="0" distR="0" wp14:anchorId="2B75A2A2" wp14:editId="12366803">
            <wp:extent cx="4991100" cy="1868728"/>
            <wp:effectExtent l="0" t="0" r="0" b="0"/>
            <wp:docPr id="73872093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20938" name="Imagen 1" descr="Interfaz de usuario gráfica, Texto, Aplicación, Correo electrónico&#10;&#10;El contenido generado por IA puede ser incorrecto."/>
                    <pic:cNvPicPr/>
                  </pic:nvPicPr>
                  <pic:blipFill>
                    <a:blip r:embed="rId31"/>
                    <a:stretch>
                      <a:fillRect/>
                    </a:stretch>
                  </pic:blipFill>
                  <pic:spPr>
                    <a:xfrm>
                      <a:off x="0" y="0"/>
                      <a:ext cx="5046320" cy="1889403"/>
                    </a:xfrm>
                    <a:prstGeom prst="rect">
                      <a:avLst/>
                    </a:prstGeom>
                  </pic:spPr>
                </pic:pic>
              </a:graphicData>
            </a:graphic>
          </wp:inline>
        </w:drawing>
      </w:r>
    </w:p>
    <w:p w14:paraId="514D7393" w14:textId="77777777" w:rsidR="00880DAE" w:rsidRDefault="00880DAE" w:rsidP="00880DAE">
      <w:pPr>
        <w:pStyle w:val="Descripcin"/>
        <w:jc w:val="center"/>
      </w:pPr>
      <w:bookmarkStart w:id="157" w:name="_Ref220846180"/>
      <w:bookmarkStart w:id="158" w:name="_Toc222660536"/>
      <w:r>
        <w:t xml:space="preserve">Figura </w:t>
      </w:r>
      <w:fldSimple w:instr=" SEQ Figura \* ARABIC ">
        <w:r>
          <w:rPr>
            <w:noProof/>
          </w:rPr>
          <w:t>17</w:t>
        </w:r>
      </w:fldSimple>
      <w:bookmarkEnd w:id="157"/>
      <w:r>
        <w:t>. Endpoints para gestión de seguidores en MovieMate</w:t>
      </w:r>
      <w:bookmarkEnd w:id="158"/>
    </w:p>
    <w:p w14:paraId="2352CCEA" w14:textId="2F3E213C" w:rsidR="00C71158" w:rsidRPr="00C71158" w:rsidRDefault="00C71158" w:rsidP="00C71158">
      <w:r>
        <w:t>Asimismo, la API emplea de forma sistemática códigos de estado HTTP para reflejar el resultado de cada operación, tales como:</w:t>
      </w:r>
    </w:p>
    <w:p w14:paraId="35C8DEEF" w14:textId="59DA35E7" w:rsidR="00880DAE" w:rsidRDefault="00880DAE" w:rsidP="00880DAE">
      <w:pPr>
        <w:pStyle w:val="Prrafodelista"/>
        <w:numPr>
          <w:ilvl w:val="0"/>
          <w:numId w:val="22"/>
        </w:numPr>
      </w:pPr>
      <w:r w:rsidRPr="00D06773">
        <w:rPr>
          <w:b/>
          <w:bCs/>
        </w:rPr>
        <w:t>200 OK</w:t>
      </w:r>
      <w:r>
        <w:t xml:space="preserve"> para operaciones exitosas.</w:t>
      </w:r>
    </w:p>
    <w:p w14:paraId="761D359C" w14:textId="77777777" w:rsidR="00880DAE" w:rsidRDefault="00880DAE" w:rsidP="00880DAE">
      <w:pPr>
        <w:pStyle w:val="Prrafodelista"/>
        <w:numPr>
          <w:ilvl w:val="0"/>
          <w:numId w:val="22"/>
        </w:numPr>
      </w:pPr>
      <w:r w:rsidRPr="00D06773">
        <w:rPr>
          <w:b/>
          <w:bCs/>
        </w:rPr>
        <w:t>201 Created</w:t>
      </w:r>
      <w:r>
        <w:t xml:space="preserve"> para la creación de nuevos recursos.</w:t>
      </w:r>
    </w:p>
    <w:p w14:paraId="599EAA1D" w14:textId="77777777" w:rsidR="00880DAE" w:rsidRDefault="00880DAE" w:rsidP="00880DAE">
      <w:pPr>
        <w:pStyle w:val="Prrafodelista"/>
        <w:numPr>
          <w:ilvl w:val="0"/>
          <w:numId w:val="22"/>
        </w:numPr>
      </w:pPr>
      <w:r w:rsidRPr="00D06773">
        <w:rPr>
          <w:b/>
          <w:bCs/>
        </w:rPr>
        <w:t>400 Bad Request</w:t>
      </w:r>
      <w:r>
        <w:t xml:space="preserve"> para peticiones mal formadas.</w:t>
      </w:r>
    </w:p>
    <w:p w14:paraId="36F111E6" w14:textId="77777777" w:rsidR="00880DAE" w:rsidRDefault="00880DAE" w:rsidP="00880DAE">
      <w:pPr>
        <w:pStyle w:val="Prrafodelista"/>
        <w:numPr>
          <w:ilvl w:val="0"/>
          <w:numId w:val="22"/>
        </w:numPr>
      </w:pPr>
      <w:r w:rsidRPr="00D06773">
        <w:rPr>
          <w:b/>
          <w:bCs/>
        </w:rPr>
        <w:t>401 Unauthorized</w:t>
      </w:r>
      <w:r>
        <w:t xml:space="preserve"> para accesos no autenticados.</w:t>
      </w:r>
    </w:p>
    <w:p w14:paraId="59486597" w14:textId="77777777" w:rsidR="00880DAE" w:rsidRDefault="00880DAE" w:rsidP="00880DAE">
      <w:pPr>
        <w:pStyle w:val="Prrafodelista"/>
        <w:numPr>
          <w:ilvl w:val="0"/>
          <w:numId w:val="22"/>
        </w:numPr>
      </w:pPr>
      <w:r w:rsidRPr="00D06773">
        <w:rPr>
          <w:b/>
          <w:bCs/>
        </w:rPr>
        <w:t>403 Forbidden</w:t>
      </w:r>
      <w:r>
        <w:t xml:space="preserve"> para accesos sin permisos suficientes.</w:t>
      </w:r>
    </w:p>
    <w:p w14:paraId="14E9362F" w14:textId="2BF662DB" w:rsidR="00C71158" w:rsidRDefault="00880DAE" w:rsidP="00C71158">
      <w:pPr>
        <w:pStyle w:val="Prrafodelista"/>
        <w:numPr>
          <w:ilvl w:val="0"/>
          <w:numId w:val="22"/>
        </w:numPr>
      </w:pPr>
      <w:r w:rsidRPr="00D06773">
        <w:rPr>
          <w:b/>
          <w:bCs/>
        </w:rPr>
        <w:t>404 Not Found</w:t>
      </w:r>
      <w:r>
        <w:t xml:space="preserve"> para recursos inexistentes.</w:t>
      </w:r>
    </w:p>
    <w:p w14:paraId="488966C1" w14:textId="628841C0" w:rsidR="00C71158" w:rsidRDefault="00C71158" w:rsidP="00C71158">
      <w:r w:rsidRPr="00C71158">
        <w:t>El uso consistente de estas convenciones facilita la integración con distintos clientes y mejora la interpretabilidad de las respuestas.</w:t>
      </w:r>
    </w:p>
    <w:p w14:paraId="6EEDE94B" w14:textId="38FB1F36" w:rsidR="00C71158" w:rsidRDefault="00C71158" w:rsidP="00C71158">
      <w:pPr>
        <w:pStyle w:val="Ttulo5"/>
      </w:pPr>
      <w:r>
        <w:t>Uso de DTOs en la arquitectura</w:t>
      </w:r>
    </w:p>
    <w:p w14:paraId="13D13628" w14:textId="708A38B5" w:rsidR="004541A2" w:rsidRDefault="004541A2" w:rsidP="004541A2">
      <w:r>
        <w:t xml:space="preserve">La arquitectura de la API se apoya en el uso de </w:t>
      </w:r>
      <w:r w:rsidRPr="00FD7390">
        <w:rPr>
          <w:i/>
          <w:iCs/>
        </w:rPr>
        <w:t>Data Transfer Objects</w:t>
      </w:r>
      <w:r>
        <w:t xml:space="preserve"> (DTOs), que actúan como intermediarios entre el modelo interno del sistema y la interfaz pública.</w:t>
      </w:r>
    </w:p>
    <w:p w14:paraId="7D0E6841" w14:textId="77777777" w:rsidR="004541A2" w:rsidRDefault="004541A2" w:rsidP="004541A2">
      <w:r>
        <w:t>Los DTOs permiten:</w:t>
      </w:r>
    </w:p>
    <w:p w14:paraId="6269834D" w14:textId="77777777" w:rsidR="004541A2" w:rsidRDefault="004541A2" w:rsidP="004541A2">
      <w:pPr>
        <w:pStyle w:val="Prrafodelista"/>
        <w:numPr>
          <w:ilvl w:val="0"/>
          <w:numId w:val="36"/>
        </w:numPr>
      </w:pPr>
      <w:r>
        <w:t>Controlar explícitamente la información expuesta al cliente.</w:t>
      </w:r>
    </w:p>
    <w:p w14:paraId="1EBF1064" w14:textId="77777777" w:rsidR="004541A2" w:rsidRDefault="004541A2" w:rsidP="004541A2">
      <w:pPr>
        <w:pStyle w:val="Prrafodelista"/>
        <w:numPr>
          <w:ilvl w:val="0"/>
          <w:numId w:val="36"/>
        </w:numPr>
      </w:pPr>
      <w:r>
        <w:t>Evitar la exposición directa de entidades JPA.</w:t>
      </w:r>
    </w:p>
    <w:p w14:paraId="501D72F1" w14:textId="77777777" w:rsidR="004541A2" w:rsidRDefault="004541A2" w:rsidP="004541A2">
      <w:pPr>
        <w:pStyle w:val="Prrafodelista"/>
        <w:numPr>
          <w:ilvl w:val="0"/>
          <w:numId w:val="36"/>
        </w:numPr>
      </w:pPr>
      <w:r>
        <w:t>Reducir el acoplamiento entre la capa de persistencia y la API.</w:t>
      </w:r>
    </w:p>
    <w:p w14:paraId="60209DC4" w14:textId="161AE8B7" w:rsidR="004541A2" w:rsidRDefault="004541A2" w:rsidP="004541A2">
      <w:pPr>
        <w:pStyle w:val="Prrafodelista"/>
        <w:numPr>
          <w:ilvl w:val="0"/>
          <w:numId w:val="36"/>
        </w:numPr>
      </w:pPr>
      <w:r>
        <w:t>Facilitar la evolución del modelo interno sin afectar a los consumidores externos.</w:t>
      </w:r>
    </w:p>
    <w:p w14:paraId="6A4E996A" w14:textId="5E515080" w:rsidR="004541A2" w:rsidRDefault="004541A2" w:rsidP="004541A2">
      <w:r>
        <w:lastRenderedPageBreak/>
        <w:t>Esta decisión resulta especialmente relevante en un sistema con múltiples relaciones entre entidades y atributos sensibles asociados a los usuarios.</w:t>
      </w:r>
    </w:p>
    <w:p w14:paraId="4C16F4FB" w14:textId="215E74C5" w:rsidR="00C71158" w:rsidRDefault="00C71158" w:rsidP="004541A2">
      <w:r>
        <w:t xml:space="preserve">En la </w:t>
      </w:r>
      <w:r>
        <w:fldChar w:fldCharType="begin"/>
      </w:r>
      <w:r>
        <w:instrText xml:space="preserve"> REF _Ref220846081 \h </w:instrText>
      </w:r>
      <w:r>
        <w:fldChar w:fldCharType="separate"/>
      </w:r>
      <w:r>
        <w:t xml:space="preserve">Figura </w:t>
      </w:r>
      <w:r>
        <w:rPr>
          <w:noProof/>
        </w:rPr>
        <w:t>16</w:t>
      </w:r>
      <w:r>
        <w:fldChar w:fldCharType="end"/>
      </w:r>
      <w:r>
        <w:t xml:space="preserve"> se puede ver un ejemplo de un DTO de respuesta a una petición de contenido, ya sea serie o película.</w:t>
      </w:r>
    </w:p>
    <w:p w14:paraId="27C11B8D" w14:textId="77777777" w:rsidR="00C71158" w:rsidRDefault="00C71158" w:rsidP="00C71158">
      <w:pPr>
        <w:keepNext/>
        <w:jc w:val="center"/>
      </w:pPr>
      <w:r>
        <w:rPr>
          <w:noProof/>
        </w:rPr>
        <w:drawing>
          <wp:inline distT="0" distB="0" distL="0" distR="0" wp14:anchorId="68CD17D1" wp14:editId="1F17A424">
            <wp:extent cx="2216216" cy="2480733"/>
            <wp:effectExtent l="0" t="0" r="0" b="0"/>
            <wp:docPr id="1268405116" name="Imagen 9"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05116" name="Imagen 9" descr="Texto&#10;&#10;El contenido generado por IA puede ser incorrecto."/>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216216" cy="2480733"/>
                    </a:xfrm>
                    <a:prstGeom prst="rect">
                      <a:avLst/>
                    </a:prstGeom>
                  </pic:spPr>
                </pic:pic>
              </a:graphicData>
            </a:graphic>
          </wp:inline>
        </w:drawing>
      </w:r>
    </w:p>
    <w:p w14:paraId="23F0FB85" w14:textId="6900AC2D" w:rsidR="00C71158" w:rsidRDefault="00C71158" w:rsidP="00C71158">
      <w:pPr>
        <w:pStyle w:val="Descripcin"/>
        <w:jc w:val="center"/>
      </w:pPr>
      <w:bookmarkStart w:id="159" w:name="_Ref220846081"/>
      <w:bookmarkStart w:id="160" w:name="_Toc222660535"/>
      <w:r>
        <w:t xml:space="preserve">Figura </w:t>
      </w:r>
      <w:fldSimple w:instr=" SEQ Figura \* ARABIC ">
        <w:r>
          <w:rPr>
            <w:noProof/>
          </w:rPr>
          <w:t>16</w:t>
        </w:r>
      </w:fldSimple>
      <w:bookmarkEnd w:id="159"/>
      <w:r>
        <w:t>. Ejemplo DTO</w:t>
      </w:r>
      <w:bookmarkEnd w:id="160"/>
    </w:p>
    <w:p w14:paraId="52A3FE20" w14:textId="77777777" w:rsidR="004541A2" w:rsidRDefault="004541A2" w:rsidP="004541A2">
      <w:pPr>
        <w:pStyle w:val="Ttulo4"/>
      </w:pPr>
      <w:r>
        <w:t>Flujo de una petición</w:t>
      </w:r>
    </w:p>
    <w:p w14:paraId="7858F6ED" w14:textId="77777777" w:rsidR="004541A2" w:rsidRDefault="004541A2" w:rsidP="004541A2">
      <w:pPr/>
      <w:r>
        <w:t xml:space="preserve">El procesamiento de una petición en el back-end sigue una secuencia bien definida. En primer lugar, el cliente envía una petición HTTP a la API REST, que es interceptada por los filtros de seguridad para validar el token JWT. A continuación, el controlador correspondiente recibe la petición, valida los datos de entrada y delega la lógica de negocio en el servicio asociado. El servicio aplica las reglas de negocio, interactúa con los repositorios para acceder o modificar los datos en la base de datos, y devuelve el resultado al controlador. Finalmente, el controlador transforma el resultado en un DTO y lo devuelve al cliente en forma de respuesta JSON con el código de estado HTTP adecuado.</w:t>
      </w:r>
    </w:p>
    <w:p w14:paraId="5BB1CA03" w14:textId="22C26A9E" w:rsidR="004541A2" w:rsidRPr="004541A2" w:rsidRDefault="004541A2" w:rsidP="004541A2">
      <w:r>
        <w:t>Este flujo garantiza una clara separación de responsabilidades</w:t>
      </w:r>
    </w:p>
    <w:p w14:paraId="3EE90A2F" w14:textId="19AE712E" w:rsidR="009C6345" w:rsidRPr="007B1868" w:rsidRDefault="00CD46F5" w:rsidP="009C6345">
      <w:pPr>
        <w:pStyle w:val="Ttulo3"/>
      </w:pPr>
      <w:bookmarkStart w:id="161" w:name="_Toc222830802"/>
      <w:r>
        <w:t>Arquitectura</w:t>
      </w:r>
      <w:r w:rsidR="009C6345" w:rsidRPr="007B1868">
        <w:t xml:space="preserve"> del front-end</w:t>
      </w:r>
      <w:bookmarkEnd w:id="161"/>
    </w:p>
    <w:p>
      <w:pPr>
        <w:pStyle w:val="Normal"/>
      </w:pPr>
      <w:r>
        <w:t xml:space="preserve">El front-end de MovieMate se ha implementado como una Single Page Application (SPA) desarrollada con React 19 y TypeScript. La arquitectura sigue un enfoque modular centrado en características (feature-based), organizando el código en módulos independientes que agrupan páginas, componentes, hooks y lógica de acceso a datos. A continuación se describen los principales aspectos estructurales y las páginas que conforman la aplicación.</w:t>
      </w:r>
    </w:p>
    <w:p>
      <w:pPr>
        <w:pStyle w:val="Ttulo4"/>
      </w:pPr>
      <w:r>
        <w:t xml:space="preserve">Estructura del proyecto</w:t>
      </w:r>
    </w:p>
    <w:p>
      <w:pPr>
        <w:pStyle w:val="Normal"/>
      </w:pPr>
      <w:r>
        <w:t xml:space="preserve">La raíz del código fuente se organiza en los siguientes directorios principales dentro de src/:</w:t>
      </w:r>
    </w:p>
    <w:p>
      <w:pPr>
        <w:pStyle w:val="Prrafodelista"/>
        <w:numPr>
          <w:ilvl w:val="0"/>
          <w:numId w:val="50"/>
        </w:numPr>
      </w:pPr>
      <w:r>
        <w:t xml:space="preserve">pages/ — vistas completas de la aplicación, cada una asociada a una ruta navegable.</w:t>
      </w:r>
    </w:p>
    <w:p>
      <w:pPr>
        <w:pStyle w:val="Prrafodelista"/>
        <w:numPr>
          <w:ilvl w:val="0"/>
          <w:numId w:val="50"/>
        </w:numPr>
      </w:pPr>
      <w:r>
        <w:t xml:space="preserve">features/ — módulos por funcionalidad (listas, valoraciones, perfil, notificaciones, etc.), cada uno con sus propios componentes, hooks y lógica.</w:t>
      </w:r>
    </w:p>
    <w:p>
      <w:pPr>
        <w:pStyle w:val="Prrafodelista"/>
        <w:numPr>
          <w:ilvl w:val="0"/>
          <w:numId w:val="50"/>
        </w:numPr>
      </w:pPr>
      <w:r>
        <w:t xml:space="preserve">components/ — componentes compartidos y reutilizables (tarjetas de póster, modales, botones de acción) empleados en múltiples páginas.</w:t>
      </w:r>
    </w:p>
    <w:p>
      <w:pPr>
        <w:pStyle w:val="Prrafodelista"/>
        <w:numPr>
          <w:ilvl w:val="0"/>
          <w:numId w:val="50"/>
        </w:numPr>
      </w:pPr>
      <w:r>
        <w:t xml:space="preserve">hooks/ — hooks personalizados que encapsulan lógica de acceso a datos y gestión de estado.</w:t>
      </w:r>
    </w:p>
    <w:p>
      <w:pPr>
        <w:pStyle w:val="Prrafodelista"/>
        <w:numPr>
          <w:ilvl w:val="0"/>
          <w:numId w:val="50"/>
        </w:numPr>
      </w:pPr>
      <w:r>
        <w:t xml:space="preserve">api/ — módulos de acceso a la API del servidor organizados por recurso: usersApi, listsApi, ratingsApi, contentApi, notificationsApi.</w:t>
      </w:r>
    </w:p>
    <w:p>
      <w:pPr>
        <w:pStyle w:val="Prrafodelista"/>
        <w:numPr>
          <w:ilvl w:val="0"/>
          <w:numId w:val="50"/>
        </w:numPr>
      </w:pPr>
      <w:r>
        <w:t xml:space="preserve">stores/ — estado global sincrónico gestionado con Zustand (tienda de autenticación useAuthStore).</w:t>
      </w:r>
    </w:p>
    <w:p>
      <w:pPr>
        <w:pStyle w:val="Prrafodelista"/>
        <w:numPr>
          <w:ilvl w:val="0"/>
          <w:numId w:val="50"/>
        </w:numPr>
      </w:pPr>
      <w:r>
        <w:t xml:space="preserve">lib/ — utilidades y funciones auxiliares: cliente Axios preconfigurado, jerarquía de claves de caché (queryKeys), helpers de slugificación y formato.</w:t>
      </w:r>
    </w:p>
    <w:p>
      <w:pPr>
        <w:pStyle w:val="Prrafodelista"/>
        <w:numPr>
          <w:ilvl w:val="0"/>
          <w:numId w:val="50"/>
        </w:numPr>
      </w:pPr>
      <w:r>
        <w:t xml:space="preserve">types/ — definiciones de tipos TypeScript compartidas entre módulos.</w:t>
      </w:r>
    </w:p>
    <w:p>
      <w:pPr>
        <w:pStyle w:val="Normal"/>
      </w:pPr>
      <w:r>
        <w:t xml:space="preserve">Esta organización favorece la cohesión interna de cada módulo, reduce el acoplamiento entre características y facilita la localización del código durante el mantenimiento y la evolución de la aplicación.</w:t>
      </w:r>
    </w:p>
    <w:p>
      <w:pPr>
        <w:pStyle w:val="Normal"/>
      </w:pPr>
      <w:r>
        <w:t xml:space="preserve">[Figura 4.1: Árbol de directorios del proyecto front-end de MovieMate.]</w:t>
      </w:r>
    </w:p>
    <w:p>
      <w:pPr>
        <w:pStyle w:val="Ttulo4"/>
      </w:pPr>
      <w:r>
        <w:t xml:space="preserve">Navegación y autenticación</w:t>
      </w:r>
    </w:p>
    <w:p>
      <w:pPr>
        <w:pStyle w:val="Normal"/>
      </w:pPr>
      <w:r>
        <w:t xml:space="preserve">La navegación entre páginas se gestiona mediante React Router v6. Las rutas se declaran de forma centralizada en el componente raíz App.tsx, distinguiendo entre rutas públicas (accesibles sin sesión) y rutas protegidas (que requieren autenticación). El acceso a estas últimas se controla mediante el componente guardián PrivateRoute, que comprueba el estado de autenticación almacenado en Zustand y redirige al usuario a la pantalla de inicio de sesión si no dispone de sesión activa.</w:t>
      </w:r>
    </w:p>
    <w:p>
      <w:pPr>
        <w:pStyle w:val="Normal"/>
      </w:pPr>
      <w:r>
        <w:t xml:space="preserve">El flujo de autenticación sigue los pasos siguientes: el usuario introduce sus credenciales en el formulario; la petición se envía al endpoint POST /api/auth/login; si las credenciales son válidas, el servidor devuelve un token JWT que se almacena tanto en el store de Zustand (estado en memoria) como en el almacenamiento local del navegador (persistencia entre recargas de página); a partir de ese momento, una instancia global de Axios incorpora automáticamente el token como cabecera Authorization: Bearer &lt;token&gt; en cada petición autenticada.</w:t>
      </w:r>
    </w:p>
    <w:p>
      <w:pPr>
        <w:pStyle w:val="Normal"/>
      </w:pPr>
      <w:r>
        <w:t xml:space="preserve">[Figura 4.2: Diagrama del flujo de autenticación y protección de rutas en el front-end.]</w:t>
      </w:r>
    </w:p>
    <w:p>
      <w:pPr>
        <w:pStyle w:val="Ttulo4"/>
      </w:pPr>
      <w:r>
        <w:t xml:space="preserve">Gestión del estado y comunicación con el servidor</w:t>
      </w:r>
    </w:p>
    <w:p>
      <w:pPr>
        <w:pStyle w:val="Normal"/>
      </w:pPr>
      <w:r>
        <w:t xml:space="preserve">La gestión del estado se divide en dos capas claramente separadas para evitar mezclar lógica de servidor y estado local en los componentes.</w:t>
      </w:r>
    </w:p>
    <w:p>
      <w:pPr>
        <w:pStyle w:val="Normal"/>
      </w:pPr>
      <w:r>
        <w:t xml:space="preserve">El estado global sincrónico, como los datos del usuario autenticado y el token JWT, se gestiona mediante Zustand. Su store reactivo de bajo peso permite que cualquier componente suscriba cambios de forma eficiente sin renderizados innecesarios.</w:t>
      </w:r>
    </w:p>
    <w:p>
      <w:pPr>
        <w:pStyle w:val="Normal"/>
      </w:pPr>
      <w:r>
        <w:t xml:space="preserve">El estado asíncrono derivado del servidor se gestiona con TanStack Query v5, que automatiza el ciclo de vida de las peticiones HTTP: almacena los resultados en caché mediante un sistema de claves estructuradas (queryKeys), ejecuta revalidaciones transparentes al recuperar el foco de la ventana o superar el tiempo de stale, y expone hooks de mutación (useMutation) que invalidan selectivamente las entradas de caché afectadas al confirmar un cambio. Por ejemplo, al añadir contenido a una lista se invalidan simultáneamente las claves lists.mine() y users.lists(), garantizando que todos los componentes suscritos reflejen el cambio de inmediato.</w:t>
      </w:r>
    </w:p>
    <w:p>
      <w:pPr>
        <w:pStyle w:val="Normal"/>
      </w:pPr>
      <w:r>
        <w:t xml:space="preserve">Todas las comunicaciones HTTP se canalizan a través de módulos de API dedicados que emplean la instancia global de Axios preconfigurada con el interceptor de autenticación y la URL base del servidor.</w:t>
      </w:r>
    </w:p>
    <w:p>
      <w:pPr>
        <w:pStyle w:val="Normal"/>
      </w:pPr>
      <w:r>
        <w:t xml:space="preserve">[Figura 4.3: Diagrama de las capas de gestión del estado en el front-end: Zustand para estado sincrónico y TanStack Query para estado del servidor.]</w:t>
      </w:r>
    </w:p>
    <w:p>
      <w:pPr>
        <w:pStyle w:val="Ttulo4"/>
      </w:pPr>
      <w:r>
        <w:t xml:space="preserve">Página de inicio</w:t>
      </w:r>
    </w:p>
    <w:p>
      <w:pPr>
        <w:pStyle w:val="Normal"/>
      </w:pPr>
      <w:r>
        <w:t xml:space="preserve">La página de inicio (HomePage, ruta /) es el punto de entrada principal de la aplicación. Para usuarios no autenticados muestra un bloque de bienvenida con una llamada a la acción que invita al registro. Para usuarios autenticados ofrece tres secciones de contenido personalizado:</w:t>
      </w:r>
    </w:p>
    <w:p>
      <w:pPr>
        <w:pStyle w:val="Prrafodelista"/>
        <w:numPr>
          <w:ilvl w:val="0"/>
          <w:numId w:val="51"/>
        </w:numPr>
      </w:pPr>
      <w:r>
        <w:t xml:space="preserve">Contenido en tendencia: carrusel horizontal alimentado por el endpoint GET /api/tmdb/trending, que muestra los títulos cinematográficos y televisivos más populares del momento.</w:t>
      </w:r>
    </w:p>
    <w:p>
      <w:pPr>
        <w:pStyle w:val="Prrafodelista"/>
        <w:numPr>
          <w:ilvl w:val="0"/>
          <w:numId w:val="51"/>
        </w:numPr>
      </w:pPr>
      <w:r>
        <w:t xml:space="preserve">Recomendaciones personalizadas («Para ti ✨»): carrusel generado a partir del historial de valoraciones del usuario mediante GET /api/users/me/recommendations. El algoritmo selecciona los géneros más frecuentes en las valoraciones altas del usuario y recupera títulos relacionados que aún no han sido valorados.</w:t>
      </w:r>
    </w:p>
    <w:p>
      <w:pPr>
        <w:pStyle w:val="Prrafodelista"/>
        <w:numPr>
          <w:ilvl w:val="0"/>
          <w:numId w:val="51"/>
        </w:numPr>
      </w:pPr>
      <w:r>
        <w:t xml:space="preserve">Usuarios sugeridos: lista de perfiles cinéfilos propuestos para seguir, fomentando la dimensión social de la plataforma.</w:t>
      </w:r>
    </w:p>
    <w:p>
      <w:pPr>
        <w:pStyle w:val="Normal"/>
      </w:pPr>
      <w:r>
        <w:t xml:space="preserve">[Figura 4.4: Captura de la página de inicio con las secciones de tendencias, recomendaciones personalizadas y usuarios sugeridos.]</w:t>
      </w:r>
    </w:p>
    <w:p>
      <w:pPr>
        <w:pStyle w:val="Ttulo4"/>
      </w:pPr>
      <w:r>
        <w:t xml:space="preserve">Página de descubrimiento</w:t>
      </w:r>
    </w:p>
    <w:p>
      <w:pPr>
        <w:pStyle w:val="Normal"/>
      </w:pPr>
      <w:r>
        <w:t xml:space="preserve">La página de descubrimiento (DiscoverPage, ruta /discover) centraliza la función de búsqueda de la aplicación. Dispone de una barra de búsqueda con debounce que lanza consultas simultáneas a la API de películas y de series, interleaving los resultados para ofrecer una experiencia de búsqueda mixta sin necesidad de seleccionar un tipo de contenido. Cuando la barra está vacía se muestran los contenidos en tendencia como estado por defecto.</w:t>
      </w:r>
    </w:p>
    <w:p>
      <w:pPr>
        <w:pStyle w:val="Normal"/>
      </w:pPr>
      <w:r>
        <w:t xml:space="preserve">Los resultados se presentan en una cuadrícula de tarjetas (ContentCard) que muestran el póster, el título y el año de estreno. Cada tarjeta es un enlace a la ficha de detalle del contenido. La cuadrícula utiliza flex flex-wrap para adaptarse a cualquier resolución de pantalla sin dejar celdas vacías.</w:t>
      </w:r>
    </w:p>
    <w:p>
      <w:pPr>
        <w:pStyle w:val="Normal"/>
      </w:pPr>
      <w:r>
        <w:t xml:space="preserve">[Figura 4.5: Captura de la página de descubrimiento con resultados de búsqueda mixtos de películas y series.]</w:t>
      </w:r>
    </w:p>
    <w:p>
      <w:pPr>
        <w:pStyle w:val="Ttulo4"/>
      </w:pPr>
      <w:r>
        <w:t xml:space="preserve">Ficha de detalle de contenido</w:t>
      </w:r>
    </w:p>
    <w:p>
      <w:pPr>
        <w:pStyle w:val="Normal"/>
      </w:pPr>
      <w:r>
        <w:t xml:space="preserve">La ficha de detalle (ContentDetailPage, ruta /content/:contentType/:tmdbId/:slug) es la vista más compleja de la aplicación y el núcleo de la experiencia de usuario. Recibe el tipo de contenido (MOVIE o TV) y el identificador de TMDB como parámetros de ruta. La página se estructura en los siguientes bloques:</w:t>
      </w:r>
    </w:p>
    <w:p>
      <w:pPr>
        <w:pStyle w:val="Prrafodelista"/>
        <w:numPr>
          <w:ilvl w:val="0"/>
          <w:numId w:val="52"/>
        </w:numPr>
      </w:pPr>
      <w:r>
        <w:t xml:space="preserve">Cabecera (ContentHeader): muestra el backdrop a pantalla completa con degradado superpuesto, el póster a la izquierda y los metadatos principales a la derecha (título, año, géneros, puntuación TMDB, número de votos).</w:t>
      </w:r>
    </w:p>
    <w:p>
      <w:pPr>
        <w:pStyle w:val="Prrafodelista"/>
        <w:numPr>
          <w:ilvl w:val="0"/>
          <w:numId w:val="52"/>
        </w:numPr>
      </w:pPr>
      <w:r>
        <w:t xml:space="preserve">Widget de valoración (RatingWidget): permite al usuario puntuar el contenido con 1 a 5 estrellas y adjuntar una reseña textual. Si el usuario ya realizó una valoración previa, la carga automáticamente para permitir su edición.</w:t>
      </w:r>
    </w:p>
    <w:p>
      <w:pPr>
        <w:pStyle w:val="Prrafodelista"/>
        <w:numPr>
          <w:ilvl w:val="0"/>
          <w:numId w:val="52"/>
        </w:numPr>
      </w:pPr>
      <w:r>
        <w:t xml:space="preserve">Gestión de listas: botón que abre el diálogo AddContentToListDialog, desde el que el usuario puede añadir el contenido a cualquiera de sus listas (Watchlist, Favoritos, Visto o listas personalizadas).</w:t>
      </w:r>
    </w:p>
    <w:p>
      <w:pPr>
        <w:pStyle w:val="Prrafodelista"/>
        <w:numPr>
          <w:ilvl w:val="0"/>
          <w:numId w:val="52"/>
        </w:numPr>
      </w:pPr>
      <w:r>
        <w:t xml:space="preserve">Reparto y equipo: galería de tarjetas PersonCard con los principales integrantes, cada una enlazada a la ficha de la persona (/person/:personId/:slug).</w:t>
      </w:r>
    </w:p>
    <w:p>
      <w:pPr>
        <w:pStyle w:val="Prrafodelista"/>
        <w:numPr>
          <w:ilvl w:val="0"/>
          <w:numId w:val="52"/>
        </w:numPr>
      </w:pPr>
      <w:r>
        <w:t xml:space="preserve">Seguimiento de episodios (solo series TV): acordeón SeasonAccordion que despliega las temporadas y permite marcar episodios individuales como vistos, registrando la acción en la entidad EpisodeWatch.</w:t>
      </w:r>
    </w:p>
    <w:p>
      <w:pPr>
        <w:pStyle w:val="Normal"/>
      </w:pPr>
      <w:r>
        <w:t xml:space="preserve">[Figura 4.6: Captura de la ficha de detalle de una película mostrando el widget de valoración, los metadatos principales y el carrusel de reparto.]</w:t>
      </w:r>
    </w:p>
    <w:p>
      <w:pPr>
        <w:pStyle w:val="Ttulo4"/>
      </w:pPr>
      <w:r>
        <w:t xml:space="preserve">Perfil de usuario</w:t>
      </w:r>
    </w:p>
    <w:p>
      <w:pPr>
        <w:pStyle w:val="Normal"/>
      </w:pPr>
      <w:r>
        <w:t xml:space="preserve">La página de perfil (ProfilePage, ruta /profile/:username) muestra la información pública y la actividad de un usuario. Soporta deep-linking mediante el parámetro de consulta ?tab= para anclar directamente una pestaña concreta. El perfil se organiza en cuatro pestañas:</w:t>
      </w:r>
    </w:p>
    <w:p>
      <w:pPr>
        <w:pStyle w:val="Prrafodelista"/>
        <w:numPr>
          <w:ilvl w:val="0"/>
          <w:numId w:val="53"/>
        </w:numPr>
      </w:pPr>
      <w:r>
        <w:t xml:space="preserve">Actividad: línea de tiempo cronológica con las valoraciones, reseñas y movimientos en listas del usuario, con paginación cliente en bloques de cinco elementos.</w:t>
      </w:r>
    </w:p>
    <w:p>
      <w:pPr>
        <w:pStyle w:val="Prrafodelista"/>
        <w:numPr>
          <w:ilvl w:val="0"/>
          <w:numId w:val="53"/>
        </w:numPr>
      </w:pPr>
      <w:r>
        <w:t xml:space="preserve">Listas: cuadrícula de las listas del usuario con acceso directo a cada ListDetailPage.</w:t>
      </w:r>
    </w:p>
    <w:p>
      <w:pPr>
        <w:pStyle w:val="Prrafodelista"/>
        <w:numPr>
          <w:ilvl w:val="0"/>
          <w:numId w:val="53"/>
        </w:numPr>
      </w:pPr>
      <w:r>
        <w:t xml:space="preserve">Estadísticas (StatsTab): visualizaciones avanzadas generadas a partir del endpoint GET /api/users/:id/stats, que devuelve un FullStatsDto con la distribución de valoraciones (1-5), los géneros más valorados y la actividad mensual.</w:t>
      </w:r>
    </w:p>
    <w:p>
      <w:pPr>
        <w:pStyle w:val="Prrafodelista"/>
        <w:numPr>
          <w:ilvl w:val="0"/>
          <w:numId w:val="53"/>
        </w:numPr>
      </w:pPr>
      <w:r>
        <w:t xml:space="preserve">Insignias (BadgesSection): colección de insignias obtenidas por el usuario a través del uso de la plataforma, gestionadas por BadgeService con diez tipos definidos (primera valoración, primera lista, diez valoraciones, etc.).</w:t>
      </w:r>
    </w:p>
    <w:p>
      <w:pPr>
        <w:pStyle w:val="Normal"/>
      </w:pPr>
      <w:r>
        <w:t xml:space="preserve">Para perfiles privados o usuarios no autenticados la página gestiona el código HTTP 403 (ProfilePrivateException) mostrando un mensaje de perfil privado sin reintentar la petición. Los diálogos FollowListDialog muestran la lista de seguidores y de cuentas seguidas. El componente QuickEditRatingDialog permite editar una valoración directamente desde la cuadrícula de pósteres sin abandonar la página.</w:t>
      </w:r>
    </w:p>
    <w:p>
      <w:pPr>
        <w:pStyle w:val="Normal"/>
      </w:pPr>
      <w:r>
        <w:t xml:space="preserve">[Figura 4.7: Captura del perfil de usuario mostrando la pestaña de estadísticas avanzadas con gráficos de distribución de valoraciones y géneros.]</w:t>
      </w:r>
    </w:p>
    <w:p>
      <w:pPr>
        <w:pStyle w:val="Ttulo4"/>
      </w:pPr>
      <w:r>
        <w:t xml:space="preserve">Listas personalizadas</w:t>
      </w:r>
    </w:p>
    <w:p>
      <w:pPr>
        <w:pStyle w:val="Normal"/>
      </w:pPr>
      <w:r>
        <w:t xml:space="preserve">La funcionalidad de listas personalizadas se articula en tres páginas complementarias que comparten la capa de acceso a datos pero difieren en su presentación y propósito.</w:t>
      </w:r>
    </w:p>
    <w:p>
      <w:pPr>
        <w:pStyle w:val="Normal"/>
      </w:pPr>
      <w:r>
        <w:t xml:space="preserve">ListsPage (/lists) muestra la cuadrícula de listas del usuario autenticado. Cada lista se representa mediante el componente MyListCard, que ofrece acceso directo a las acciones de edición (EditListDialog, para modificar nombre, descripción y visibilidad) y eliminación. Desde esta misma página se puede crear una nueva lista personalizada con nombre único por usuario.</w:t>
      </w:r>
    </w:p>
    <w:p>
      <w:pPr>
        <w:pStyle w:val="Normal"/>
      </w:pPr>
      <w:r>
        <w:t xml:space="preserve">ListDetailPage (/lists/:listId) muestra el contenido completo de una lista concreta con carga instantánea gracias al patrón placeholderData, que recupera los datos preliminares del estado de navegación (location.state) mientras se completa la petición al servidor. En la parte inferior aparece la sección de comentarios, donde cualquier usuario puede dejar valoraciones públicas sobre la lista (entidad ListComment, gestionada por ListCommentService).</w:t>
      </w:r>
    </w:p>
    <w:p>
      <w:pPr>
        <w:pStyle w:val="Normal"/>
      </w:pPr>
      <w:r>
        <w:t xml:space="preserve">SpecialListPage es una vista compartida para las rutas /watchlist, /favorites y /watched, diferenciadas únicamente por el prop listType (ListType.WATCHLIST, FAVORITES, WATCHED). El diálogo AddContentToListDialog permite buscar películas y series directamente desde la interfaz de la lista, deduplicando los resultados para evitar sugerir contenido ya presente en la misma.</w:t>
      </w:r>
    </w:p>
    <w:p>
      <w:pPr>
        <w:pStyle w:val="Normal"/>
      </w:pPr>
      <w:r>
        <w:t xml:space="preserve">[Figura 4.8: Captura de la página de detalle de una lista personalizada con la cuadrícula de pósteres y la sección de comentarios.]</w:t>
      </w:r>
    </w:p>
    <w:p>
      <w:pPr>
        <w:pStyle w:val="Ttulo4"/>
      </w:pPr>
      <w:r>
        <w:t xml:space="preserve">Actividad, notificaciones y comunicación en tiempo real</w:t>
      </w:r>
    </w:p>
    <w:p>
      <w:pPr>
        <w:pStyle w:val="Normal"/>
      </w:pPr>
      <w:r>
        <w:t xml:space="preserve">La página de actividad (ActivityPage, ruta /activity) muestra un feed cronológico de las acciones recientes de los usuarios seguidos: nuevas valoraciones, reseñas publicadas o modificadas, y añadidos a listas. El feed se obtiene del endpoint GET /api/activity y se presenta con paginación. ActivityService distingue entre valoraciones nuevas y actualizadas comparando updatedAt con createdAt para generar los eventos RATING_UPDATED y LIST_UPDATED de forma precisa.</w:t>
      </w:r>
    </w:p>
    <w:p>
      <w:pPr>
        <w:pStyle w:val="Normal"/>
      </w:pPr>
      <w:r>
        <w:t xml:space="preserve">La página de notificaciones (NotificationsPage, ruta /notifications) lista los eventos dirigidos al usuario autenticado. El recuento de notificaciones no leídas se refleja en un badge sobre el icono de la barra de navegación.</w:t>
      </w:r>
    </w:p>
    <w:p>
      <w:pPr>
        <w:pStyle w:val="Normal"/>
      </w:pPr>
      <w:r>
        <w:t xml:space="preserve">Para la recepción de notificaciones en tiempo real, el componente raíz Layout.tsx inicializa al cargar la aplicación una conexión WebSocket mediante SockJS y el protocolo STOMP. El token JWT se incluye en las cabeceras del frame STOMP CONNECT y es validado por WebSocketAuthInterceptor en el servidor. Cuando se emite un evento, el cliente actualiza la caché de TanStack Query con setQueryData para añadir la nueva notificación de forma reactiva e inmediata, sin necesidad de una nueva petición HTTP, e invalida la consulta para mantener la coherencia a largo plazo.</w:t>
      </w:r>
    </w:p>
    <w:p>
      <w:pPr>
        <w:pStyle w:val="Normal"/>
      </w:pPr>
      <w:r>
        <w:t xml:space="preserve">[Figura 4.9: Captura de la bandeja de notificaciones de MovieMate con el indicador de notificaciones pendientes.]</w:t>
      </w:r>
    </w:p>
    <w:p>
      <w:pPr>
        <w:pStyle w:val="Ttulo4"/>
      </w:pPr>
      <w:r>
        <w:t xml:space="preserve">Sistema de diseño y adaptabilidad</w:t>
      </w:r>
    </w:p>
    <w:p>
      <w:pPr>
        <w:pStyle w:val="Normal"/>
      </w:pPr>
      <w:r>
        <w:t xml:space="preserve">La interfaz de MovieMate se construye sobre un sistema de diseño coherente definido mediante tokens de Tailwind CSS 4. Los principales tokens son:</w:t>
      </w:r>
    </w:p>
    <w:p>
      <w:pPr>
        <w:pStyle w:val="Prrafodelista"/>
        <w:numPr>
          <w:ilvl w:val="0"/>
          <w:numId w:val="54"/>
        </w:numPr>
      </w:pPr>
      <w:r>
        <w:t xml:space="preserve">Paleta oscura estructurada: clases bg-bg-0 a bg-bg-3 para los distintos niveles de profundidad de los fondos, con gradaciones del azul marino profundo al gris carbón.</w:t>
      </w:r>
    </w:p>
    <w:p>
      <w:pPr>
        <w:pStyle w:val="Prrafodelista"/>
        <w:numPr>
          <w:ilvl w:val="0"/>
          <w:numId w:val="54"/>
        </w:numPr>
      </w:pPr>
      <w:r>
        <w:t xml:space="preserve">Acento dorado (#e8c97a): empleado como color primario de interacción en botones de acción, estrellas de valoración, iconos activos y elementos de énfasis.</w:t>
      </w:r>
    </w:p>
    <w:p>
      <w:pPr>
        <w:pStyle w:val="Prrafodelista"/>
        <w:numPr>
          <w:ilvl w:val="0"/>
          <w:numId w:val="54"/>
        </w:numPr>
      </w:pPr>
      <w:r>
        <w:t xml:space="preserve">Tipografía dual: Playfair Display para encabezados y títulos de películas, DM Sans para el cuerpo del texto y controles, DM Mono para fechas y datos numéricos.</w:t>
      </w:r>
    </w:p>
    <w:p>
      <w:pPr>
        <w:pStyle w:val="Normal"/>
      </w:pPr>
      <w:r>
        <w:t xml:space="preserve">Los componentes accesibles de Radix UI y Shadcn/ui garantizan la compatibilidad con lectores de pantalla y el cumplimiento de los estándares WCAG. La interfaz es completamente adaptable (responsive): en pantallas móviles aparece una barra de navegación inferior fija (BottomNavBar, visible solo en resoluciones inferiores a lg), mientras que en escritorio se emplea una barra de navegación lateral. Esta adaptabilidad se logra exclusivamente con Tailwind CSS sin necesidad de librerías de layout adicionales.</w:t>
      </w:r>
    </w:p>
    <w:p>
      <w:pPr>
        <w:pStyle w:val="Normal"/>
      </w:pPr>
      <w:r>
        <w:t xml:space="preserve">[Figura 4.10: Comparativa de la interfaz de MovieMate en escritorio y dispositivo móvil mostrando la barra de navegación adaptativa.]</w:t>
      </w:r>
    </w:p>
    <w:p w14:paraId="7A1473A2" w14:textId="1799F889" w:rsidR="00D92E59" w:rsidRDefault="00D92E59" w:rsidP="00D92E59">
      <w:pPr>
        <w:pStyle w:val="Ttulo2"/>
      </w:pPr>
      <w:bookmarkStart w:id="163" w:name="_Toc222830803"/>
      <w:r w:rsidRPr="007B1868">
        <w:t>Pruebas</w:t>
      </w:r>
      <w:bookmarkEnd w:id="163"/>
    </w:p>
    <w:p w14:paraId="3EA791FF" w14:textId="34460990" w:rsidR="006F7F3A" w:rsidDel="007F795C" w:rsidRDefault="006F7F3A" w:rsidP="006F7F3A">
      <w:pPr>
        <w:rPr>
          <w:del w:id="164" w:author="FRANCISCO GARCIA SANCHEZ" w:date="2026-03-02T07:05:00Z" w16du:dateUtc="2026-03-02T06:05:00Z"/>
        </w:rPr>
      </w:pPr>
      <w:r>
        <w:t>La calidad del software desarrollado en MovieMate se ha reforzado mediante la incorporación de un conjunto de pruebas automatizadas orientadas principalmente a la validación de la lógica de negocio del sistema.</w:t>
      </w:r>
      <w:ins w:id="165" w:author="FRANCISCO GARCIA SANCHEZ" w:date="2026-03-02T07:03:00Z" w16du:dateUtc="2026-03-02T06:03:00Z">
        <w:r w:rsidR="00F26BDC">
          <w:t xml:space="preserve"> </w:t>
        </w:r>
      </w:ins>
    </w:p>
    <w:p w14:paraId="269E6F05" w14:textId="4168C524" w:rsidR="006F7F3A" w:rsidDel="001B0E17" w:rsidRDefault="006F7F3A" w:rsidP="006F7F3A">
      <w:pPr>
        <w:rPr>
          <w:del w:id="166" w:author="FRANCISCO GARCIA SANCHEZ" w:date="2026-03-02T07:05:00Z" w16du:dateUtc="2026-03-02T06:05:00Z"/>
        </w:rPr>
      </w:pPr>
      <w:r>
        <w:t xml:space="preserve">La estrategia adoptada se centra en pruebas unitarias sobre la capa de servicios, ya que esta constituye el núcleo funcional del </w:t>
      </w:r>
      <w:commentRangeStart w:id="167"/>
      <w:r w:rsidRPr="00840CB6">
        <w:rPr>
          <w:i/>
          <w:iCs/>
          <w:rPrChange w:id="168" w:author="FRANCISCO GARCIA SANCHEZ" w:date="2026-03-02T07:12:00Z" w16du:dateUtc="2026-03-02T06:12:00Z">
            <w:rPr/>
          </w:rPrChange>
        </w:rPr>
        <w:t>back-end</w:t>
      </w:r>
      <w:commentRangeEnd w:id="167"/>
      <w:r w:rsidR="00DD7A78">
        <w:rPr>
          <w:rStyle w:val="Refdecomentario"/>
          <w:sz w:val="22"/>
          <w:szCs w:val="22"/>
        </w:rPr>
        <w:commentReference w:id="167"/>
      </w:r>
      <w:r>
        <w:t>. Probar esta capa de forma aislada permite verificar que las reglas de negocio se aplican correctamente sin depender del acceso real a la base de datos ni de otros componentes externos.</w:t>
      </w:r>
      <w:ins w:id="169" w:author="FRANCISCO GARCIA SANCHEZ" w:date="2026-03-02T07:05:00Z" w16du:dateUtc="2026-03-02T06:05:00Z">
        <w:r w:rsidR="007F795C">
          <w:t xml:space="preserve"> </w:t>
        </w:r>
      </w:ins>
    </w:p>
    <w:p w14:paraId="0F051C21" w14:textId="449480D4" w:rsidR="006F7F3A" w:rsidRDefault="006F7F3A" w:rsidP="006F7F3A">
      <w:r>
        <w:t xml:space="preserve">Para la implementación de las pruebas se ha utilizado </w:t>
      </w:r>
      <w:r w:rsidRPr="00C5611F">
        <w:rPr>
          <w:b/>
          <w:bCs/>
          <w:rPrChange w:id="170" w:author="FRANCISCO GARCIA SANCHEZ" w:date="2026-03-02T07:04:00Z" w16du:dateUtc="2026-03-02T06:04:00Z">
            <w:rPr/>
          </w:rPrChange>
        </w:rPr>
        <w:t>JUnit 5</w:t>
      </w:r>
      <w:r>
        <w:t xml:space="preserve"> como </w:t>
      </w:r>
      <w:r w:rsidRPr="00493AC1">
        <w:rPr>
          <w:i/>
          <w:iCs/>
          <w:rPrChange w:id="171" w:author="FRANCISCO GARCIA SANCHEZ" w:date="2026-03-02T07:12:00Z" w16du:dateUtc="2026-03-02T06:12:00Z">
            <w:rPr/>
          </w:rPrChange>
        </w:rPr>
        <w:t>framework</w:t>
      </w:r>
      <w:r>
        <w:t xml:space="preserve"> de </w:t>
      </w:r>
      <w:r w:rsidRPr="006F7F3A">
        <w:rPr>
          <w:i/>
          <w:iCs/>
        </w:rPr>
        <w:t>testing</w:t>
      </w:r>
      <w:r>
        <w:t xml:space="preserve"> y </w:t>
      </w:r>
      <w:r w:rsidRPr="00C5611F">
        <w:rPr>
          <w:b/>
          <w:bCs/>
          <w:rPrChange w:id="172" w:author="FRANCISCO GARCIA SANCHEZ" w:date="2026-03-02T07:04:00Z" w16du:dateUtc="2026-03-02T06:04:00Z">
            <w:rPr/>
          </w:rPrChange>
        </w:rPr>
        <w:t>Mockito</w:t>
      </w:r>
      <w:r>
        <w:t xml:space="preserve"> como herramienta de simulación (</w:t>
      </w:r>
      <w:r w:rsidRPr="00ED3F6D">
        <w:rPr>
          <w:i/>
          <w:iCs/>
        </w:rPr>
        <w:t>mocking</w:t>
      </w:r>
      <w:r>
        <w:t xml:space="preserve">) de dependencias. Este enfoque permite </w:t>
      </w:r>
      <w:r>
        <w:lastRenderedPageBreak/>
        <w:t>sustituir los repositorios reales por objetos simulados, garantizando que las pruebas evalúan exclusivamente el comportamiento del servicio bajo condiciones controladas.</w:t>
      </w:r>
    </w:p>
    <w:p w14:paraId="04AEA8A8" w14:textId="7226D070" w:rsidR="006F7F3A" w:rsidDel="001B0E17" w:rsidRDefault="006F7F3A" w:rsidP="006F7F3A">
      <w:pPr>
        <w:rPr>
          <w:del w:id="173" w:author="FRANCISCO GARCIA SANCHEZ" w:date="2026-03-02T07:06:00Z" w16du:dateUtc="2026-03-02T06:06:00Z"/>
        </w:rPr>
      </w:pPr>
      <w:r>
        <w:t>Un ejemplo representativo es la clase de pruebas asociada al servicio de gestión de listas. En ella se validan distintos escenarios relacionados con la creación de listas personalizadas, la adición y eliminación de contenido, así como el control de permisos de acceso.</w:t>
      </w:r>
    </w:p>
    <w:p w14:paraId="0C3E8C92" w14:textId="69739085" w:rsidR="006F7F3A" w:rsidRDefault="001B0E17" w:rsidP="006F7F3A">
      <w:ins w:id="174" w:author="FRANCISCO GARCIA SANCHEZ" w:date="2026-03-02T07:06:00Z" w16du:dateUtc="2026-03-02T06:06:00Z">
        <w:r>
          <w:t xml:space="preserve"> </w:t>
        </w:r>
      </w:ins>
      <w:r w:rsidR="006F7F3A">
        <w:t xml:space="preserve">Entre los casos cubiertos </w:t>
      </w:r>
      <w:commentRangeStart w:id="175"/>
      <w:r w:rsidR="006F7F3A">
        <w:t>se incluyen</w:t>
      </w:r>
      <w:commentRangeEnd w:id="175"/>
      <w:r w:rsidR="00DD7A78">
        <w:rPr>
          <w:rStyle w:val="Refdecomentario"/>
          <w:sz w:val="22"/>
          <w:szCs w:val="22"/>
        </w:rPr>
        <w:commentReference w:id="175"/>
      </w:r>
      <w:r w:rsidR="006F7F3A">
        <w:t>:</w:t>
      </w:r>
    </w:p>
    <w:p w14:paraId="7EFC7165" w14:textId="77777777" w:rsidR="006F7F3A" w:rsidRDefault="006F7F3A" w:rsidP="006F7F3A">
      <w:pPr>
        <w:pStyle w:val="Prrafodelista"/>
        <w:numPr>
          <w:ilvl w:val="0"/>
          <w:numId w:val="37"/>
        </w:numPr>
      </w:pPr>
      <w:r>
        <w:t>Creación correcta de una lista cuando el nombre es único.</w:t>
      </w:r>
    </w:p>
    <w:p w14:paraId="06C9913A" w14:textId="77777777" w:rsidR="006F7F3A" w:rsidRDefault="006F7F3A" w:rsidP="006F7F3A">
      <w:pPr>
        <w:pStyle w:val="Prrafodelista"/>
        <w:numPr>
          <w:ilvl w:val="0"/>
          <w:numId w:val="37"/>
        </w:numPr>
      </w:pPr>
      <w:r>
        <w:t>Detección de nombres duplicados.</w:t>
      </w:r>
    </w:p>
    <w:p w14:paraId="1F5AFBF4" w14:textId="77777777" w:rsidR="006F7F3A" w:rsidRDefault="006F7F3A" w:rsidP="006F7F3A">
      <w:pPr>
        <w:pStyle w:val="Prrafodelista"/>
        <w:numPr>
          <w:ilvl w:val="0"/>
          <w:numId w:val="37"/>
        </w:numPr>
      </w:pPr>
      <w:r>
        <w:t>Restricción de listas de tipo único por usuario.</w:t>
      </w:r>
    </w:p>
    <w:p w14:paraId="2258D45A" w14:textId="77777777" w:rsidR="006F7F3A" w:rsidRDefault="006F7F3A" w:rsidP="006F7F3A">
      <w:pPr>
        <w:pStyle w:val="Prrafodelista"/>
        <w:numPr>
          <w:ilvl w:val="0"/>
          <w:numId w:val="37"/>
        </w:numPr>
      </w:pPr>
      <w:r>
        <w:t>Control de acceso cuando un usuario intenta modificar una lista que no le pertenece.</w:t>
      </w:r>
    </w:p>
    <w:p w14:paraId="3A07F027" w14:textId="77777777" w:rsidR="006F7F3A" w:rsidRDefault="006F7F3A" w:rsidP="006F7F3A">
      <w:pPr>
        <w:pStyle w:val="Prrafodelista"/>
        <w:numPr>
          <w:ilvl w:val="0"/>
          <w:numId w:val="37"/>
        </w:numPr>
      </w:pPr>
      <w:r>
        <w:t>Gestión de errores cuando el contenido no existe.</w:t>
      </w:r>
    </w:p>
    <w:p w14:paraId="1A8BE401" w14:textId="1D8CB4FC" w:rsidR="006F7F3A" w:rsidRDefault="006F7F3A" w:rsidP="006F7F3A">
      <w:pPr>
        <w:pStyle w:val="Prrafodelista"/>
        <w:numPr>
          <w:ilvl w:val="0"/>
          <w:numId w:val="37"/>
        </w:numPr>
      </w:pPr>
      <w:r>
        <w:t>Prevención de inserciones duplicadas en una lista.</w:t>
      </w:r>
    </w:p>
    <w:p w14:paraId="16FAABF2" w14:textId="1ACCE901" w:rsidR="006F7F3A" w:rsidRDefault="006F7F3A" w:rsidP="006F7F3A">
      <w:r>
        <w:t>Asimismo, se comprueba el correcto mapeo de entidades a objetos de transferencia (DTOs), garantizando que la información devuelta al cliente cumple con el contrato definido por la API.</w:t>
      </w:r>
    </w:p>
    <w:p w14:paraId="790E25A2" w14:textId="77777777" w:rsidR="006F7F3A" w:rsidRDefault="006F7F3A">
      <w:pPr>
        <w:pPrChange w:id="176" w:author="FRANCISCO GARCIA SANCHEZ" w:date="2026-03-02T07:06:00Z" w16du:dateUtc="2026-03-02T06:06:00Z">
          <w:pPr>
            <w:pStyle w:val="Prrafodelista"/>
            <w:numPr>
              <w:numId w:val="38"/>
            </w:numPr>
            <w:ind w:hanging="360"/>
          </w:pPr>
        </w:pPrChange>
      </w:pPr>
      <w:commentRangeStart w:id="177"/>
      <w:r>
        <w:t>Este enfoque aporta múltiples beneficios:</w:t>
      </w:r>
    </w:p>
    <w:p w14:paraId="2D437E0A" w14:textId="77777777" w:rsidR="006F7F3A" w:rsidRDefault="006F7F3A" w:rsidP="006F7F3A">
      <w:pPr>
        <w:pStyle w:val="Prrafodelista"/>
        <w:numPr>
          <w:ilvl w:val="0"/>
          <w:numId w:val="38"/>
        </w:numPr>
      </w:pPr>
      <w:r>
        <w:t>Permite detectar errores en etapas tempranas del desarrollo.</w:t>
      </w:r>
    </w:p>
    <w:p w14:paraId="3C29C026" w14:textId="77777777" w:rsidR="006F7F3A" w:rsidRDefault="006F7F3A" w:rsidP="006F7F3A">
      <w:pPr>
        <w:pStyle w:val="Prrafodelista"/>
        <w:numPr>
          <w:ilvl w:val="0"/>
          <w:numId w:val="38"/>
        </w:numPr>
      </w:pPr>
      <w:r>
        <w:t>Reduce el riesgo de regresiones al introducir nuevas funcionalidades.</w:t>
      </w:r>
    </w:p>
    <w:p w14:paraId="5C77616F" w14:textId="77777777" w:rsidR="006F7F3A" w:rsidRDefault="006F7F3A" w:rsidP="006F7F3A">
      <w:pPr>
        <w:pStyle w:val="Prrafodelista"/>
        <w:numPr>
          <w:ilvl w:val="0"/>
          <w:numId w:val="38"/>
        </w:numPr>
      </w:pPr>
      <w:r>
        <w:t>Facilita la refactorización del código al disponer de una red de seguridad automatizada.</w:t>
      </w:r>
    </w:p>
    <w:p w14:paraId="4F75CA6A" w14:textId="0FFF9EAF" w:rsidR="006F7F3A" w:rsidRDefault="006F7F3A" w:rsidP="006F7F3A">
      <w:pPr>
        <w:pStyle w:val="Prrafodelista"/>
        <w:numPr>
          <w:ilvl w:val="0"/>
          <w:numId w:val="38"/>
        </w:numPr>
      </w:pPr>
      <w:r>
        <w:t>Mejora la mantenibilidad del sistema.</w:t>
      </w:r>
      <w:commentRangeEnd w:id="177"/>
      <w:r w:rsidR="00DD7A78">
        <w:rPr>
          <w:rStyle w:val="Refdecomentario"/>
          <w:sz w:val="22"/>
          <w:szCs w:val="22"/>
        </w:rPr>
        <w:commentReference w:id="177"/>
      </w:r>
    </w:p>
    <w:p w14:paraId="46AB9E0A" w14:textId="6DF99E8F" w:rsidR="006F7F3A" w:rsidDel="009C13E2" w:rsidRDefault="006F7F3A" w:rsidP="006F7F3A">
      <w:pPr>
        <w:rPr>
          <w:del w:id="178" w:author="FRANCISCO GARCIA SANCHEZ" w:date="2026-03-02T07:07:00Z" w16du:dateUtc="2026-03-02T06:07:00Z"/>
        </w:rPr>
      </w:pPr>
      <w:r>
        <w:t>Las pruebas se ejecutan automáticamente durante el proceso de integración continua, asegurando que cualquier modificación en el código sea validada antes de su incorporación definitiva al repositorio principal.</w:t>
      </w:r>
      <w:ins w:id="179" w:author="FRANCISCO GARCIA SANCHEZ" w:date="2026-03-02T07:07:00Z" w16du:dateUtc="2026-03-02T06:07:00Z">
        <w:r w:rsidR="009C13E2">
          <w:t xml:space="preserve"> </w:t>
        </w:r>
      </w:ins>
    </w:p>
    <w:p w14:paraId="0445F4FC" w14:textId="40DACB76" w:rsidR="006F7F3A" w:rsidRPr="006F7F3A" w:rsidRDefault="006F7F3A" w:rsidP="006F7F3A">
      <w:r>
        <w:t>En conjunto, la adopción de pruebas unitarias automatizadas contribuye significativamente a la robustez y fiabilidad del sistema, alineándose con buenas prácticas de desarrollo profesional.</w:t>
      </w:r>
    </w:p>
    <w:p w14:paraId="59D406F7" w14:textId="452C2385" w:rsidR="00CE31FD" w:rsidRDefault="00CE31FD" w:rsidP="00CE31FD">
      <w:pPr>
        <w:pStyle w:val="Ttulo2"/>
      </w:pPr>
      <w:bookmarkStart w:id="180" w:name="_Toc222830804"/>
      <w:r w:rsidRPr="007B1868">
        <w:t>Despliegue</w:t>
      </w:r>
      <w:bookmarkEnd w:id="180"/>
    </w:p>
    <w:p w14:paraId="176CD181" w14:textId="2FAA41CA" w:rsidR="006F7F3A" w:rsidRDefault="006F7F3A" w:rsidP="006F7F3A">
      <w:r>
        <w:t xml:space="preserve">Con el objetivo de garantizar la portabilidad, reproducibilidad y automatización del entorno de ejecución, el despliegue del </w:t>
      </w:r>
      <w:r w:rsidRPr="006F7F3A">
        <w:rPr>
          <w:i/>
          <w:iCs/>
        </w:rPr>
        <w:t>back-end</w:t>
      </w:r>
      <w:r>
        <w:t xml:space="preserve"> de MovieMate se ha basado en tecnologías de contenerización y en la integración continua mediante </w:t>
      </w:r>
      <w:r w:rsidRPr="00642289">
        <w:rPr>
          <w:i/>
          <w:iCs/>
          <w:rPrChange w:id="181" w:author="FRANCISCO GARCIA SANCHEZ" w:date="2026-03-02T07:12:00Z" w16du:dateUtc="2026-03-02T06:12:00Z">
            <w:rPr/>
          </w:rPrChange>
        </w:rPr>
        <w:t>pipelines</w:t>
      </w:r>
      <w:r>
        <w:t xml:space="preserve"> automatizados.</w:t>
      </w:r>
    </w:p>
    <w:p w14:paraId="60875DD4" w14:textId="2E1E5473" w:rsidR="006F7F3A" w:rsidRDefault="006F7F3A" w:rsidP="006F7F3A">
      <w:commentRangeStart w:id="182"/>
      <w:r>
        <w:t>Esta estrategia permite:</w:t>
      </w:r>
    </w:p>
    <w:p w14:paraId="01812647" w14:textId="77777777" w:rsidR="006F7F3A" w:rsidRDefault="006F7F3A" w:rsidP="006F7F3A">
      <w:pPr>
        <w:pStyle w:val="Prrafodelista"/>
        <w:numPr>
          <w:ilvl w:val="0"/>
          <w:numId w:val="39"/>
        </w:numPr>
      </w:pPr>
      <w:r>
        <w:t>Asegurar coherencia entre entornos de desarrollo y producción.</w:t>
      </w:r>
    </w:p>
    <w:p w14:paraId="623A409F" w14:textId="77777777" w:rsidR="006F7F3A" w:rsidRDefault="006F7F3A" w:rsidP="006F7F3A">
      <w:pPr>
        <w:pStyle w:val="Prrafodelista"/>
        <w:numPr>
          <w:ilvl w:val="0"/>
          <w:numId w:val="39"/>
        </w:numPr>
      </w:pPr>
      <w:r>
        <w:t>Simplificar la configuración de dependencias.</w:t>
      </w:r>
    </w:p>
    <w:p w14:paraId="0B989407" w14:textId="77777777" w:rsidR="006F7F3A" w:rsidRDefault="006F7F3A" w:rsidP="006F7F3A">
      <w:pPr>
        <w:pStyle w:val="Prrafodelista"/>
        <w:numPr>
          <w:ilvl w:val="0"/>
          <w:numId w:val="39"/>
        </w:numPr>
      </w:pPr>
      <w:r>
        <w:t>Automatizar la validación y construcción del proyecto.</w:t>
      </w:r>
    </w:p>
    <w:p w14:paraId="4BB1B613" w14:textId="2E9E57BC" w:rsidR="006F7F3A" w:rsidRPr="006F7F3A" w:rsidRDefault="006F7F3A" w:rsidP="006F7F3A">
      <w:pPr>
        <w:pStyle w:val="Prrafodelista"/>
        <w:numPr>
          <w:ilvl w:val="0"/>
          <w:numId w:val="39"/>
        </w:numPr>
      </w:pPr>
      <w:r>
        <w:t>Facilitar la escalabilidad futura del sistema.</w:t>
      </w:r>
      <w:commentRangeEnd w:id="182"/>
      <w:r w:rsidR="00DD7A78" w:rsidRPr="006F7F3A">
        <w:rPr>
          <w:rStyle w:val="Refdecomentario"/>
          <w:sz w:val="22"/>
          <w:szCs w:val="22"/>
        </w:rPr>
        <w:commentReference w:id="182"/>
      </w:r>
    </w:p>
    <w:p w14:paraId="5837FB89" w14:textId="3BDD804D" w:rsidR="00CE31FD" w:rsidRDefault="006F7F3A" w:rsidP="006F7F3A">
      <w:pPr>
        <w:pStyle w:val="Ttulo3"/>
      </w:pPr>
      <w:bookmarkStart w:id="183" w:name="_Toc222830805"/>
      <w:r>
        <w:lastRenderedPageBreak/>
        <w:t>Contenerización con Docker</w:t>
      </w:r>
      <w:bookmarkEnd w:id="183"/>
    </w:p>
    <w:p w14:paraId="285A49D2" w14:textId="77419390" w:rsidR="006F7F3A" w:rsidRDefault="006F7F3A" w:rsidP="006F7F3A">
      <w:r>
        <w:t xml:space="preserve">Para encapsular la aplicación back-end se ha utilizado Docker. La aplicación se construye mediante un proceso </w:t>
      </w:r>
      <w:r w:rsidRPr="006F7F3A">
        <w:rPr>
          <w:i/>
          <w:iCs/>
        </w:rPr>
        <w:t>multi-stage</w:t>
      </w:r>
      <w:r>
        <w:t xml:space="preserve"> definido en el Dockerfile, lo que permite separar la fase de compilación de la fase de ejecución.</w:t>
      </w:r>
    </w:p>
    <w:p w14:paraId="5876C8D2" w14:textId="4943948F" w:rsidR="006F7F3A" w:rsidRDefault="006F7F3A" w:rsidP="006F7F3A">
      <w:r>
        <w:t>En la primera etapa (</w:t>
      </w:r>
      <w:r w:rsidRPr="006F7F3A">
        <w:rPr>
          <w:i/>
          <w:iCs/>
        </w:rPr>
        <w:t>build stage</w:t>
      </w:r>
      <w:r>
        <w:t>):</w:t>
      </w:r>
    </w:p>
    <w:p w14:paraId="1E618A4B" w14:textId="77777777" w:rsidR="006F7F3A" w:rsidRDefault="006F7F3A" w:rsidP="006F7F3A">
      <w:pPr>
        <w:pStyle w:val="Prrafodelista"/>
        <w:numPr>
          <w:ilvl w:val="0"/>
          <w:numId w:val="40"/>
        </w:numPr>
      </w:pPr>
      <w:r>
        <w:t>Se emplea una imagen basada en Maven con Java 21.</w:t>
      </w:r>
    </w:p>
    <w:p w14:paraId="50B1CA62" w14:textId="77777777" w:rsidR="006F7F3A" w:rsidRDefault="006F7F3A" w:rsidP="006F7F3A">
      <w:pPr>
        <w:pStyle w:val="Prrafodelista"/>
        <w:numPr>
          <w:ilvl w:val="0"/>
          <w:numId w:val="40"/>
        </w:numPr>
      </w:pPr>
      <w:r>
        <w:t xml:space="preserve">Se compila el proyecto mediante el comando </w:t>
      </w:r>
      <w:r w:rsidRPr="006F7F3A">
        <w:rPr>
          <w:rFonts w:ascii="Courier New" w:hAnsi="Courier New" w:cs="Courier New"/>
        </w:rPr>
        <w:t>mvn clean package</w:t>
      </w:r>
      <w:r>
        <w:t>.</w:t>
      </w:r>
    </w:p>
    <w:p w14:paraId="631B3712" w14:textId="4EFCBB7F" w:rsidR="006F7F3A" w:rsidRDefault="006F7F3A" w:rsidP="006F7F3A">
      <w:pPr>
        <w:pStyle w:val="Prrafodelista"/>
        <w:numPr>
          <w:ilvl w:val="0"/>
          <w:numId w:val="40"/>
        </w:numPr>
      </w:pPr>
      <w:r>
        <w:t>Se genera el archivo JAR ejecutable.</w:t>
      </w:r>
    </w:p>
    <w:p w14:paraId="31BE6C2D" w14:textId="4857AAA1" w:rsidR="006F7F3A" w:rsidRDefault="006F7F3A" w:rsidP="006F7F3A">
      <w:r>
        <w:t>En la segunda etapa (</w:t>
      </w:r>
      <w:r w:rsidRPr="006F7F3A">
        <w:rPr>
          <w:i/>
          <w:iCs/>
        </w:rPr>
        <w:t>runtime stage</w:t>
      </w:r>
      <w:r>
        <w:t>):</w:t>
      </w:r>
    </w:p>
    <w:p w14:paraId="084DC26B" w14:textId="77777777" w:rsidR="006F7F3A" w:rsidRDefault="006F7F3A" w:rsidP="006F7F3A">
      <w:pPr>
        <w:pStyle w:val="Prrafodelista"/>
        <w:numPr>
          <w:ilvl w:val="0"/>
          <w:numId w:val="41"/>
        </w:numPr>
      </w:pPr>
      <w:r>
        <w:t xml:space="preserve">Se utiliza una imagen ligera basada en </w:t>
      </w:r>
      <w:r w:rsidRPr="006F7F3A">
        <w:rPr>
          <w:rFonts w:ascii="Courier New" w:hAnsi="Courier New" w:cs="Courier New"/>
        </w:rPr>
        <w:t>Eclipse Temurin JRE 21</w:t>
      </w:r>
      <w:r>
        <w:t>.</w:t>
      </w:r>
    </w:p>
    <w:p w14:paraId="44A96C78" w14:textId="77777777" w:rsidR="006F7F3A" w:rsidRDefault="006F7F3A" w:rsidP="006F7F3A">
      <w:pPr>
        <w:pStyle w:val="Prrafodelista"/>
        <w:numPr>
          <w:ilvl w:val="0"/>
          <w:numId w:val="41"/>
        </w:numPr>
      </w:pPr>
      <w:r>
        <w:t>Se crea un usuario no privilegiado para mejorar la seguridad.</w:t>
      </w:r>
    </w:p>
    <w:p w14:paraId="34FEE50B" w14:textId="77777777" w:rsidR="006F7F3A" w:rsidRDefault="006F7F3A" w:rsidP="006F7F3A">
      <w:pPr>
        <w:pStyle w:val="Prrafodelista"/>
        <w:numPr>
          <w:ilvl w:val="0"/>
          <w:numId w:val="41"/>
        </w:numPr>
      </w:pPr>
      <w:r>
        <w:t>Se copia únicamente el JAR generado en la etapa anterior.</w:t>
      </w:r>
    </w:p>
    <w:p w14:paraId="71767ED9" w14:textId="77777777" w:rsidR="006F7F3A" w:rsidRDefault="006F7F3A" w:rsidP="006F7F3A">
      <w:pPr>
        <w:pStyle w:val="Prrafodelista"/>
        <w:numPr>
          <w:ilvl w:val="0"/>
          <w:numId w:val="41"/>
        </w:numPr>
      </w:pPr>
      <w:r>
        <w:t>Se expone el puerto 8080.</w:t>
      </w:r>
    </w:p>
    <w:p w14:paraId="19EE2A6F" w14:textId="54EF0A99" w:rsidR="006F7F3A" w:rsidRDefault="006F7F3A" w:rsidP="006F7F3A">
      <w:pPr>
        <w:pStyle w:val="Prrafodelista"/>
        <w:numPr>
          <w:ilvl w:val="0"/>
          <w:numId w:val="41"/>
        </w:numPr>
      </w:pPr>
      <w:r>
        <w:t>Se configura la ejecución mediante variables de entorno (</w:t>
      </w:r>
      <w:r w:rsidRPr="006F7F3A">
        <w:rPr>
          <w:rFonts w:ascii="Courier New" w:hAnsi="Courier New" w:cs="Courier New"/>
        </w:rPr>
        <w:t>JAVA_OPTS</w:t>
      </w:r>
      <w:r>
        <w:t>).</w:t>
      </w:r>
    </w:p>
    <w:p w14:paraId="039DFAE9" w14:textId="5EAF70CB" w:rsidR="006F7F3A" w:rsidRDefault="006F7F3A" w:rsidP="006F7F3A">
      <w:r>
        <w:t xml:space="preserve">El uso de </w:t>
      </w:r>
      <w:r w:rsidRPr="006F7F3A">
        <w:rPr>
          <w:i/>
          <w:iCs/>
        </w:rPr>
        <w:t>multi-stage builds</w:t>
      </w:r>
      <w:r>
        <w:t xml:space="preserve"> reduce significativamente el tamaño final de la imagen, ya que elimina dependencias innecesarias del entorno de compilación.</w:t>
      </w:r>
    </w:p>
    <w:p w14:paraId="68469B6A" w14:textId="3AB2E354" w:rsidR="006F7F3A" w:rsidRDefault="006F7F3A" w:rsidP="006F7F3A">
      <w:r>
        <w:t>Esta aproximación aporta:</w:t>
      </w:r>
    </w:p>
    <w:p w14:paraId="7ED6A03F" w14:textId="77777777" w:rsidR="006F7F3A" w:rsidRDefault="006F7F3A" w:rsidP="006F7F3A">
      <w:pPr>
        <w:pStyle w:val="Prrafodelista"/>
        <w:numPr>
          <w:ilvl w:val="0"/>
          <w:numId w:val="42"/>
        </w:numPr>
      </w:pPr>
      <w:r>
        <w:t>Mayor seguridad.</w:t>
      </w:r>
    </w:p>
    <w:p w14:paraId="4D452DC2" w14:textId="77777777" w:rsidR="006F7F3A" w:rsidRDefault="006F7F3A" w:rsidP="006F7F3A">
      <w:pPr>
        <w:pStyle w:val="Prrafodelista"/>
        <w:numPr>
          <w:ilvl w:val="0"/>
          <w:numId w:val="42"/>
        </w:numPr>
      </w:pPr>
      <w:r>
        <w:t>Imágenes más ligeras.</w:t>
      </w:r>
    </w:p>
    <w:p w14:paraId="66D8D8FD" w14:textId="77777777" w:rsidR="006F7F3A" w:rsidRDefault="006F7F3A" w:rsidP="006F7F3A">
      <w:pPr>
        <w:pStyle w:val="Prrafodelista"/>
        <w:numPr>
          <w:ilvl w:val="0"/>
          <w:numId w:val="42"/>
        </w:numPr>
      </w:pPr>
      <w:r>
        <w:t>Entornos reproducibles.</w:t>
      </w:r>
    </w:p>
    <w:p w14:paraId="55F4F6D0" w14:textId="57CCCCC7" w:rsidR="006F7F3A" w:rsidRPr="006F7F3A" w:rsidRDefault="006F7F3A" w:rsidP="006F7F3A">
      <w:pPr>
        <w:pStyle w:val="Prrafodelista"/>
        <w:numPr>
          <w:ilvl w:val="0"/>
          <w:numId w:val="42"/>
        </w:numPr>
      </w:pPr>
      <w:r>
        <w:t>Aislamiento del sistema anfitrión.</w:t>
      </w:r>
    </w:p>
    <w:p w14:paraId="4F5B3B57" w14:textId="45C34A5C" w:rsidR="006F7F3A" w:rsidRDefault="006F7F3A" w:rsidP="006F7F3A">
      <w:pPr>
        <w:pStyle w:val="Ttulo3"/>
      </w:pPr>
      <w:bookmarkStart w:id="184" w:name="_Toc222830806"/>
      <w:r>
        <w:t>Orquestación con Docker Compose</w:t>
      </w:r>
      <w:bookmarkEnd w:id="184"/>
    </w:p>
    <w:p w14:paraId="7913B89A" w14:textId="5040835C" w:rsidR="006F7F3A" w:rsidRDefault="006F7F3A" w:rsidP="006F7F3A">
      <w:r>
        <w:t xml:space="preserve">Para facilitar el despliegue conjunto del </w:t>
      </w:r>
      <w:r w:rsidRPr="006F7F3A">
        <w:rPr>
          <w:i/>
          <w:iCs/>
        </w:rPr>
        <w:t>back-end</w:t>
      </w:r>
      <w:r>
        <w:t xml:space="preserve"> y la base de datos se ha utilizado Docker Compose.</w:t>
      </w:r>
    </w:p>
    <w:p w14:paraId="3A7BF3EA" w14:textId="1ADC39F3" w:rsidR="006F7F3A" w:rsidRDefault="006F7F3A" w:rsidP="006F7F3A">
      <w:r>
        <w:t>Se han definido dos servicios principales:</w:t>
      </w:r>
    </w:p>
    <w:p w14:paraId="691414E3" w14:textId="77777777" w:rsidR="006F7F3A" w:rsidRPr="006F7F3A" w:rsidRDefault="006F7F3A" w:rsidP="006F7F3A">
      <w:pPr>
        <w:rPr>
          <w:b/>
          <w:bCs/>
        </w:rPr>
      </w:pPr>
      <w:r w:rsidRPr="006F7F3A">
        <w:rPr>
          <w:b/>
          <w:bCs/>
        </w:rPr>
        <w:t>Base de datos PostgreSQL</w:t>
      </w:r>
    </w:p>
    <w:p w14:paraId="0CA5CD9E" w14:textId="77777777" w:rsidR="006F7F3A" w:rsidRDefault="006F7F3A" w:rsidP="006F7F3A">
      <w:pPr>
        <w:pStyle w:val="Prrafodelista"/>
        <w:numPr>
          <w:ilvl w:val="0"/>
          <w:numId w:val="43"/>
        </w:numPr>
      </w:pPr>
      <w:r>
        <w:t>Imagen oficial PostgreSQL 16 (versión Alpine).</w:t>
      </w:r>
    </w:p>
    <w:p w14:paraId="7CD23913" w14:textId="77777777" w:rsidR="006F7F3A" w:rsidRDefault="006F7F3A" w:rsidP="006F7F3A">
      <w:pPr>
        <w:pStyle w:val="Prrafodelista"/>
        <w:numPr>
          <w:ilvl w:val="0"/>
          <w:numId w:val="43"/>
        </w:numPr>
      </w:pPr>
      <w:r>
        <w:t>Persistencia mediante volumen Docker.</w:t>
      </w:r>
    </w:p>
    <w:p w14:paraId="0FD2F6DF" w14:textId="77777777" w:rsidR="006F7F3A" w:rsidRDefault="006F7F3A" w:rsidP="006F7F3A">
      <w:pPr>
        <w:pStyle w:val="Prrafodelista"/>
        <w:numPr>
          <w:ilvl w:val="0"/>
          <w:numId w:val="43"/>
        </w:numPr>
      </w:pPr>
      <w:r>
        <w:t>Configuración de credenciales a través de variables de entorno.</w:t>
      </w:r>
    </w:p>
    <w:p w14:paraId="5E438333" w14:textId="55FC4FB0" w:rsidR="006F7F3A" w:rsidRDefault="006F7F3A" w:rsidP="006F7F3A">
      <w:pPr>
        <w:pStyle w:val="Prrafodelista"/>
        <w:numPr>
          <w:ilvl w:val="0"/>
          <w:numId w:val="43"/>
        </w:numPr>
      </w:pPr>
      <w:r w:rsidRPr="006F7F3A">
        <w:rPr>
          <w:i/>
          <w:iCs/>
        </w:rPr>
        <w:t>Healthcheck</w:t>
      </w:r>
      <w:r>
        <w:t xml:space="preserve"> para verificar disponibilidad antes de iniciar el </w:t>
      </w:r>
      <w:r w:rsidRPr="006F7F3A">
        <w:rPr>
          <w:i/>
          <w:iCs/>
        </w:rPr>
        <w:t>back-end</w:t>
      </w:r>
      <w:r>
        <w:t>.</w:t>
      </w:r>
    </w:p>
    <w:p w14:paraId="158636FA" w14:textId="087B24DB" w:rsidR="006F7F3A" w:rsidRPr="006F7F3A" w:rsidRDefault="006F7F3A" w:rsidP="006F7F3A">
      <w:pPr>
        <w:rPr>
          <w:b/>
          <w:bCs/>
        </w:rPr>
      </w:pPr>
      <w:r w:rsidRPr="006F7F3A">
        <w:rPr>
          <w:b/>
          <w:bCs/>
          <w:i/>
          <w:iCs/>
        </w:rPr>
        <w:t>Back-end</w:t>
      </w:r>
      <w:r w:rsidRPr="006F7F3A">
        <w:rPr>
          <w:b/>
          <w:bCs/>
        </w:rPr>
        <w:t xml:space="preserve"> de la aplicación</w:t>
      </w:r>
    </w:p>
    <w:p w14:paraId="03D39A27" w14:textId="77777777" w:rsidR="006F7F3A" w:rsidRDefault="006F7F3A" w:rsidP="006F7F3A">
      <w:pPr>
        <w:pStyle w:val="Prrafodelista"/>
        <w:numPr>
          <w:ilvl w:val="0"/>
          <w:numId w:val="44"/>
        </w:numPr>
      </w:pPr>
      <w:r>
        <w:t>Construido a partir del Dockerfile definido.</w:t>
      </w:r>
    </w:p>
    <w:p w14:paraId="64B3A05D" w14:textId="77777777" w:rsidR="006F7F3A" w:rsidRDefault="006F7F3A" w:rsidP="006F7F3A">
      <w:pPr>
        <w:pStyle w:val="Prrafodelista"/>
        <w:numPr>
          <w:ilvl w:val="0"/>
          <w:numId w:val="44"/>
        </w:numPr>
      </w:pPr>
      <w:r>
        <w:t>Dependencia explícita del servicio de base de datos.</w:t>
      </w:r>
    </w:p>
    <w:p w14:paraId="3837AEC7" w14:textId="77777777" w:rsidR="006F7F3A" w:rsidRDefault="006F7F3A" w:rsidP="006F7F3A">
      <w:pPr>
        <w:pStyle w:val="Prrafodelista"/>
        <w:numPr>
          <w:ilvl w:val="0"/>
          <w:numId w:val="44"/>
        </w:numPr>
      </w:pPr>
      <w:commentRangeStart w:id="185"/>
      <w:r>
        <w:t>Configuración completa mediante variables de entorno:</w:t>
      </w:r>
    </w:p>
    <w:p w14:paraId="1C03C8AC" w14:textId="77777777" w:rsidR="006F7F3A" w:rsidRDefault="006F7F3A" w:rsidP="006F7F3A">
      <w:pPr>
        <w:pStyle w:val="Prrafodelista"/>
        <w:numPr>
          <w:ilvl w:val="1"/>
          <w:numId w:val="44"/>
        </w:numPr>
      </w:pPr>
      <w:r>
        <w:t>Conexión a base de datos.</w:t>
      </w:r>
    </w:p>
    <w:p w14:paraId="10210BB9" w14:textId="77777777" w:rsidR="006F7F3A" w:rsidRDefault="006F7F3A" w:rsidP="006F7F3A">
      <w:pPr>
        <w:pStyle w:val="Prrafodelista"/>
        <w:numPr>
          <w:ilvl w:val="1"/>
          <w:numId w:val="44"/>
        </w:numPr>
      </w:pPr>
      <w:r>
        <w:t>Configuración JWT.</w:t>
      </w:r>
    </w:p>
    <w:p w14:paraId="4A18D037" w14:textId="77777777" w:rsidR="006F7F3A" w:rsidRDefault="006F7F3A" w:rsidP="006F7F3A">
      <w:pPr>
        <w:pStyle w:val="Prrafodelista"/>
        <w:numPr>
          <w:ilvl w:val="1"/>
          <w:numId w:val="44"/>
        </w:numPr>
      </w:pPr>
      <w:r>
        <w:lastRenderedPageBreak/>
        <w:t>Parámetros de integración con TMDB.</w:t>
      </w:r>
    </w:p>
    <w:p w14:paraId="49D8427A" w14:textId="77777777" w:rsidR="006F7F3A" w:rsidRDefault="006F7F3A" w:rsidP="006F7F3A">
      <w:pPr>
        <w:pStyle w:val="Prrafodelista"/>
        <w:numPr>
          <w:ilvl w:val="1"/>
          <w:numId w:val="44"/>
        </w:numPr>
      </w:pPr>
      <w:r>
        <w:t>Orígenes permitidos para CORS.</w:t>
      </w:r>
    </w:p>
    <w:p w14:paraId="183137EE" w14:textId="1A1F9D0A" w:rsidR="006F7F3A" w:rsidRDefault="006F7F3A" w:rsidP="006F7F3A">
      <w:pPr>
        <w:pStyle w:val="Prrafodelista"/>
        <w:numPr>
          <w:ilvl w:val="1"/>
          <w:numId w:val="44"/>
        </w:numPr>
      </w:pPr>
      <w:r>
        <w:t>Perfil activo de Spring (prod).</w:t>
      </w:r>
      <w:commentRangeEnd w:id="185"/>
      <w:r w:rsidR="00DD7A78">
        <w:rPr>
          <w:rStyle w:val="Refdecomentario"/>
          <w:sz w:val="22"/>
          <w:szCs w:val="22"/>
        </w:rPr>
        <w:commentReference w:id="185"/>
      </w:r>
    </w:p>
    <w:p w14:paraId="08E0A911" w14:textId="447F5CD6" w:rsidR="006F7F3A" w:rsidDel="006E5C39" w:rsidRDefault="006F7F3A" w:rsidP="006F7F3A">
      <w:pPr>
        <w:rPr>
          <w:del w:id="186" w:author="FRANCISCO GARCIA SANCHEZ" w:date="2026-03-02T07:20:00Z" w16du:dateUtc="2026-03-02T06:20:00Z"/>
        </w:rPr>
      </w:pPr>
      <w:r>
        <w:t>La utilización de Docker Compose permite levantar todo el entorno con un único comando, simplificando la puesta en marcha del sistema y reduciendo errores de configuración manual.</w:t>
      </w:r>
      <w:ins w:id="187" w:author="FRANCISCO GARCIA SANCHEZ" w:date="2026-03-02T07:20:00Z" w16du:dateUtc="2026-03-02T06:20:00Z">
        <w:r w:rsidR="006E5C39">
          <w:t xml:space="preserve"> </w:t>
        </w:r>
      </w:ins>
    </w:p>
    <w:p w14:paraId="090BDAF9" w14:textId="2DC2AD32" w:rsidR="006F7F3A" w:rsidRPr="006F7F3A" w:rsidRDefault="006F7F3A" w:rsidP="006F7F3A">
      <w:r>
        <w:t>Además, la red interna definida garantiza la comunicación segura entre contenedores sin exponer servicios innecesarios al exterior.</w:t>
      </w:r>
    </w:p>
    <w:p w14:paraId="0F9D07A8" w14:textId="170BE7E8" w:rsidR="006F7F3A" w:rsidRDefault="006F7F3A" w:rsidP="006F7F3A">
      <w:pPr>
        <w:pStyle w:val="Ttulo3"/>
      </w:pPr>
      <w:bookmarkStart w:id="188" w:name="_Toc222830807"/>
      <w:r>
        <w:t>Integración continua y automatización (CI/CD)</w:t>
      </w:r>
      <w:bookmarkEnd w:id="188"/>
    </w:p>
    <w:p w14:paraId="26131043" w14:textId="1627CAF5" w:rsidR="006F7F3A" w:rsidRDefault="006F7F3A" w:rsidP="006F7F3A">
      <w:r>
        <w:t xml:space="preserve">Con el objetivo de asegurar la calidad del código y automatizar el ciclo de construcción del proyecto, se ha implementado un </w:t>
      </w:r>
      <w:r w:rsidRPr="006E5C39">
        <w:rPr>
          <w:i/>
          <w:iCs/>
          <w:rPrChange w:id="189" w:author="FRANCISCO GARCIA SANCHEZ" w:date="2026-03-02T07:20:00Z" w16du:dateUtc="2026-03-02T06:20:00Z">
            <w:rPr/>
          </w:rPrChange>
        </w:rPr>
        <w:t>pipeline</w:t>
      </w:r>
      <w:r>
        <w:t xml:space="preserve"> de integración continua mediante </w:t>
      </w:r>
      <w:r w:rsidRPr="006E5C39">
        <w:rPr>
          <w:b/>
          <w:bCs/>
          <w:rPrChange w:id="190" w:author="FRANCISCO GARCIA SANCHEZ" w:date="2026-03-02T07:20:00Z" w16du:dateUtc="2026-03-02T06:20:00Z">
            <w:rPr/>
          </w:rPrChange>
        </w:rPr>
        <w:t>GitHub Actions</w:t>
      </w:r>
      <w:r>
        <w:t>.</w:t>
      </w:r>
    </w:p>
    <w:p w14:paraId="3BCE2AE1" w14:textId="4C0EE94A" w:rsidR="006F7F3A" w:rsidRDefault="006F7F3A" w:rsidP="006F7F3A">
      <w:r>
        <w:t>El flujo definido se ejecuta automáticamente cuando</w:t>
      </w:r>
    </w:p>
    <w:p w14:paraId="0CA4CBD2" w14:textId="77777777" w:rsidR="006F7F3A" w:rsidRDefault="006F7F3A" w:rsidP="006F7F3A">
      <w:pPr>
        <w:pStyle w:val="Prrafodelista"/>
        <w:numPr>
          <w:ilvl w:val="0"/>
          <w:numId w:val="45"/>
        </w:numPr>
      </w:pPr>
      <w:r>
        <w:t xml:space="preserve">Se realizan </w:t>
      </w:r>
      <w:r w:rsidRPr="006F7F3A">
        <w:rPr>
          <w:i/>
          <w:iCs/>
        </w:rPr>
        <w:t>pushes</w:t>
      </w:r>
      <w:r>
        <w:t xml:space="preserve"> a las ramas </w:t>
      </w:r>
      <w:r w:rsidRPr="006F7F3A">
        <w:rPr>
          <w:i/>
          <w:iCs/>
        </w:rPr>
        <w:t>main</w:t>
      </w:r>
      <w:r>
        <w:t xml:space="preserve"> o </w:t>
      </w:r>
      <w:r w:rsidRPr="006F7F3A">
        <w:rPr>
          <w:i/>
          <w:iCs/>
        </w:rPr>
        <w:t>develop</w:t>
      </w:r>
      <w:r>
        <w:t>.</w:t>
      </w:r>
    </w:p>
    <w:p w14:paraId="7D76698B" w14:textId="3E7AEB61" w:rsidR="006F7F3A" w:rsidRDefault="006F7F3A" w:rsidP="006F7F3A">
      <w:pPr>
        <w:pStyle w:val="Prrafodelista"/>
        <w:numPr>
          <w:ilvl w:val="0"/>
          <w:numId w:val="45"/>
        </w:numPr>
      </w:pPr>
      <w:r>
        <w:t xml:space="preserve">Se abre una </w:t>
      </w:r>
      <w:r w:rsidRPr="006F7F3A">
        <w:rPr>
          <w:i/>
          <w:iCs/>
        </w:rPr>
        <w:t>pull request</w:t>
      </w:r>
      <w:r>
        <w:t xml:space="preserve"> hacia la rama principal.</w:t>
      </w:r>
    </w:p>
    <w:p w14:paraId="3F0E294B" w14:textId="3ABD9B38" w:rsidR="006F7F3A" w:rsidRDefault="006F7F3A" w:rsidP="006F7F3A">
      <w:r>
        <w:t>El pipeline se compone de los siguientes trabajos:</w:t>
      </w:r>
    </w:p>
    <w:p w14:paraId="13F6C5A8" w14:textId="16F8743C" w:rsidR="006F7F3A" w:rsidRPr="006F7F3A" w:rsidRDefault="006F7F3A" w:rsidP="006F7F3A">
      <w:pPr>
        <w:rPr>
          <w:b/>
          <w:bCs/>
        </w:rPr>
      </w:pPr>
      <w:r w:rsidRPr="006F7F3A">
        <w:rPr>
          <w:b/>
          <w:bCs/>
        </w:rPr>
        <w:t>Ejecución de pruebas</w:t>
      </w:r>
    </w:p>
    <w:p w14:paraId="06E0B3CD" w14:textId="77777777" w:rsidR="006F7F3A" w:rsidRDefault="006F7F3A" w:rsidP="006F7F3A">
      <w:pPr>
        <w:pStyle w:val="Prrafodelista"/>
        <w:numPr>
          <w:ilvl w:val="0"/>
          <w:numId w:val="46"/>
        </w:numPr>
      </w:pPr>
      <w:r>
        <w:t>Configuración automática de Java 21.</w:t>
      </w:r>
    </w:p>
    <w:p w14:paraId="6438D4FD" w14:textId="77777777" w:rsidR="006F7F3A" w:rsidRDefault="006F7F3A" w:rsidP="006F7F3A">
      <w:pPr>
        <w:pStyle w:val="Prrafodelista"/>
        <w:numPr>
          <w:ilvl w:val="0"/>
          <w:numId w:val="46"/>
        </w:numPr>
      </w:pPr>
      <w:r>
        <w:t>Ejecución de pruebas unitarias con Maven.</w:t>
      </w:r>
    </w:p>
    <w:p w14:paraId="77024FEB" w14:textId="115E2833" w:rsidR="006F7F3A" w:rsidRDefault="006F7F3A" w:rsidP="006F7F3A">
      <w:pPr>
        <w:pStyle w:val="Prrafodelista"/>
        <w:numPr>
          <w:ilvl w:val="0"/>
          <w:numId w:val="46"/>
        </w:numPr>
      </w:pPr>
      <w:r>
        <w:t>Generación opcional de informe de cobertura (JaCoCo).</w:t>
      </w:r>
    </w:p>
    <w:p w14:paraId="3767586F" w14:textId="68355531" w:rsidR="006F7F3A" w:rsidRDefault="006F7F3A" w:rsidP="006F7F3A">
      <w:r>
        <w:t>Este paso garantiza que cualquier modificación en el código sea validada antes de su integración definitiva.</w:t>
      </w:r>
    </w:p>
    <w:p w14:paraId="45B28A71" w14:textId="611225AB" w:rsidR="006F7F3A" w:rsidRPr="006F7F3A" w:rsidRDefault="006F7F3A" w:rsidP="006F7F3A">
      <w:pPr>
        <w:rPr>
          <w:b/>
          <w:bCs/>
        </w:rPr>
      </w:pPr>
      <w:r w:rsidRPr="006F7F3A">
        <w:rPr>
          <w:b/>
          <w:bCs/>
        </w:rPr>
        <w:t>Construcción del artefacto</w:t>
      </w:r>
    </w:p>
    <w:p w14:paraId="5B1EA25F" w14:textId="77777777" w:rsidR="006F7F3A" w:rsidRDefault="006F7F3A" w:rsidP="006F7F3A">
      <w:pPr>
        <w:pStyle w:val="Prrafodelista"/>
        <w:numPr>
          <w:ilvl w:val="0"/>
          <w:numId w:val="47"/>
        </w:numPr>
      </w:pPr>
      <w:r>
        <w:t>Compilación del proyecto.</w:t>
      </w:r>
    </w:p>
    <w:p w14:paraId="66D9366E" w14:textId="77777777" w:rsidR="006F7F3A" w:rsidRDefault="006F7F3A" w:rsidP="006F7F3A">
      <w:pPr>
        <w:pStyle w:val="Prrafodelista"/>
        <w:numPr>
          <w:ilvl w:val="0"/>
          <w:numId w:val="47"/>
        </w:numPr>
      </w:pPr>
      <w:r>
        <w:t>Generación del archivo JAR.</w:t>
      </w:r>
    </w:p>
    <w:p w14:paraId="028F26D1" w14:textId="07125F28" w:rsidR="006F7F3A" w:rsidRDefault="006F7F3A" w:rsidP="006F7F3A">
      <w:pPr>
        <w:pStyle w:val="Prrafodelista"/>
        <w:numPr>
          <w:ilvl w:val="0"/>
          <w:numId w:val="47"/>
        </w:numPr>
      </w:pPr>
      <w:r>
        <w:t xml:space="preserve">Publicación temporal del artefacto como resultado del </w:t>
      </w:r>
      <w:r w:rsidRPr="006F7F3A">
        <w:rPr>
          <w:i/>
          <w:iCs/>
        </w:rPr>
        <w:t>workflow</w:t>
      </w:r>
      <w:r>
        <w:t>.</w:t>
      </w:r>
    </w:p>
    <w:p w14:paraId="0E874561" w14:textId="3FAB3277" w:rsidR="006F7F3A" w:rsidRPr="006F7F3A" w:rsidRDefault="006F7F3A" w:rsidP="006F7F3A">
      <w:pPr>
        <w:rPr>
          <w:b/>
          <w:bCs/>
        </w:rPr>
      </w:pPr>
      <w:r w:rsidRPr="006F7F3A">
        <w:rPr>
          <w:b/>
          <w:bCs/>
        </w:rPr>
        <w:t>Verificación de calidad de código</w:t>
      </w:r>
    </w:p>
    <w:p w14:paraId="6CB6A5C5" w14:textId="77777777" w:rsidR="006F7F3A" w:rsidRDefault="006F7F3A" w:rsidP="006F7F3A">
      <w:pPr>
        <w:pStyle w:val="Prrafodelista"/>
        <w:numPr>
          <w:ilvl w:val="0"/>
          <w:numId w:val="48"/>
        </w:numPr>
      </w:pPr>
      <w:r>
        <w:t xml:space="preserve">Ejecución de reglas de estilo mediante </w:t>
      </w:r>
      <w:r w:rsidRPr="006F7F3A">
        <w:rPr>
          <w:i/>
          <w:iCs/>
        </w:rPr>
        <w:t>Checkstyle</w:t>
      </w:r>
      <w:r>
        <w:t>.</w:t>
      </w:r>
    </w:p>
    <w:p w14:paraId="5DD8FAA5" w14:textId="4DA92328" w:rsidR="006F7F3A" w:rsidRDefault="006F7F3A" w:rsidP="006F7F3A">
      <w:pPr>
        <w:pStyle w:val="Prrafodelista"/>
        <w:numPr>
          <w:ilvl w:val="0"/>
          <w:numId w:val="48"/>
        </w:numPr>
      </w:pPr>
      <w:r>
        <w:t>Detección temprana de posibles problemas de calidad.</w:t>
      </w:r>
    </w:p>
    <w:p w14:paraId="71B9B984" w14:textId="7A5283BB" w:rsidR="006F7F3A" w:rsidRPr="006F7F3A" w:rsidRDefault="006F7F3A" w:rsidP="006F7F3A">
      <w:pPr>
        <w:rPr>
          <w:b/>
          <w:bCs/>
        </w:rPr>
      </w:pPr>
      <w:r w:rsidRPr="006F7F3A">
        <w:rPr>
          <w:b/>
          <w:bCs/>
        </w:rPr>
        <w:t>Construcción de imagen Docker</w:t>
      </w:r>
    </w:p>
    <w:p w14:paraId="401BDB6C" w14:textId="4A948CF3" w:rsidR="006F7F3A" w:rsidRDefault="006F7F3A" w:rsidP="006F7F3A">
      <w:r>
        <w:t xml:space="preserve">En caso de </w:t>
      </w:r>
      <w:r w:rsidRPr="006F7F3A">
        <w:rPr>
          <w:i/>
          <w:iCs/>
        </w:rPr>
        <w:t>push</w:t>
      </w:r>
      <w:r>
        <w:t xml:space="preserve"> a la rama principal:</w:t>
      </w:r>
    </w:p>
    <w:p w14:paraId="6B1BBCB1" w14:textId="4B8A0906" w:rsidR="006F7F3A" w:rsidRDefault="006F7F3A" w:rsidP="006F7F3A">
      <w:pPr>
        <w:pStyle w:val="Prrafodelista"/>
        <w:numPr>
          <w:ilvl w:val="0"/>
          <w:numId w:val="49"/>
        </w:numPr>
      </w:pPr>
      <w:r>
        <w:t xml:space="preserve">Se construye automáticamente la imagen Docker del </w:t>
      </w:r>
      <w:r w:rsidRPr="006F7F3A">
        <w:rPr>
          <w:i/>
          <w:iCs/>
        </w:rPr>
        <w:t>back-end</w:t>
      </w:r>
      <w:r>
        <w:t>.</w:t>
      </w:r>
    </w:p>
    <w:p w14:paraId="6A754378" w14:textId="77777777" w:rsidR="006F7F3A" w:rsidRDefault="006F7F3A" w:rsidP="006F7F3A">
      <w:pPr>
        <w:pStyle w:val="Prrafodelista"/>
        <w:numPr>
          <w:ilvl w:val="0"/>
          <w:numId w:val="49"/>
        </w:numPr>
      </w:pPr>
      <w:r>
        <w:t>Se optimiza el proceso mediante cacheo de capas.</w:t>
      </w:r>
    </w:p>
    <w:p w14:paraId="4EF427FF" w14:textId="4A2AE3E2" w:rsidR="006F7F3A" w:rsidRPr="006F7F3A" w:rsidRDefault="006F7F3A" w:rsidP="006F7F3A">
      <w:pPr>
        <w:pStyle w:val="Prrafodelista"/>
        <w:numPr>
          <w:ilvl w:val="0"/>
          <w:numId w:val="49"/>
        </w:numPr>
      </w:pPr>
      <w:r>
        <w:t>Se prepara la imagen para un posible despliegue en producción.</w:t>
      </w:r>
    </w:p>
    <w:p>
      <w:pPr>
        <w:pStyle w:val="Normal"/>
      </w:pPr>
      <w:r>
        <w:t xml:space="preserve">Estrategia de ramificación</w:t>
      </w:r>
    </w:p>
    <w:p>
      <w:pPr>
        <w:pStyle w:val="Normal"/>
      </w:pPr>
      <w:r>
        <w:t xml:space="preserve">El proyecto sigue una estrategia de ramificación (branching strategy) basada en dos ramas permanentes. La rama develop concentra todo el desarrollo activo: cada nueva funcionalidad, corrección de errores o tarea de refactorización se implementa en esta rama antes de ser integrada. Sobre cada push a develop se ejecuta automáticamente el pipeline de CI/CD, que valida el código mediante pruebas unitarias y análisis estático antes de construir el artefacto.</w:t>
      </w:r>
    </w:p>
    <w:p>
      <w:pPr>
        <w:pStyle w:val="Normal"/>
      </w:pPr>
      <w:r>
        <w:t xml:space="preserve">La rama main representa el estado estable y desplegable de la aplicación. Un merge desde develop a main únicamente se realiza cuando el pipeline completo ha concluido satisfactoriamente, garantizando que la rama principal nunca contiene código en estado incorrecto. Un merge exitoso a main desencadena adicionalmente el paso de construcción y publicación de la imagen Docker, preparando la nueva versión para su despliegue.</w:t>
      </w:r>
    </w:p>
    <w:p>
      <w:pPr>
        <w:pStyle w:val="Normal"/>
      </w:pPr>
      <w:r>
        <w:t xml:space="preserve">Esta separación entre rama de integración (develop) y rama de producción (main) proporciona un cortafuegos de calidad automatizado, elimina la dependencia de revisiones manuales para detectar regresiones y facilita la trazabilidad entre versiones desplegadas y commits específicos de la rama principal.</w:t>
      </w:r>
    </w:p>
    <w:p>
      <w:pPr>
        <w:pStyle w:val="Ttulo3"/>
      </w:pPr>
      <w:r>
        <w:t xml:space="preserve">Despliegue en Kubernetes con Minikube</w:t>
      </w:r>
    </w:p>
    <w:p>
      <w:pPr>
        <w:pStyle w:val="Normal"/>
      </w:pPr>
      <w:r>
        <w:t xml:space="preserve">Kubernetes es una plataforma de orquestación de contenedores de código abierto que automatiza el despliegue, el escalado y la gestión de aplicaciones contenerizadas. Permite describir el estado deseado del sistema mediante ficheros de configuración declarativos (manifiestos YAML) y se encarga de reconciliar continuamente el estado real del clúster con el estado deseado.</w:t>
      </w:r>
    </w:p>
    <w:p>
      <w:pPr>
        <w:pStyle w:val="Normal"/>
      </w:pPr>
      <w:r>
        <w:t xml:space="preserve">Para facilitar la validación local del despliegue orquestado sin necesidad de infraestructura en la nube, se ha utilizado Minikube. Esta herramienta levanta un clúster Kubernetes de un único nodo directamente en el equipo del desarrollador, simulando un entorno de producción real con un coste operativo mínimo.</w:t>
      </w:r>
    </w:p>
    <w:p>
      <w:pPr>
        <w:pStyle w:val="Normal"/>
      </w:pPr>
      <w:r>
        <w:t xml:space="preserve">El despliegue de MovieMate en Kubernetes se describe mediante los siguientes recursos:</w:t>
      </w:r>
    </w:p>
    <w:p>
      <w:pPr>
        <w:pStyle w:val="Prrafodelista"/>
        <w:numPr>
          <w:ilvl w:val="0"/>
          <w:numId w:val="61"/>
        </w:numPr>
      </w:pPr>
      <w:r>
        <w:t xml:space="preserve">Namespace moviemate: agrupa y aísla todos los recursos del proyecto de otros workloads del clúster, facilitando la gestión de permisos y la limpieza del entorno.</w:t>
      </w:r>
    </w:p>
    <w:p>
      <w:pPr>
        <w:pStyle w:val="Prrafodelista"/>
        <w:numPr>
          <w:ilvl w:val="0"/>
          <w:numId w:val="61"/>
        </w:numPr>
      </w:pPr>
      <w:r>
        <w:t xml:space="preserve">ConfigMap: almacena la configuración no sensible de la aplicación, como el nombre de la base de datos, el perfil activo de Spring Boot, el puerto de escucha y la URL del servidor.</w:t>
      </w:r>
    </w:p>
    <w:p>
      <w:pPr>
        <w:pStyle w:val="Prrafodelista"/>
        <w:numPr>
          <w:ilvl w:val="0"/>
          <w:numId w:val="61"/>
        </w:numPr>
      </w:pPr>
      <w:r>
        <w:t xml:space="preserve">Secret: almacena las credenciales sensibles codificadas en base64: contraseña de PostgreSQL, clave secreta JWT y clave de la API de TMDB. Kubernetes inyecta estos valores como variables de entorno en los contenedores en tiempo de arranque.</w:t>
      </w:r>
    </w:p>
    <w:p>
      <w:pPr>
        <w:pStyle w:val="Prrafodelista"/>
        <w:numPr>
          <w:ilvl w:val="0"/>
          <w:numId w:val="61"/>
        </w:numPr>
      </w:pPr>
      <w:r>
        <w:t xml:space="preserve">PersistentVolumeClaim (PVC): solicita almacenamiento persistente para los datos de PostgreSQL, garantizando que la información se conserva entre reinicios de pod o actualizaciones del Deployment.</w:t>
      </w:r>
    </w:p>
    <w:p>
      <w:pPr>
        <w:pStyle w:val="Prrafodelista"/>
        <w:numPr>
          <w:ilvl w:val="0"/>
          <w:numId w:val="61"/>
        </w:numPr>
      </w:pPr>
      <w:r>
        <w:t xml:space="preserve">Deployment de PostgreSQL: define el pod de base de datos, monta el PVC como volumen y carga las credenciales desde el Secret.</w:t>
      </w:r>
    </w:p>
    <w:p>
      <w:pPr>
        <w:pStyle w:val="Prrafodelista"/>
        <w:numPr>
          <w:ilvl w:val="0"/>
          <w:numId w:val="61"/>
        </w:numPr>
      </w:pPr>
      <w:r>
        <w:t xml:space="preserve">Service ClusterIP para PostgreSQL: expone la base de datos internamente dentro del clúster mediante un nombre de servicio estable, desacoplando la dirección IP del pod de la configuración del back-end.</w:t>
      </w:r>
    </w:p>
    <w:p>
      <w:pPr>
        <w:pStyle w:val="Prrafodelista"/>
        <w:numPr>
          <w:ilvl w:val="0"/>
          <w:numId w:val="61"/>
        </w:numPr>
      </w:pPr>
      <w:r>
        <w:t xml:space="preserve">Deployment del back-end: define el pod de la aplicación Spring Boot con la imagen Docker generada en el pipeline de CI/CD. Incluye sondas de liveness y readiness para garantizar que el servicio únicamente recibe tráfico cuando está completamente iniciado y operativo.</w:t>
      </w:r>
    </w:p>
    <w:p>
      <w:pPr>
        <w:pStyle w:val="Prrafodelista"/>
        <w:numPr>
          <w:ilvl w:val="0"/>
          <w:numId w:val="61"/>
        </w:numPr>
      </w:pPr>
      <w:r>
        <w:t xml:space="preserve">Service NodePort para el back-end: expone el back-end externamente para permitir el acceso desde el navegador durante el desarrollo local con Minikube.</w:t>
      </w:r>
    </w:p>
    <w:p>
      <w:pPr>
        <w:pStyle w:val="Normal"/>
      </w:pPr>
      <w:r>
        <w:t xml:space="preserve">El proceso de despliegue local con Minikube sigue los pasos a continuación:</w:t>
      </w:r>
    </w:p>
    <w:p>
      <w:pPr>
        <w:pStyle w:val="Prrafodelista"/>
        <w:numPr>
          <w:ilvl w:val="0"/>
          <w:numId w:val="62"/>
        </w:numPr>
      </w:pPr>
      <w:r>
        <w:t xml:space="preserve">Inicialización del clúster: minikube start arranca el nodo local y configura el contexto de kubectl para apuntar al clúster Minikube.</w:t>
      </w:r>
    </w:p>
    <w:p>
      <w:pPr>
        <w:pStyle w:val="Prrafodelista"/>
        <w:numPr>
          <w:ilvl w:val="0"/>
          <w:numId w:val="62"/>
        </w:numPr>
      </w:pPr>
      <w:r>
        <w:t xml:space="preserve">Carga de la imagen: minikube image load moviemate-backend:latest inyecta la imagen Docker directamente en el registro interno del clúster, evitando la necesidad de un registro externo en el entorno de desarrollo.</w:t>
      </w:r>
    </w:p>
    <w:p>
      <w:pPr>
        <w:pStyle w:val="Prrafodelista"/>
        <w:numPr>
          <w:ilvl w:val="0"/>
          <w:numId w:val="62"/>
        </w:numPr>
      </w:pPr>
      <w:r>
        <w:t xml:space="preserve">Aplicación de manifiestos: kubectl apply -f k8s/ aplica todos los recursos definidos en el directorio de manifiestos. Kubernetes gestiona automáticamente el orden de creación respetando las dependencias entre recursos.</w:t>
      </w:r>
    </w:p>
    <w:p>
      <w:pPr>
        <w:pStyle w:val="Prrafodelista"/>
        <w:numPr>
          <w:ilvl w:val="0"/>
          <w:numId w:val="62"/>
        </w:numPr>
      </w:pPr>
      <w:r>
        <w:t xml:space="preserve">Verificación: kubectl get pods -n moviemate permite monitorizar el estado de los pods y confirmar que todos se encuentran en estado Running.</w:t>
      </w:r>
    </w:p>
    <w:p>
      <w:pPr>
        <w:pStyle w:val="Prrafodelista"/>
        <w:numPr>
          <w:ilvl w:val="0"/>
          <w:numId w:val="62"/>
        </w:numPr>
      </w:pPr>
      <w:r>
        <w:t xml:space="preserve">Acceso al servicio: minikube service backend-service -n moviemate abre el servicio en el navegador, resolviendo automáticamente la IP del nodo y el puerto NodePort asignado.</w:t>
      </w:r>
    </w:p>
    <w:p>
      <w:pPr>
        <w:pStyle w:val="Normal"/>
      </w:pPr>
      <w:r>
        <w:t xml:space="preserve">En el entorno de integración continua, una vez que el pipeline de GitHub Actions construye y publica la imagen Docker con éxito tras un merge a main, se ejecuta automáticamente un paso adicional de despliegue que actualiza el Deployment del clúster mediante kubectl set image o kubectl apply. Esto garantiza que el clúster refleja siempre la última versión estable de la aplicación sin intervención manual.</w:t>
      </w:r>
    </w:p>
    <w:p>
      <w:pPr>
        <w:pStyle w:val="Normal"/>
      </w:pPr>
      <w:r>
        <w:t xml:space="preserve">La combinación de Minikube para el entorno local y Kubernetes para el entorno de producción garantiza la paridad entre ambos entornos, reduciendo el riesgo de diferencias de comportamiento entre el desarrollo y la puesta en producción.</w:t>
      </w:r>
    </w:p>
    <w:p>
      <w:pPr>
        <w:pStyle w:val="Normal"/>
      </w:pPr>
      <w:r>
        <w:t xml:space="preserve">[Figura 4.11: Diagrama del pipeline completo de CI/CD y despliegue automatizado en Kubernetes con Minikube, desde el push a la rama main hasta el pod en ejecución.]</w:t>
      </w:r>
    </w:p>
    <w:p w14:paraId="293B37CC" w14:textId="77777777" w:rsidR="003D4D41" w:rsidRPr="007B1868" w:rsidRDefault="003D4D41" w:rsidP="003D4D41">
      <w:pPr>
        <w:pStyle w:val="Ttulo1"/>
      </w:pPr>
      <w:bookmarkStart w:id="191" w:name="_Toc222830808"/>
      <w:r w:rsidRPr="007B1868">
        <w:lastRenderedPageBreak/>
        <w:t>Conclusiones</w:t>
      </w:r>
      <w:r w:rsidR="00723913" w:rsidRPr="007B1868">
        <w:t xml:space="preserve"> y vías futuras</w:t>
      </w:r>
      <w:bookmarkEnd w:id="191"/>
    </w:p>
    <w:p>
      <w:pPr>
        <w:pStyle w:val="Heading2"/>
      </w:pPr>
      <w:r>
        <w:t xml:space="preserve">Conclusiones</w:t>
      </w:r>
    </w:p>
    <w:p>
      <w:pPr>
        <w:pStyle w:val="Normal"/>
      </w:pPr>
      <w:r>
        <w:t xml:space="preserve">El desarrollo de MovieMate ha permitido construir una plataforma web completa para la gestión y valoración de contenido audiovisual, cumpliendo con los objetivos planteados al inicio del proyecto. Se ha implementado una aplicación full-stack funcional que integra de forma coherente un back-end basado en Spring Boot y una interfaz de usuario desarrollada con React y TypeScript, desplegable en un entorno contenerizado mediante Docker y con un pipeline de integración continua operativo.</w:t>
      </w:r>
    </w:p>
    <w:p>
      <w:pPr>
        <w:pStyle w:val="Normal"/>
      </w:pPr>
      <w:r>
        <w:t xml:space="preserve">Desde el punto de vista técnico, el proyecto ha supuesto la aplicación práctica de un conjunto amplio de tecnologías y patrones propios del desarrollo web moderno. La arquitectura en capas adoptada en el back-end ha demostrado ser una elección acertada para un proyecto de esta escala, favoreciendo la separación de responsabilidades y la mantenibilidad del código. La estrategia de sincronización bajo demanda con la API de TMDB ha permitido reducir la dependencia de servicios externos y optimizar el rendimiento del sistema, almacenando el contenido únicamente cuando existe interacción real por parte de los usuarios.</w:t>
      </w:r>
    </w:p>
    <w:p>
      <w:pPr>
        <w:pStyle w:val="Normal"/>
      </w:pPr>
      <w:r>
        <w:t xml:space="preserve">En el ámbito del cliente, el uso de TanStack Query y Zustand ha simplificado considerablemente la gestión del estado asíncrono, reduciendo la complejidad asociada al desarrollo de aplicaciones de página única con múltiples fuentes de datos. La adopción de un sistema de diseño consistente ha resultado en una interfaz cohesiva, responsive y con una experiencia de usuario fluida, alineada con las expectativas de los usuarios de plataformas de referencia como Letterboxd o IMDb.</w:t>
      </w:r>
    </w:p>
    <w:p>
      <w:pPr>
        <w:pStyle w:val="Normal"/>
      </w:pPr>
      <w:r>
        <w:t xml:space="preserve">La incorporación de pruebas unitarias automatizadas sobre la capa de servicios y de un pipeline de integración continua ha reforzado la calidad del sistema, garantizando que las modificaciones al código son validadas de forma automática antes de su incorporación al repositorio principal.</w:t>
      </w:r>
    </w:p>
    <w:p>
      <w:pPr>
        <w:pStyle w:val="Heading2"/>
      </w:pPr>
      <w:r>
        <w:t xml:space="preserve">Trabajo futuro</w:t>
      </w:r>
    </w:p>
    <w:p>
      <w:pPr>
        <w:pStyle w:val="Normal"/>
      </w:pPr>
      <w:r>
        <w:t xml:space="preserve">Aunque el sistema desarrollado cubre los objetivos planteados, existen diversas líneas de mejora y extensión que podrían incorporarse en futuras iteraciones del proyecto. En primer lugar, sería conveniente extender el soporte multiplataforma mediante el desarrollo de una aplicación móvil nativa para iOS y Android, aprovechando tecnologías como React Native que permitirían reutilizar la lógica de negocio ya desarrollada en el cliente web.</w:t>
      </w:r>
    </w:p>
    <w:p>
      <w:pPr>
        <w:pStyle w:val="Normal"/>
      </w:pPr>
      <w:r>
        <w:t xml:space="preserve">En segundo lugar, el motor de recomendaciones de la plataforma podría mejorarse incorporando algoritmos de filtrado colaborativo o técnicas de aprendizaje automático basadas en el historial de valoraciones, los géneros preferidos y la actividad social del usuario, con el objetivo de ofrecer sugerencias de contenido más personalizadas y relevantes.</w:t>
      </w:r>
    </w:p>
    <w:p>
      <w:pPr>
        <w:pStyle w:val="Normal"/>
      </w:pPr>
      <w:r>
        <w:t xml:space="preserve">En tercer lugar, la integración con plataformas de streaming permitiría mostrar en tiempo real la disponibilidad de cada título en los servicios a los que el usuario está suscrito, añadiendo un valor diferencial significativo. Asimismo, la incorporación de funcionalidades adicionales como la planificación de visualizaciones en grupo, la gamificación de la experiencia o la exportación del historial de visionado ampliarían considerablemente el atractivo de la plataforma.</w:t>
      </w:r>
    </w:p>
    <w:p>
      <w:pPr>
        <w:pStyle w:val="Normal"/>
      </w:pPr>
      <w:r>
        <w:t xml:space="preserve">Desde el punto de vista de la escalabilidad, una vez que el proyecto alcanzase un volumen de usuarios significativo, podría estudiarse la transición hacia una arquitectura de microservicios, desacoplando los servicios de mayor carga (como las notificaciones en tiempo real o la integración con TMDB) en unidades independientes con escalado horizontal autónomo.</w:t>
      </w:r>
    </w:p>
    <w:p w14:paraId="5FD8460E" w14:textId="77777777" w:rsidR="00723913" w:rsidRPr="007B1868" w:rsidRDefault="00723913" w:rsidP="008E17A8">
      <w:pPr>
        <w:pStyle w:val="Comentario"/>
      </w:pPr>
      <w:r w:rsidRPr="007B1868">
        <w:t>Puede estar subdividido en dos apartados: (1) conclusiones, (2) trabajo futuro. El trabajo futuro se refiere a carencias actuales del trabajo que están sujetas a mejoras en el futuro, posibles extensiones para dotar de mayor funcionalidad, etc.</w:t>
      </w:r>
    </w:p>
    <w:p w14:paraId="070462BA" w14:textId="77777777" w:rsidR="003D4D41" w:rsidRDefault="003D4D41" w:rsidP="003D4D41">
      <w:pPr>
        <w:pStyle w:val="Ttulo1"/>
      </w:pPr>
      <w:bookmarkStart w:id="192" w:name="_Toc222830809"/>
      <w:r w:rsidRPr="007B1868">
        <w:lastRenderedPageBreak/>
        <w:t>Bibliografía</w:t>
      </w:r>
      <w:r w:rsidR="00113388" w:rsidRPr="007B1868">
        <w:rPr>
          <w:rStyle w:val="Refdenotaalpie"/>
        </w:rPr>
        <w:footnoteReference w:id="2"/>
      </w:r>
      <w:bookmarkEnd w:id="192"/>
    </w:p>
    <w:p w14:paraId="2D683A83" w14:textId="7F27789F" w:rsidR="00B85D05" w:rsidRPr="00B85D05" w:rsidRDefault="00B85D05" w:rsidP="00D264DF">
      <w:pPr>
        <w:pStyle w:val="Prrafodelista"/>
        <w:numPr>
          <w:ilvl w:val="0"/>
          <w:numId w:val="2"/>
        </w:numPr>
        <w:rPr>
          <w:lang w:val="en-US"/>
        </w:rPr>
      </w:pPr>
      <w:bookmarkStart w:id="193" w:name="_Ref213707480"/>
      <w:r w:rsidRPr="00B85D05">
        <w:t xml:space="preserve">Nielsen. (2024). </w:t>
      </w:r>
      <w:r w:rsidRPr="00B85D05">
        <w:rPr>
          <w:i/>
          <w:iCs/>
        </w:rPr>
        <w:t>El tiempo dedicado al streaming supera el 40 % en junio, la mayor cuota de uso de la televisión en la historia de The Gauge™ de Nielsen</w:t>
      </w:r>
      <w:r w:rsidRPr="00B85D05">
        <w:t xml:space="preserve">. </w:t>
      </w:r>
      <w:r w:rsidRPr="00B85D05">
        <w:rPr>
          <w:lang w:val="en-US"/>
        </w:rPr>
        <w:t>[Online]. Available: https://www.nielsen.com/es/news-center/2024/time-spent-streaming-surges-to-over-40-percent-in-june-2024/</w:t>
      </w:r>
      <w:bookmarkEnd w:id="193"/>
    </w:p>
    <w:p w14:paraId="68350120" w14:textId="5AC8563B" w:rsidR="00960DA5" w:rsidRPr="00BC053E" w:rsidRDefault="00960DA5" w:rsidP="00D264DF">
      <w:pPr>
        <w:pStyle w:val="Prrafodelista"/>
        <w:numPr>
          <w:ilvl w:val="0"/>
          <w:numId w:val="2"/>
        </w:numPr>
        <w:rPr>
          <w:lang w:val="en-US"/>
        </w:rPr>
      </w:pPr>
      <w:bookmarkStart w:id="194" w:name="_Ref213707581"/>
      <w:r w:rsidRPr="00960DA5">
        <w:t xml:space="preserve">ADSLZone. (2025). </w:t>
      </w:r>
      <w:r w:rsidRPr="00960DA5">
        <w:rPr>
          <w:i/>
          <w:iCs/>
        </w:rPr>
        <w:t>Mejores apps para cinéfilos: listas de películas por ver</w:t>
      </w:r>
      <w:r w:rsidRPr="00960DA5">
        <w:t xml:space="preserve">. </w:t>
      </w:r>
      <w:r w:rsidRPr="00960DA5">
        <w:rPr>
          <w:lang w:val="en-US"/>
        </w:rPr>
        <w:t>[Online]. Available:</w:t>
      </w:r>
      <w:r w:rsidR="00BC053E">
        <w:rPr>
          <w:lang w:val="en-US"/>
        </w:rPr>
        <w:t xml:space="preserve"> </w:t>
      </w:r>
      <w:r w:rsidR="00BC053E" w:rsidRPr="00BC053E">
        <w:rPr>
          <w:lang w:val="en-US"/>
        </w:rPr>
        <w:t>https://www.adslzone.net/noticias/moviles/apps-control-peliculas-vistas-por-ver/</w:t>
      </w:r>
    </w:p>
    <w:p w14:paraId="53DAB28B" w14:textId="3499FEBC" w:rsidR="008B7461" w:rsidRPr="008B7461" w:rsidRDefault="008B7461" w:rsidP="00D264DF">
      <w:pPr>
        <w:pStyle w:val="Prrafodelista"/>
        <w:numPr>
          <w:ilvl w:val="0"/>
          <w:numId w:val="2"/>
        </w:numPr>
        <w:rPr>
          <w:lang w:val="en-US"/>
        </w:rPr>
      </w:pPr>
      <w:bookmarkStart w:id="195" w:name="_Ref213707594"/>
      <w:bookmarkEnd w:id="194"/>
      <w:r w:rsidRPr="008B7461">
        <w:rPr>
          <w:lang w:val="en-US"/>
        </w:rPr>
        <w:t>Robert Steiner. (2025). Why Letterboxd b</w:t>
      </w:r>
      <w:r>
        <w:rPr>
          <w:lang w:val="en-US"/>
        </w:rPr>
        <w:t xml:space="preserve">ecame the go-to platform for online film buffs. Variety. [Online]. Available: </w:t>
      </w:r>
      <w:r w:rsidRPr="008B7461">
        <w:rPr>
          <w:lang w:val="en-US"/>
        </w:rPr>
        <w:t>https://variety.com/vip/letterboxd-year-end-report-growth-1236277320/</w:t>
      </w:r>
    </w:p>
    <w:p w14:paraId="4E680017" w14:textId="0346F2BB" w:rsidR="00D264DF" w:rsidRPr="00DA25F1" w:rsidRDefault="00D264DF" w:rsidP="00D264DF">
      <w:pPr>
        <w:pStyle w:val="Prrafodelista"/>
        <w:numPr>
          <w:ilvl w:val="0"/>
          <w:numId w:val="2"/>
        </w:numPr>
        <w:rPr>
          <w:lang w:val="en-US"/>
        </w:rPr>
      </w:pPr>
      <w:r w:rsidRPr="00DA25F1">
        <w:rPr>
          <w:lang w:val="en-US"/>
        </w:rPr>
        <w:t xml:space="preserve">Letterboxd. (2024). </w:t>
      </w:r>
      <w:r w:rsidRPr="00DA25F1">
        <w:rPr>
          <w:i/>
          <w:iCs/>
          <w:lang w:val="en-US"/>
        </w:rPr>
        <w:t>Letterboxd - Social film discovery</w:t>
      </w:r>
      <w:r w:rsidRPr="00DA25F1">
        <w:rPr>
          <w:lang w:val="en-US"/>
        </w:rPr>
        <w:t xml:space="preserve">. [Online]. Available: </w:t>
      </w:r>
      <w:r>
        <w:fldChar w:fldCharType="begin"/>
      </w:r>
      <w:r w:rsidRPr="005B41DD">
        <w:rPr>
          <w:lang w:val="en-US"/>
          <w:rPrChange w:id="196" w:author="FRANCISCO GARCIA SANCHEZ" w:date="2026-02-09T10:23:00Z" w16du:dateUtc="2026-02-09T09:23:00Z">
            <w:rPr/>
          </w:rPrChange>
        </w:rPr>
        <w:instrText>HYPERLINK "https://letterboxd.com/" \t "_new"</w:instrText>
      </w:r>
      <w:r>
        <w:fldChar w:fldCharType="separate"/>
      </w:r>
      <w:r w:rsidRPr="00DA25F1">
        <w:rPr>
          <w:lang w:val="en-US"/>
        </w:rPr>
        <w:t>https://letterboxd.com/</w:t>
      </w:r>
      <w:r>
        <w:fldChar w:fldCharType="end"/>
      </w:r>
      <w:bookmarkEnd w:id="195"/>
    </w:p>
    <w:p w14:paraId="06D86334" w14:textId="477044FD" w:rsidR="00D264DF" w:rsidRPr="00D264DF" w:rsidRDefault="00D264DF" w:rsidP="00D264DF">
      <w:pPr>
        <w:pStyle w:val="Prrafodelista"/>
        <w:numPr>
          <w:ilvl w:val="0"/>
          <w:numId w:val="2"/>
        </w:numPr>
      </w:pPr>
      <w:bookmarkStart w:id="197" w:name="_Ref213707607"/>
      <w:r w:rsidRPr="00DA25F1">
        <w:rPr>
          <w:lang w:val="en-US"/>
        </w:rPr>
        <w:t xml:space="preserve">IMDb. (2024). </w:t>
      </w:r>
      <w:r w:rsidRPr="00DA25F1">
        <w:rPr>
          <w:i/>
          <w:iCs/>
          <w:lang w:val="en-US"/>
        </w:rPr>
        <w:t>IMDb - Ratings, Reviews, and Where to Watch the Best Movies &amp; TV Shows</w:t>
      </w:r>
      <w:r w:rsidRPr="00DA25F1">
        <w:rPr>
          <w:lang w:val="en-US"/>
        </w:rPr>
        <w:t xml:space="preserve">. </w:t>
      </w:r>
      <w:r w:rsidRPr="00D264DF">
        <w:t xml:space="preserve">[Online]. Available: </w:t>
      </w:r>
      <w:hyperlink r:id="rId33" w:tgtFrame="_new" w:history="1">
        <w:r w:rsidRPr="00D264DF">
          <w:t>https://www.imdb.com/</w:t>
        </w:r>
      </w:hyperlink>
      <w:bookmarkEnd w:id="197"/>
    </w:p>
    <w:p w14:paraId="36626422" w14:textId="7D57B460" w:rsidR="00D264DF" w:rsidRPr="00DA25F1" w:rsidRDefault="00D264DF" w:rsidP="00D264DF">
      <w:pPr>
        <w:pStyle w:val="Prrafodelista"/>
        <w:numPr>
          <w:ilvl w:val="0"/>
          <w:numId w:val="2"/>
        </w:numPr>
        <w:rPr>
          <w:lang w:val="en-US"/>
        </w:rPr>
      </w:pPr>
      <w:bookmarkStart w:id="198" w:name="_Ref213707620"/>
      <w:r w:rsidRPr="00DA25F1">
        <w:rPr>
          <w:lang w:val="en-US"/>
        </w:rPr>
        <w:t xml:space="preserve">Serializd. (2024). </w:t>
      </w:r>
      <w:r w:rsidRPr="00DA25F1">
        <w:rPr>
          <w:i/>
          <w:iCs/>
          <w:lang w:val="en-US"/>
        </w:rPr>
        <w:t>Serializd - The social platform for TV</w:t>
      </w:r>
      <w:r w:rsidRPr="00DA25F1">
        <w:rPr>
          <w:lang w:val="en-US"/>
        </w:rPr>
        <w:t>. [Online]. Available: https://serializd.com/</w:t>
      </w:r>
      <w:bookmarkEnd w:id="198"/>
    </w:p>
    <w:p w14:paraId="77A84690" w14:textId="0DF90BD6" w:rsidR="00D264DF" w:rsidRPr="00DA25F1" w:rsidRDefault="00D264DF" w:rsidP="00D264DF">
      <w:pPr>
        <w:pStyle w:val="Prrafodelista"/>
        <w:numPr>
          <w:ilvl w:val="0"/>
          <w:numId w:val="2"/>
        </w:numPr>
        <w:rPr>
          <w:lang w:val="en-US"/>
        </w:rPr>
      </w:pPr>
      <w:bookmarkStart w:id="199" w:name="_Ref213707633"/>
      <w:r w:rsidRPr="00DA25F1">
        <w:rPr>
          <w:lang w:val="en-US"/>
        </w:rPr>
        <w:t xml:space="preserve">Spring. (2024). </w:t>
      </w:r>
      <w:r w:rsidRPr="00DA25F1">
        <w:rPr>
          <w:i/>
          <w:iCs/>
          <w:lang w:val="en-US"/>
        </w:rPr>
        <w:t>Spring Boot documentation</w:t>
      </w:r>
      <w:r w:rsidRPr="00DA25F1">
        <w:rPr>
          <w:lang w:val="en-US"/>
        </w:rPr>
        <w:t xml:space="preserve">. [Online]. Available: </w:t>
      </w:r>
      <w:r>
        <w:fldChar w:fldCharType="begin"/>
      </w:r>
      <w:r w:rsidRPr="005B41DD">
        <w:rPr>
          <w:lang w:val="en-US"/>
          <w:rPrChange w:id="200" w:author="FRANCISCO GARCIA SANCHEZ" w:date="2026-02-09T10:23:00Z" w16du:dateUtc="2026-02-09T09:23:00Z">
            <w:rPr/>
          </w:rPrChange>
        </w:rPr>
        <w:instrText>HYPERLINK "https://spring.io/projects/spring-boot" \t "_new"</w:instrText>
      </w:r>
      <w:r>
        <w:fldChar w:fldCharType="separate"/>
      </w:r>
      <w:r w:rsidRPr="00DA25F1">
        <w:rPr>
          <w:lang w:val="en-US"/>
        </w:rPr>
        <w:t>https://spring.io/projects/spring-boot</w:t>
      </w:r>
      <w:r>
        <w:fldChar w:fldCharType="end"/>
      </w:r>
      <w:bookmarkEnd w:id="199"/>
    </w:p>
    <w:p w14:paraId="0DA7F6D4" w14:textId="7F9C2836" w:rsidR="00D264DF" w:rsidRPr="00DA25F1" w:rsidRDefault="00D264DF" w:rsidP="00D264DF">
      <w:pPr>
        <w:pStyle w:val="Prrafodelista"/>
        <w:numPr>
          <w:ilvl w:val="0"/>
          <w:numId w:val="2"/>
        </w:numPr>
        <w:rPr>
          <w:lang w:val="en-US"/>
        </w:rPr>
      </w:pPr>
      <w:bookmarkStart w:id="201" w:name="_Ref213707645"/>
      <w:r w:rsidRPr="00DA25F1">
        <w:rPr>
          <w:lang w:val="en-US"/>
        </w:rPr>
        <w:t xml:space="preserve">Oracle. (2024). </w:t>
      </w:r>
      <w:r w:rsidRPr="00DA25F1">
        <w:rPr>
          <w:i/>
          <w:iCs/>
          <w:lang w:val="en-US"/>
        </w:rPr>
        <w:t>Java Platform, Standard Edition</w:t>
      </w:r>
      <w:r w:rsidRPr="00DA25F1">
        <w:rPr>
          <w:lang w:val="en-US"/>
        </w:rPr>
        <w:t xml:space="preserve">. [Online]. Available: </w:t>
      </w:r>
      <w:r>
        <w:fldChar w:fldCharType="begin"/>
      </w:r>
      <w:r w:rsidRPr="005B41DD">
        <w:rPr>
          <w:lang w:val="en-US"/>
          <w:rPrChange w:id="202" w:author="FRANCISCO GARCIA SANCHEZ" w:date="2026-02-09T10:23:00Z" w16du:dateUtc="2026-02-09T09:23:00Z">
            <w:rPr/>
          </w:rPrChange>
        </w:rPr>
        <w:instrText>HYPERLINK "https://www.java.com/" \t "_new"</w:instrText>
      </w:r>
      <w:r>
        <w:fldChar w:fldCharType="separate"/>
      </w:r>
      <w:r w:rsidRPr="00DA25F1">
        <w:rPr>
          <w:lang w:val="en-US"/>
        </w:rPr>
        <w:t>https://www.java.com/</w:t>
      </w:r>
      <w:r>
        <w:fldChar w:fldCharType="end"/>
      </w:r>
      <w:bookmarkEnd w:id="201"/>
    </w:p>
    <w:p w14:paraId="7FB4E7DF" w14:textId="28C152F9" w:rsidR="00D264DF" w:rsidRDefault="00D264DF" w:rsidP="00D264DF">
      <w:pPr>
        <w:pStyle w:val="Prrafodelista"/>
        <w:numPr>
          <w:ilvl w:val="0"/>
          <w:numId w:val="2"/>
        </w:numPr>
      </w:pPr>
      <w:bookmarkStart w:id="203" w:name="_Ref213707657"/>
      <w:r w:rsidRPr="00DA25F1">
        <w:rPr>
          <w:lang w:val="en-US"/>
        </w:rPr>
        <w:t xml:space="preserve">PostgreSQL Global Development Group. (2024). </w:t>
      </w:r>
      <w:r w:rsidRPr="00DA25F1">
        <w:rPr>
          <w:i/>
          <w:iCs/>
          <w:lang w:val="en-US"/>
        </w:rPr>
        <w:t>PostgreSQL Database</w:t>
      </w:r>
      <w:r w:rsidRPr="00DA25F1">
        <w:rPr>
          <w:lang w:val="en-US"/>
        </w:rPr>
        <w:t xml:space="preserve">. </w:t>
      </w:r>
      <w:r w:rsidRPr="00D264DF">
        <w:t xml:space="preserve">[Online]. Available: </w:t>
      </w:r>
      <w:hyperlink r:id="rId34" w:tgtFrame="_new" w:history="1">
        <w:r w:rsidRPr="00D264DF">
          <w:t>https://www.postgresql.org/</w:t>
        </w:r>
      </w:hyperlink>
      <w:bookmarkEnd w:id="203"/>
    </w:p>
    <w:p w14:paraId="5C1253A1" w14:textId="03171F45" w:rsidR="00E06686" w:rsidRPr="00E06686" w:rsidRDefault="00E06686" w:rsidP="00D264DF">
      <w:pPr>
        <w:pStyle w:val="Prrafodelista"/>
        <w:numPr>
          <w:ilvl w:val="0"/>
          <w:numId w:val="2"/>
        </w:numPr>
        <w:rPr>
          <w:lang w:val="en-US"/>
        </w:rPr>
      </w:pPr>
      <w:r>
        <w:t xml:space="preserve"> </w:t>
      </w:r>
      <w:bookmarkStart w:id="204" w:name="_Ref213707666"/>
      <w:r w:rsidRPr="00864D00">
        <w:rPr>
          <w:i/>
          <w:iCs/>
        </w:rPr>
        <w:t>Amazon Web Services</w:t>
      </w:r>
      <w:r>
        <w:t xml:space="preserve">. (2024). </w:t>
      </w:r>
      <w:r w:rsidRPr="00864D00">
        <w:t>¿Qué es una API de RESTful?</w:t>
      </w:r>
      <w:r>
        <w:t>.</w:t>
      </w:r>
      <w:r w:rsidRPr="00D264DF">
        <w:t xml:space="preserve"> </w:t>
      </w:r>
      <w:r w:rsidRPr="00DA25F1">
        <w:rPr>
          <w:lang w:val="en-US"/>
        </w:rPr>
        <w:t xml:space="preserve">[Online]. </w:t>
      </w:r>
      <w:r w:rsidRPr="00293AE6">
        <w:rPr>
          <w:lang w:val="en-US"/>
        </w:rPr>
        <w:t>Available: https://aws.amazon.com/es/what-is/restful-api/</w:t>
      </w:r>
      <w:bookmarkEnd w:id="204"/>
    </w:p>
    <w:p w14:paraId="22E351CC" w14:textId="22033B38" w:rsidR="0093454B" w:rsidRPr="00DA25F1" w:rsidRDefault="0093454B" w:rsidP="0093454B">
      <w:pPr>
        <w:pStyle w:val="Prrafodelista"/>
        <w:numPr>
          <w:ilvl w:val="0"/>
          <w:numId w:val="2"/>
        </w:numPr>
        <w:rPr>
          <w:lang w:val="en-US"/>
        </w:rPr>
      </w:pPr>
      <w:r>
        <w:rPr>
          <w:lang w:val="en-US"/>
        </w:rPr>
        <w:t xml:space="preserve"> </w:t>
      </w:r>
      <w:bookmarkStart w:id="205" w:name="_Ref223385329"/>
      <w:r>
        <w:rPr>
          <w:lang w:val="en-US"/>
        </w:rPr>
        <w:t>OpenAPI Initiative</w:t>
      </w:r>
      <w:r w:rsidRPr="00DA25F1">
        <w:rPr>
          <w:lang w:val="en-US"/>
        </w:rPr>
        <w:t>. (202</w:t>
      </w:r>
      <w:r>
        <w:rPr>
          <w:lang w:val="en-US"/>
        </w:rPr>
        <w:t>5</w:t>
      </w:r>
      <w:r w:rsidRPr="00DA25F1">
        <w:rPr>
          <w:lang w:val="en-US"/>
        </w:rPr>
        <w:t xml:space="preserve">). </w:t>
      </w:r>
      <w:r>
        <w:rPr>
          <w:i/>
          <w:iCs/>
          <w:lang w:val="en-US"/>
        </w:rPr>
        <w:t>OpenAPI Specification – Define standard, language-agnostic RESTful APIs</w:t>
      </w:r>
      <w:r w:rsidRPr="00DA25F1">
        <w:rPr>
          <w:lang w:val="en-US"/>
        </w:rPr>
        <w:t xml:space="preserve">. [Online]. Available: </w:t>
      </w:r>
      <w:hyperlink r:id="rId35" w:history="1">
        <w:r w:rsidRPr="0093454B">
          <w:rPr>
            <w:rStyle w:val="Hipervnculo"/>
            <w:lang w:val="en-US"/>
          </w:rPr>
          <w:t>https://www.openapis.org/</w:t>
        </w:r>
      </w:hyperlink>
      <w:bookmarkEnd w:id="205"/>
    </w:p>
    <w:p w14:paraId="13F14F37" w14:textId="1B0F55AE" w:rsidR="0093454B" w:rsidRPr="00DA25F1" w:rsidRDefault="0093454B" w:rsidP="0093454B">
      <w:pPr>
        <w:pStyle w:val="Prrafodelista"/>
        <w:numPr>
          <w:ilvl w:val="0"/>
          <w:numId w:val="2"/>
        </w:numPr>
        <w:rPr>
          <w:lang w:val="en-US"/>
        </w:rPr>
      </w:pPr>
      <w:r>
        <w:rPr>
          <w:lang w:val="en-US"/>
        </w:rPr>
        <w:t xml:space="preserve"> </w:t>
      </w:r>
      <w:bookmarkStart w:id="206" w:name="_Ref223385334"/>
      <w:r>
        <w:rPr>
          <w:lang w:val="en-US"/>
        </w:rPr>
        <w:t>Swagger</w:t>
      </w:r>
      <w:r w:rsidRPr="00DA25F1">
        <w:rPr>
          <w:lang w:val="en-US"/>
        </w:rPr>
        <w:t>. (202</w:t>
      </w:r>
      <w:r>
        <w:rPr>
          <w:lang w:val="en-US"/>
        </w:rPr>
        <w:t>5</w:t>
      </w:r>
      <w:r w:rsidRPr="00DA25F1">
        <w:rPr>
          <w:lang w:val="en-US"/>
        </w:rPr>
        <w:t xml:space="preserve">). </w:t>
      </w:r>
      <w:r>
        <w:rPr>
          <w:i/>
          <w:iCs/>
          <w:lang w:val="en-US"/>
        </w:rPr>
        <w:t>API Development Tools</w:t>
      </w:r>
      <w:r w:rsidRPr="00DA25F1">
        <w:rPr>
          <w:lang w:val="en-US"/>
        </w:rPr>
        <w:t xml:space="preserve">. [Online]. Available: </w:t>
      </w:r>
      <w:hyperlink r:id="rId36" w:history="1">
        <w:r w:rsidRPr="0093454B">
          <w:rPr>
            <w:rStyle w:val="Hipervnculo"/>
            <w:lang w:val="en-US"/>
          </w:rPr>
          <w:t>https://sw</w:t>
        </w:r>
        <w:r w:rsidRPr="0093454B">
          <w:rPr>
            <w:rStyle w:val="Hipervnculo"/>
            <w:lang w:val="en-US"/>
          </w:rPr>
          <w:t>a</w:t>
        </w:r>
        <w:r w:rsidRPr="0093454B">
          <w:rPr>
            <w:rStyle w:val="Hipervnculo"/>
            <w:lang w:val="en-US"/>
          </w:rPr>
          <w:t>g</w:t>
        </w:r>
        <w:r w:rsidRPr="0093454B">
          <w:rPr>
            <w:rStyle w:val="Hipervnculo"/>
            <w:lang w:val="en-US"/>
          </w:rPr>
          <w:t>g</w:t>
        </w:r>
        <w:r w:rsidRPr="0093454B">
          <w:rPr>
            <w:rStyle w:val="Hipervnculo"/>
            <w:lang w:val="en-US"/>
          </w:rPr>
          <w:t>er.io/</w:t>
        </w:r>
      </w:hyperlink>
      <w:bookmarkEnd w:id="206"/>
    </w:p>
    <w:p w14:paraId="40AC40AF" w14:textId="4F992E62" w:rsidR="0093454B" w:rsidRPr="00DA25F1" w:rsidRDefault="0093454B" w:rsidP="0093454B">
      <w:pPr>
        <w:pStyle w:val="Prrafodelista"/>
        <w:numPr>
          <w:ilvl w:val="0"/>
          <w:numId w:val="2"/>
        </w:numPr>
        <w:rPr>
          <w:lang w:val="en-US"/>
        </w:rPr>
      </w:pPr>
      <w:r>
        <w:rPr>
          <w:lang w:val="en-US"/>
        </w:rPr>
        <w:t xml:space="preserve"> </w:t>
      </w:r>
      <w:bookmarkStart w:id="207" w:name="_Ref223385342"/>
      <w:r>
        <w:rPr>
          <w:lang w:val="en-US"/>
        </w:rPr>
        <w:t>H2 Database Engine</w:t>
      </w:r>
      <w:r w:rsidRPr="00DA25F1">
        <w:rPr>
          <w:lang w:val="en-US"/>
        </w:rPr>
        <w:t>. (202</w:t>
      </w:r>
      <w:r>
        <w:rPr>
          <w:lang w:val="en-US"/>
        </w:rPr>
        <w:t>5</w:t>
      </w:r>
      <w:r w:rsidRPr="00DA25F1">
        <w:rPr>
          <w:lang w:val="en-US"/>
        </w:rPr>
        <w:t xml:space="preserve">). </w:t>
      </w:r>
      <w:r>
        <w:rPr>
          <w:i/>
          <w:iCs/>
          <w:lang w:val="en-US"/>
        </w:rPr>
        <w:t>H2 – Java SQL Database</w:t>
      </w:r>
      <w:r w:rsidRPr="00DA25F1">
        <w:rPr>
          <w:lang w:val="en-US"/>
        </w:rPr>
        <w:t xml:space="preserve">. [Online]. Available: </w:t>
      </w:r>
      <w:hyperlink r:id="rId37" w:history="1">
        <w:r w:rsidR="000B59BB" w:rsidRPr="000B59BB">
          <w:rPr>
            <w:rStyle w:val="Hipervnculo"/>
            <w:lang w:val="en-US"/>
          </w:rPr>
          <w:t>https://www.h2database.com/</w:t>
        </w:r>
      </w:hyperlink>
      <w:bookmarkEnd w:id="207"/>
    </w:p>
    <w:p w14:paraId="5A305371" w14:textId="370ED7C5" w:rsidR="00D264DF" w:rsidRPr="00E06686" w:rsidRDefault="0093454B" w:rsidP="00E06686">
      <w:pPr>
        <w:pStyle w:val="Prrafodelista"/>
        <w:numPr>
          <w:ilvl w:val="0"/>
          <w:numId w:val="2"/>
        </w:numPr>
        <w:rPr>
          <w:lang w:val="en-US"/>
        </w:rPr>
      </w:pPr>
      <w:r>
        <w:rPr>
          <w:lang w:val="en-US"/>
        </w:rPr>
        <w:t xml:space="preserve"> </w:t>
      </w:r>
      <w:bookmarkStart w:id="208" w:name="_Ref223385346"/>
      <w:r w:rsidR="000B59BB">
        <w:rPr>
          <w:lang w:val="en-US"/>
        </w:rPr>
        <w:t>JaCoCo</w:t>
      </w:r>
      <w:r w:rsidRPr="00DA25F1">
        <w:rPr>
          <w:lang w:val="en-US"/>
        </w:rPr>
        <w:t>. (202</w:t>
      </w:r>
      <w:r w:rsidR="000B59BB">
        <w:rPr>
          <w:lang w:val="en-US"/>
        </w:rPr>
        <w:t>5</w:t>
      </w:r>
      <w:r w:rsidRPr="00DA25F1">
        <w:rPr>
          <w:lang w:val="en-US"/>
        </w:rPr>
        <w:t>).</w:t>
      </w:r>
      <w:r w:rsidR="000B59BB">
        <w:rPr>
          <w:lang w:val="en-US"/>
        </w:rPr>
        <w:t xml:space="preserve"> </w:t>
      </w:r>
      <w:r w:rsidR="000B59BB">
        <w:rPr>
          <w:i/>
          <w:iCs/>
          <w:lang w:val="en-US"/>
        </w:rPr>
        <w:t>JaCoCo – Java Code Coverage Library</w:t>
      </w:r>
      <w:r w:rsidRPr="00DA25F1">
        <w:rPr>
          <w:lang w:val="en-US"/>
        </w:rPr>
        <w:t xml:space="preserve">. [Online]. Available: </w:t>
      </w:r>
      <w:hyperlink r:id="rId38" w:history="1">
        <w:r w:rsidR="000B59BB" w:rsidRPr="000B59BB">
          <w:rPr>
            <w:rStyle w:val="Hipervnculo"/>
            <w:lang w:val="en-US"/>
          </w:rPr>
          <w:t>https://www.jacoco.or</w:t>
        </w:r>
        <w:r w:rsidR="000B59BB" w:rsidRPr="000B59BB">
          <w:rPr>
            <w:rStyle w:val="Hipervnculo"/>
            <w:lang w:val="en-US"/>
          </w:rPr>
          <w:t>g</w:t>
        </w:r>
        <w:r w:rsidR="000B59BB" w:rsidRPr="000B59BB">
          <w:rPr>
            <w:rStyle w:val="Hipervnculo"/>
            <w:lang w:val="en-US"/>
          </w:rPr>
          <w:t>/jacoco/</w:t>
        </w:r>
      </w:hyperlink>
      <w:bookmarkEnd w:id="208"/>
    </w:p>
    <w:p w14:paraId="0AFDF297" w14:textId="4CC6BD04" w:rsidR="00D264DF" w:rsidRPr="00D264DF" w:rsidRDefault="00D264DF" w:rsidP="00D264DF">
      <w:pPr>
        <w:pStyle w:val="Prrafodelista"/>
        <w:numPr>
          <w:ilvl w:val="0"/>
          <w:numId w:val="2"/>
        </w:numPr>
      </w:pPr>
      <w:r w:rsidRPr="00293AE6">
        <w:rPr>
          <w:lang w:val="en-US"/>
        </w:rPr>
        <w:t xml:space="preserve"> </w:t>
      </w:r>
      <w:bookmarkStart w:id="209" w:name="_Ref213707676"/>
      <w:r w:rsidRPr="00DA25F1">
        <w:rPr>
          <w:lang w:val="en-US"/>
        </w:rPr>
        <w:t xml:space="preserve">Meta Open Source. (2024). </w:t>
      </w:r>
      <w:r w:rsidRPr="00DA25F1">
        <w:rPr>
          <w:i/>
          <w:iCs/>
          <w:lang w:val="en-US"/>
        </w:rPr>
        <w:t>React – A JavaScript library for building user interfaces</w:t>
      </w:r>
      <w:r w:rsidRPr="00DA25F1">
        <w:rPr>
          <w:lang w:val="en-US"/>
        </w:rPr>
        <w:t xml:space="preserve">. </w:t>
      </w:r>
      <w:r w:rsidRPr="00D264DF">
        <w:t xml:space="preserve">[Online]. Available: </w:t>
      </w:r>
      <w:hyperlink r:id="rId39" w:tgtFrame="_new" w:history="1">
        <w:r w:rsidRPr="00D264DF">
          <w:t>https://react.dev/</w:t>
        </w:r>
      </w:hyperlink>
      <w:bookmarkEnd w:id="209"/>
    </w:p>
    <w:p w14:paraId="4B504AD8" w14:textId="52D4E7A0" w:rsidR="00D264DF" w:rsidRPr="00DA25F1" w:rsidRDefault="00D264DF" w:rsidP="00D264DF">
      <w:pPr>
        <w:pStyle w:val="Prrafodelista"/>
        <w:numPr>
          <w:ilvl w:val="0"/>
          <w:numId w:val="2"/>
        </w:numPr>
        <w:rPr>
          <w:lang w:val="en-US"/>
        </w:rPr>
      </w:pPr>
      <w:r w:rsidRPr="00DA25F1">
        <w:rPr>
          <w:lang w:val="en-US"/>
        </w:rPr>
        <w:t xml:space="preserve"> </w:t>
      </w:r>
      <w:bookmarkStart w:id="210" w:name="_Ref213707686"/>
      <w:r w:rsidRPr="00DA25F1">
        <w:rPr>
          <w:lang w:val="en-US"/>
        </w:rPr>
        <w:t xml:space="preserve">Microsoft. (2024). </w:t>
      </w:r>
      <w:r w:rsidRPr="00DA25F1">
        <w:rPr>
          <w:i/>
          <w:iCs/>
          <w:lang w:val="en-US"/>
        </w:rPr>
        <w:t>TypeScript – Typed JavaScript at Any Scale</w:t>
      </w:r>
      <w:r w:rsidRPr="00DA25F1">
        <w:rPr>
          <w:lang w:val="en-US"/>
        </w:rPr>
        <w:t xml:space="preserve">. [Online]. Available: </w:t>
      </w:r>
      <w:r>
        <w:fldChar w:fldCharType="begin"/>
      </w:r>
      <w:r w:rsidRPr="001F3895">
        <w:rPr>
          <w:lang w:val="en-US"/>
          <w:rPrChange w:id="211" w:author="FRANCISCO GARCIA SANCHEZ" w:date="2026-02-09T10:16:00Z" w16du:dateUtc="2026-02-09T09:16:00Z">
            <w:rPr/>
          </w:rPrChange>
        </w:rPr>
        <w:instrText>HYPERLINK "https://www.typescriptlang.org/" \t "_new"</w:instrText>
      </w:r>
      <w:r>
        <w:fldChar w:fldCharType="separate"/>
      </w:r>
      <w:r w:rsidRPr="00DA25F1">
        <w:rPr>
          <w:lang w:val="en-US"/>
        </w:rPr>
        <w:t>https://www.typescriptlang.org/</w:t>
      </w:r>
      <w:r>
        <w:fldChar w:fldCharType="end"/>
      </w:r>
      <w:bookmarkEnd w:id="210"/>
    </w:p>
    <w:p w14:paraId="62541EF4" w14:textId="459DD3D8" w:rsidR="00D264DF" w:rsidRPr="00DA25F1" w:rsidRDefault="00D264DF" w:rsidP="00D264DF">
      <w:pPr>
        <w:pStyle w:val="Prrafodelista"/>
        <w:numPr>
          <w:ilvl w:val="0"/>
          <w:numId w:val="2"/>
        </w:numPr>
        <w:rPr>
          <w:lang w:val="en-US"/>
        </w:rPr>
      </w:pPr>
      <w:r w:rsidRPr="00DA25F1">
        <w:rPr>
          <w:lang w:val="en-US"/>
        </w:rPr>
        <w:t xml:space="preserve"> </w:t>
      </w:r>
      <w:bookmarkStart w:id="212" w:name="_Ref213707696"/>
      <w:r w:rsidRPr="00DA25F1">
        <w:rPr>
          <w:lang w:val="en-US"/>
        </w:rPr>
        <w:t xml:space="preserve">Tailwind Labs. (2024). </w:t>
      </w:r>
      <w:r w:rsidRPr="00DA25F1">
        <w:rPr>
          <w:i/>
          <w:iCs/>
          <w:lang w:val="en-US"/>
        </w:rPr>
        <w:t>Tailwind CSS Documentation</w:t>
      </w:r>
      <w:r w:rsidRPr="00DA25F1">
        <w:rPr>
          <w:lang w:val="en-US"/>
        </w:rPr>
        <w:t xml:space="preserve">. [Online]. Available: </w:t>
      </w:r>
      <w:r>
        <w:fldChar w:fldCharType="begin"/>
      </w:r>
      <w:r w:rsidRPr="001F3895">
        <w:rPr>
          <w:lang w:val="en-US"/>
          <w:rPrChange w:id="213" w:author="FRANCISCO GARCIA SANCHEZ" w:date="2026-02-09T10:16:00Z" w16du:dateUtc="2026-02-09T09:16:00Z">
            <w:rPr/>
          </w:rPrChange>
        </w:rPr>
        <w:instrText>HYPERLINK "https://tailwindcss.com/" \t "_new"</w:instrText>
      </w:r>
      <w:r>
        <w:fldChar w:fldCharType="separate"/>
      </w:r>
      <w:r w:rsidRPr="00DA25F1">
        <w:rPr>
          <w:lang w:val="en-US"/>
        </w:rPr>
        <w:t>https://tailwindcss.com/</w:t>
      </w:r>
      <w:r>
        <w:fldChar w:fldCharType="end"/>
      </w:r>
      <w:bookmarkEnd w:id="212"/>
    </w:p>
    <w:p w14:paraId="5034525A" w14:textId="2A7E2D55" w:rsidR="00D264DF" w:rsidRPr="00DA25F1" w:rsidRDefault="00D264DF" w:rsidP="00D264DF">
      <w:pPr>
        <w:pStyle w:val="Prrafodelista"/>
        <w:numPr>
          <w:ilvl w:val="0"/>
          <w:numId w:val="2"/>
        </w:numPr>
        <w:rPr>
          <w:lang w:val="en-US"/>
        </w:rPr>
      </w:pPr>
      <w:r w:rsidRPr="00DA25F1">
        <w:rPr>
          <w:lang w:val="en-US"/>
        </w:rPr>
        <w:t xml:space="preserve"> </w:t>
      </w:r>
      <w:bookmarkStart w:id="214" w:name="_Ref213707706"/>
      <w:r w:rsidRPr="00DA25F1">
        <w:rPr>
          <w:lang w:val="en-US"/>
        </w:rPr>
        <w:t xml:space="preserve">Mantine. (2024). </w:t>
      </w:r>
      <w:r w:rsidRPr="00DA25F1">
        <w:rPr>
          <w:i/>
          <w:iCs/>
          <w:lang w:val="en-US"/>
        </w:rPr>
        <w:t>Mantine React Components Library</w:t>
      </w:r>
      <w:r w:rsidRPr="00DA25F1">
        <w:rPr>
          <w:lang w:val="en-US"/>
        </w:rPr>
        <w:t xml:space="preserve">. [Online]. Available: </w:t>
      </w:r>
      <w:r>
        <w:fldChar w:fldCharType="begin"/>
      </w:r>
      <w:r w:rsidRPr="001F3895">
        <w:rPr>
          <w:lang w:val="en-US"/>
          <w:rPrChange w:id="215" w:author="FRANCISCO GARCIA SANCHEZ" w:date="2026-02-09T10:16:00Z" w16du:dateUtc="2026-02-09T09:16:00Z">
            <w:rPr/>
          </w:rPrChange>
        </w:rPr>
        <w:instrText>HYPERLINK "https://mantine.dev/" \t "_new"</w:instrText>
      </w:r>
      <w:r>
        <w:fldChar w:fldCharType="separate"/>
      </w:r>
      <w:r w:rsidRPr="00DA25F1">
        <w:rPr>
          <w:lang w:val="en-US"/>
        </w:rPr>
        <w:t>https://mantine.dev/</w:t>
      </w:r>
      <w:r>
        <w:fldChar w:fldCharType="end"/>
      </w:r>
      <w:bookmarkEnd w:id="214"/>
    </w:p>
    <w:p w14:paraId="02482D20" w14:textId="71DC4634" w:rsidR="00D264DF" w:rsidRPr="00DA25F1" w:rsidRDefault="00D264DF" w:rsidP="00D264DF">
      <w:pPr>
        <w:pStyle w:val="Prrafodelista"/>
        <w:numPr>
          <w:ilvl w:val="0"/>
          <w:numId w:val="2"/>
        </w:numPr>
        <w:rPr>
          <w:lang w:val="en-US"/>
        </w:rPr>
      </w:pPr>
      <w:r w:rsidRPr="00DA25F1">
        <w:rPr>
          <w:lang w:val="en-US"/>
        </w:rPr>
        <w:lastRenderedPageBreak/>
        <w:t xml:space="preserve"> </w:t>
      </w:r>
      <w:bookmarkStart w:id="216" w:name="_Ref213707714"/>
      <w:r w:rsidRPr="00DA25F1">
        <w:rPr>
          <w:lang w:val="en-US"/>
        </w:rPr>
        <w:t xml:space="preserve">The Movie Database (TMDB). (2024). </w:t>
      </w:r>
      <w:r w:rsidRPr="00DA25F1">
        <w:rPr>
          <w:i/>
          <w:iCs/>
          <w:lang w:val="en-US"/>
        </w:rPr>
        <w:t>TMDB API and documentation</w:t>
      </w:r>
      <w:r w:rsidRPr="00DA25F1">
        <w:rPr>
          <w:lang w:val="en-US"/>
        </w:rPr>
        <w:t xml:space="preserve">. [Online]. Available: </w:t>
      </w:r>
      <w:r>
        <w:fldChar w:fldCharType="begin"/>
      </w:r>
      <w:r w:rsidRPr="001F3895">
        <w:rPr>
          <w:lang w:val="en-US"/>
          <w:rPrChange w:id="217" w:author="FRANCISCO GARCIA SANCHEZ" w:date="2026-02-09T10:16:00Z" w16du:dateUtc="2026-02-09T09:16:00Z">
            <w:rPr/>
          </w:rPrChange>
        </w:rPr>
        <w:instrText>HYPERLINK "https://www.themoviedb.org/" \t "_new"</w:instrText>
      </w:r>
      <w:r>
        <w:fldChar w:fldCharType="separate"/>
      </w:r>
      <w:r w:rsidRPr="00DA25F1">
        <w:rPr>
          <w:lang w:val="en-US"/>
        </w:rPr>
        <w:t>https://www.themoviedb.org/</w:t>
      </w:r>
      <w:r>
        <w:fldChar w:fldCharType="end"/>
      </w:r>
      <w:bookmarkEnd w:id="216"/>
    </w:p>
    <w:p w14:paraId="25F7E3B7" w14:textId="45D0AF27" w:rsidR="00D264DF" w:rsidRPr="00DA25F1" w:rsidRDefault="00D264DF" w:rsidP="00D264DF">
      <w:pPr>
        <w:pStyle w:val="Prrafodelista"/>
        <w:numPr>
          <w:ilvl w:val="0"/>
          <w:numId w:val="2"/>
        </w:numPr>
        <w:rPr>
          <w:lang w:val="en-US"/>
        </w:rPr>
      </w:pPr>
      <w:r w:rsidRPr="00DA25F1">
        <w:rPr>
          <w:lang w:val="en-US"/>
        </w:rPr>
        <w:t xml:space="preserve"> </w:t>
      </w:r>
      <w:bookmarkStart w:id="218" w:name="_Ref213707726"/>
      <w:r w:rsidRPr="00DA25F1">
        <w:rPr>
          <w:lang w:val="en-US"/>
        </w:rPr>
        <w:t xml:space="preserve">Microsoft. (2024). </w:t>
      </w:r>
      <w:r w:rsidRPr="00DA25F1">
        <w:rPr>
          <w:i/>
          <w:iCs/>
          <w:lang w:val="en-US"/>
        </w:rPr>
        <w:t>Visual Studio Code</w:t>
      </w:r>
      <w:r w:rsidRPr="00DA25F1">
        <w:rPr>
          <w:lang w:val="en-US"/>
        </w:rPr>
        <w:t xml:space="preserve">. [Online]. Available: </w:t>
      </w:r>
      <w:r>
        <w:fldChar w:fldCharType="begin"/>
      </w:r>
      <w:r w:rsidRPr="001F3895">
        <w:rPr>
          <w:lang w:val="en-US"/>
          <w:rPrChange w:id="219" w:author="FRANCISCO GARCIA SANCHEZ" w:date="2026-02-09T10:16:00Z" w16du:dateUtc="2026-02-09T09:16:00Z">
            <w:rPr/>
          </w:rPrChange>
        </w:rPr>
        <w:instrText>HYPERLINK "https://code.visualstudio.com/" \t "_new"</w:instrText>
      </w:r>
      <w:r>
        <w:fldChar w:fldCharType="separate"/>
      </w:r>
      <w:r w:rsidRPr="00DA25F1">
        <w:rPr>
          <w:lang w:val="en-US"/>
        </w:rPr>
        <w:t>https://code.visualstudio.com/</w:t>
      </w:r>
      <w:r>
        <w:fldChar w:fldCharType="end"/>
      </w:r>
      <w:bookmarkEnd w:id="218"/>
    </w:p>
    <w:p w14:paraId="31E7BB13" w14:textId="135BDA41" w:rsidR="00D264DF" w:rsidRPr="00DA25F1" w:rsidRDefault="00D264DF" w:rsidP="00D264DF">
      <w:pPr>
        <w:pStyle w:val="Prrafodelista"/>
        <w:numPr>
          <w:ilvl w:val="0"/>
          <w:numId w:val="2"/>
        </w:numPr>
        <w:rPr>
          <w:lang w:val="en-US"/>
        </w:rPr>
      </w:pPr>
      <w:r w:rsidRPr="00DA25F1">
        <w:rPr>
          <w:lang w:val="en-US"/>
        </w:rPr>
        <w:t xml:space="preserve"> </w:t>
      </w:r>
      <w:bookmarkStart w:id="220" w:name="_Ref213707734"/>
      <w:r w:rsidRPr="00DA25F1">
        <w:rPr>
          <w:lang w:val="en-US"/>
        </w:rPr>
        <w:t xml:space="preserve">Git SCM. (2024). </w:t>
      </w:r>
      <w:r w:rsidRPr="00DA25F1">
        <w:rPr>
          <w:i/>
          <w:iCs/>
          <w:lang w:val="en-US"/>
        </w:rPr>
        <w:t>Git – Distributed version control system</w:t>
      </w:r>
      <w:r w:rsidRPr="00DA25F1">
        <w:rPr>
          <w:lang w:val="en-US"/>
        </w:rPr>
        <w:t xml:space="preserve">. [Online]. Available: </w:t>
      </w:r>
      <w:r>
        <w:fldChar w:fldCharType="begin"/>
      </w:r>
      <w:r w:rsidRPr="001F3895">
        <w:rPr>
          <w:lang w:val="en-US"/>
          <w:rPrChange w:id="221" w:author="FRANCISCO GARCIA SANCHEZ" w:date="2026-02-09T10:16:00Z" w16du:dateUtc="2026-02-09T09:16:00Z">
            <w:rPr/>
          </w:rPrChange>
        </w:rPr>
        <w:instrText>HYPERLINK "https://git-scm.com/" \t "_new"</w:instrText>
      </w:r>
      <w:r>
        <w:fldChar w:fldCharType="separate"/>
      </w:r>
      <w:r w:rsidRPr="00DA25F1">
        <w:rPr>
          <w:lang w:val="en-US"/>
        </w:rPr>
        <w:t>https://git-scm.com/</w:t>
      </w:r>
      <w:r>
        <w:fldChar w:fldCharType="end"/>
      </w:r>
      <w:bookmarkEnd w:id="220"/>
    </w:p>
    <w:p w14:paraId="281E5ADE" w14:textId="62092937" w:rsidR="007C5ACC" w:rsidRPr="007C5ACC" w:rsidRDefault="00D264DF" w:rsidP="007C5ACC">
      <w:pPr>
        <w:pStyle w:val="Prrafodelista"/>
        <w:numPr>
          <w:ilvl w:val="0"/>
          <w:numId w:val="2"/>
        </w:numPr>
        <w:rPr>
          <w:lang w:val="en-US"/>
        </w:rPr>
      </w:pPr>
      <w:r w:rsidRPr="00DA25F1">
        <w:rPr>
          <w:lang w:val="en-US"/>
        </w:rPr>
        <w:t xml:space="preserve"> </w:t>
      </w:r>
      <w:bookmarkStart w:id="222" w:name="_Ref213707740"/>
      <w:r w:rsidRPr="00DA25F1">
        <w:rPr>
          <w:lang w:val="en-US"/>
        </w:rPr>
        <w:t xml:space="preserve">GitHub. (2024). </w:t>
      </w:r>
      <w:r w:rsidRPr="00DA25F1">
        <w:rPr>
          <w:i/>
          <w:iCs/>
          <w:lang w:val="en-US"/>
        </w:rPr>
        <w:t>GitHub – Where the world builds software</w:t>
      </w:r>
      <w:r w:rsidRPr="00DA25F1">
        <w:rPr>
          <w:lang w:val="en-US"/>
        </w:rPr>
        <w:t xml:space="preserve">. [Online]. Available: </w:t>
      </w:r>
      <w:r>
        <w:fldChar w:fldCharType="begin"/>
      </w:r>
      <w:r w:rsidRPr="001F3895">
        <w:rPr>
          <w:lang w:val="en-US"/>
          <w:rPrChange w:id="223" w:author="FRANCISCO GARCIA SANCHEZ" w:date="2026-02-09T10:16:00Z" w16du:dateUtc="2026-02-09T09:16:00Z">
            <w:rPr/>
          </w:rPrChange>
        </w:rPr>
        <w:instrText>HYPERLINK "https://github.com/" \t "_new"</w:instrText>
      </w:r>
      <w:r>
        <w:fldChar w:fldCharType="separate"/>
      </w:r>
      <w:r w:rsidRPr="00DA25F1">
        <w:rPr>
          <w:lang w:val="en-US"/>
        </w:rPr>
        <w:t>https://github.com/</w:t>
      </w:r>
      <w:r>
        <w:fldChar w:fldCharType="end"/>
      </w:r>
      <w:bookmarkEnd w:id="222"/>
    </w:p>
    <w:p w14:paraId="0CEDCBD6" w14:textId="01B4E229" w:rsidR="00D264DF" w:rsidRPr="007C5ACC" w:rsidRDefault="00D264DF" w:rsidP="00D264DF">
      <w:pPr>
        <w:pStyle w:val="Prrafodelista"/>
        <w:numPr>
          <w:ilvl w:val="0"/>
          <w:numId w:val="2"/>
        </w:numPr>
        <w:rPr>
          <w:lang w:val="en-US"/>
        </w:rPr>
      </w:pPr>
      <w:r w:rsidRPr="00DA25F1">
        <w:rPr>
          <w:lang w:val="en-US"/>
        </w:rPr>
        <w:t xml:space="preserve"> </w:t>
      </w:r>
      <w:bookmarkStart w:id="224" w:name="_Ref213707748"/>
      <w:r w:rsidRPr="00DA25F1">
        <w:rPr>
          <w:lang w:val="en-US"/>
        </w:rPr>
        <w:t xml:space="preserve">Postman. (2024). </w:t>
      </w:r>
      <w:r w:rsidRPr="00DA25F1">
        <w:rPr>
          <w:i/>
          <w:iCs/>
          <w:lang w:val="en-US"/>
        </w:rPr>
        <w:t>Postman API Platform</w:t>
      </w:r>
      <w:r w:rsidRPr="00DA25F1">
        <w:rPr>
          <w:lang w:val="en-US"/>
        </w:rPr>
        <w:t xml:space="preserve">. [Online]. Available: </w:t>
      </w:r>
      <w:r>
        <w:fldChar w:fldCharType="begin"/>
      </w:r>
      <w:r w:rsidRPr="001F3895">
        <w:rPr>
          <w:lang w:val="en-US"/>
          <w:rPrChange w:id="225" w:author="FRANCISCO GARCIA SANCHEZ" w:date="2026-02-09T10:16:00Z" w16du:dateUtc="2026-02-09T09:16:00Z">
            <w:rPr/>
          </w:rPrChange>
        </w:rPr>
        <w:instrText>HYPERLINK "https://www.postman.com/" \t "_new"</w:instrText>
      </w:r>
      <w:r>
        <w:fldChar w:fldCharType="separate"/>
      </w:r>
      <w:r w:rsidRPr="00DA25F1">
        <w:rPr>
          <w:lang w:val="en-US"/>
        </w:rPr>
        <w:t>https://www.postman.com/</w:t>
      </w:r>
      <w:r>
        <w:fldChar w:fldCharType="end"/>
      </w:r>
      <w:bookmarkEnd w:id="224"/>
    </w:p>
    <w:p w14:paraId="23E68E19" w14:textId="21C10645" w:rsidR="007C5ACC" w:rsidRPr="007C5ACC" w:rsidRDefault="007C5ACC" w:rsidP="007C5ACC">
      <w:pPr>
        <w:pStyle w:val="Prrafodelista"/>
        <w:numPr>
          <w:ilvl w:val="0"/>
          <w:numId w:val="2"/>
        </w:numPr>
        <w:rPr>
          <w:lang w:val="en-US"/>
        </w:rPr>
      </w:pPr>
      <w:r>
        <w:rPr>
          <w:lang w:val="en-US"/>
        </w:rPr>
        <w:t xml:space="preserve"> </w:t>
      </w:r>
      <w:bookmarkStart w:id="226" w:name="_Ref222073868"/>
      <w:r>
        <w:rPr>
          <w:lang w:val="en-US"/>
        </w:rPr>
        <w:t>pgAdmin</w:t>
      </w:r>
      <w:r w:rsidR="00A31D3B">
        <w:rPr>
          <w:lang w:val="en-US"/>
        </w:rPr>
        <w:t xml:space="preserve"> Development Team</w:t>
      </w:r>
      <w:r w:rsidRPr="00DA25F1">
        <w:rPr>
          <w:lang w:val="en-US"/>
        </w:rPr>
        <w:t>. (202</w:t>
      </w:r>
      <w:r w:rsidR="00A31D3B">
        <w:rPr>
          <w:lang w:val="en-US"/>
        </w:rPr>
        <w:t>5</w:t>
      </w:r>
      <w:r w:rsidRPr="00DA25F1">
        <w:rPr>
          <w:lang w:val="en-US"/>
        </w:rPr>
        <w:t>).</w:t>
      </w:r>
      <w:r w:rsidR="00A31D3B">
        <w:rPr>
          <w:lang w:val="en-US"/>
        </w:rPr>
        <w:t xml:space="preserve"> </w:t>
      </w:r>
      <w:r w:rsidR="00A31D3B">
        <w:rPr>
          <w:i/>
          <w:iCs/>
          <w:lang w:val="en-US"/>
        </w:rPr>
        <w:t>pgAdmin 4 – PostgreSQL Tools and Management</w:t>
      </w:r>
      <w:r w:rsidRPr="00DA25F1">
        <w:rPr>
          <w:lang w:val="en-US"/>
        </w:rPr>
        <w:t xml:space="preserve">. [Online]. Available: </w:t>
      </w:r>
      <w:hyperlink r:id="rId40" w:history="1">
        <w:r w:rsidR="00A31D3B" w:rsidRPr="00A31D3B">
          <w:rPr>
            <w:rStyle w:val="Hipervnculo"/>
            <w:lang w:val="en-US"/>
          </w:rPr>
          <w:t>https://www.pgadmin.org/</w:t>
        </w:r>
      </w:hyperlink>
      <w:bookmarkEnd w:id="226"/>
    </w:p>
    <w:p w14:paraId="62BB37E8" w14:textId="13C7C353" w:rsidR="00A31D3B" w:rsidRPr="007C5ACC" w:rsidRDefault="00A31D3B" w:rsidP="00A31D3B">
      <w:pPr>
        <w:pStyle w:val="Prrafodelista"/>
        <w:numPr>
          <w:ilvl w:val="0"/>
          <w:numId w:val="2"/>
        </w:numPr>
        <w:rPr>
          <w:lang w:val="en-US"/>
        </w:rPr>
      </w:pPr>
      <w:r>
        <w:rPr>
          <w:lang w:val="en-US"/>
        </w:rPr>
        <w:t xml:space="preserve"> </w:t>
      </w:r>
      <w:bookmarkStart w:id="227" w:name="_Ref222073876"/>
      <w:r>
        <w:rPr>
          <w:lang w:val="en-US"/>
        </w:rPr>
        <w:t>DBeaver Corp</w:t>
      </w:r>
      <w:r w:rsidRPr="00DA25F1">
        <w:rPr>
          <w:lang w:val="en-US"/>
        </w:rPr>
        <w:t>. (202</w:t>
      </w:r>
      <w:r>
        <w:rPr>
          <w:lang w:val="en-US"/>
        </w:rPr>
        <w:t>5</w:t>
      </w:r>
      <w:r w:rsidRPr="00DA25F1">
        <w:rPr>
          <w:lang w:val="en-US"/>
        </w:rPr>
        <w:t xml:space="preserve">). </w:t>
      </w:r>
      <w:r>
        <w:rPr>
          <w:i/>
          <w:iCs/>
          <w:lang w:val="en-US"/>
        </w:rPr>
        <w:t>DBeaver – Universal Database Tool</w:t>
      </w:r>
      <w:r w:rsidRPr="00DA25F1">
        <w:rPr>
          <w:lang w:val="en-US"/>
        </w:rPr>
        <w:t xml:space="preserve">. [Online]. Available: </w:t>
      </w:r>
      <w:r>
        <w:fldChar w:fldCharType="begin"/>
      </w:r>
      <w:r w:rsidRPr="009F6070">
        <w:rPr>
          <w:lang w:val="en-US"/>
          <w:rPrChange w:id="228" w:author="FRANCISCO GARCIA SANCHEZ" w:date="2026-03-02T06:11:00Z" w16du:dateUtc="2026-03-02T05:11:00Z">
            <w:rPr/>
          </w:rPrChange>
        </w:rPr>
        <w:instrText>HYPERLINK "https://dbeaver.com/"</w:instrText>
      </w:r>
      <w:r>
        <w:fldChar w:fldCharType="separate"/>
      </w:r>
      <w:r w:rsidRPr="00A31D3B">
        <w:rPr>
          <w:rStyle w:val="Hipervnculo"/>
          <w:lang w:val="en-US"/>
        </w:rPr>
        <w:t>https://dbeaver.com/</w:t>
      </w:r>
      <w:r>
        <w:fldChar w:fldCharType="end"/>
      </w:r>
      <w:bookmarkEnd w:id="227"/>
    </w:p>
    <w:p w14:paraId="5F023F27" w14:textId="74B5919E" w:rsidR="00F13A52" w:rsidRPr="00F13A52" w:rsidRDefault="00A31D3B" w:rsidP="00F13A52">
      <w:pPr>
        <w:pStyle w:val="Prrafodelista"/>
        <w:numPr>
          <w:ilvl w:val="0"/>
          <w:numId w:val="2"/>
        </w:numPr>
        <w:rPr>
          <w:lang w:val="en-US"/>
        </w:rPr>
      </w:pPr>
      <w:r w:rsidRPr="00A31D3B">
        <w:rPr>
          <w:lang w:val="en-US"/>
        </w:rPr>
        <w:t xml:space="preserve"> </w:t>
      </w:r>
      <w:bookmarkStart w:id="229" w:name="_Ref222073881"/>
      <w:r w:rsidRPr="00A31D3B">
        <w:rPr>
          <w:lang w:val="en-US"/>
        </w:rPr>
        <w:t xml:space="preserve">OpenAI. (2024). </w:t>
      </w:r>
      <w:r w:rsidRPr="00A31D3B">
        <w:rPr>
          <w:i/>
          <w:iCs/>
          <w:lang w:val="en-US"/>
        </w:rPr>
        <w:t>ChatGPT</w:t>
      </w:r>
      <w:r w:rsidRPr="00A31D3B">
        <w:rPr>
          <w:lang w:val="en-US"/>
        </w:rPr>
        <w:t xml:space="preserve">. [Online]. Available: </w:t>
      </w:r>
      <w:r>
        <w:fldChar w:fldCharType="begin"/>
      </w:r>
      <w:r w:rsidRPr="009F6070">
        <w:rPr>
          <w:lang w:val="en-US"/>
          <w:rPrChange w:id="230" w:author="FRANCISCO GARCIA SANCHEZ" w:date="2026-03-02T06:11:00Z" w16du:dateUtc="2026-03-02T05:11:00Z">
            <w:rPr/>
          </w:rPrChange>
        </w:rPr>
        <w:instrText>HYPERLINK "https://chatgpt.com/"</w:instrText>
      </w:r>
      <w:r>
        <w:fldChar w:fldCharType="separate"/>
      </w:r>
      <w:r w:rsidRPr="00A31D3B">
        <w:rPr>
          <w:rStyle w:val="Hipervnculo"/>
          <w:lang w:val="en-US"/>
        </w:rPr>
        <w:t>https://chatgpt.com/</w:t>
      </w:r>
      <w:r>
        <w:fldChar w:fldCharType="end"/>
      </w:r>
      <w:bookmarkEnd w:id="229"/>
    </w:p>
    <w:p w14:paraId="279CA85A" w14:textId="1B356F73" w:rsidR="00F13A52" w:rsidRPr="007C5ACC" w:rsidRDefault="00F13A52" w:rsidP="00F13A52">
      <w:pPr>
        <w:pStyle w:val="Prrafodelista"/>
        <w:numPr>
          <w:ilvl w:val="0"/>
          <w:numId w:val="2"/>
        </w:numPr>
        <w:rPr>
          <w:lang w:val="en-US"/>
        </w:rPr>
      </w:pPr>
      <w:r>
        <w:rPr>
          <w:lang w:val="en-US"/>
        </w:rPr>
        <w:t xml:space="preserve"> </w:t>
      </w:r>
      <w:bookmarkStart w:id="231" w:name="_Ref222830468"/>
      <w:r>
        <w:rPr>
          <w:lang w:val="en-US"/>
        </w:rPr>
        <w:t>J</w:t>
      </w:r>
      <w:r w:rsidR="00C810AA">
        <w:rPr>
          <w:lang w:val="en-US"/>
        </w:rPr>
        <w:t>U</w:t>
      </w:r>
      <w:r>
        <w:rPr>
          <w:lang w:val="en-US"/>
        </w:rPr>
        <w:t>nit Team</w:t>
      </w:r>
      <w:r w:rsidRPr="00DA25F1">
        <w:rPr>
          <w:lang w:val="en-US"/>
        </w:rPr>
        <w:t>. (202</w:t>
      </w:r>
      <w:r>
        <w:rPr>
          <w:lang w:val="en-US"/>
        </w:rPr>
        <w:t>5</w:t>
      </w:r>
      <w:r w:rsidRPr="00DA25F1">
        <w:rPr>
          <w:lang w:val="en-US"/>
        </w:rPr>
        <w:t>).</w:t>
      </w:r>
      <w:r>
        <w:rPr>
          <w:lang w:val="en-US"/>
        </w:rPr>
        <w:t xml:space="preserve"> </w:t>
      </w:r>
      <w:r>
        <w:rPr>
          <w:i/>
          <w:iCs/>
          <w:lang w:val="en-US"/>
        </w:rPr>
        <w:t>Junit 5 User Guide</w:t>
      </w:r>
      <w:r w:rsidRPr="00DA25F1">
        <w:rPr>
          <w:lang w:val="en-US"/>
        </w:rPr>
        <w:t xml:space="preserve">. [Online]. Available: </w:t>
      </w:r>
      <w:r>
        <w:fldChar w:fldCharType="begin"/>
      </w:r>
      <w:r w:rsidRPr="009F6070">
        <w:rPr>
          <w:lang w:val="en-US"/>
          <w:rPrChange w:id="232" w:author="FRANCISCO GARCIA SANCHEZ" w:date="2026-03-02T06:11:00Z" w16du:dateUtc="2026-03-02T05:11:00Z">
            <w:rPr/>
          </w:rPrChange>
        </w:rPr>
        <w:instrText>HYPERLINK "https://junit.org/junit5/"</w:instrText>
      </w:r>
      <w:r>
        <w:fldChar w:fldCharType="separate"/>
      </w:r>
      <w:r w:rsidRPr="00F13A52">
        <w:rPr>
          <w:rStyle w:val="Hipervnculo"/>
          <w:lang w:val="en-US"/>
        </w:rPr>
        <w:t>https://junit.org/junit5/</w:t>
      </w:r>
      <w:r>
        <w:fldChar w:fldCharType="end"/>
      </w:r>
      <w:bookmarkEnd w:id="231"/>
    </w:p>
    <w:p w14:paraId="2A97AE7C" w14:textId="6A2067AB" w:rsidR="00F13A52" w:rsidRDefault="00F13A52" w:rsidP="00F13A52">
      <w:pPr>
        <w:pStyle w:val="Prrafodelista"/>
        <w:numPr>
          <w:ilvl w:val="0"/>
          <w:numId w:val="2"/>
        </w:numPr>
        <w:rPr>
          <w:lang w:val="en-US"/>
        </w:rPr>
      </w:pPr>
      <w:r w:rsidRPr="00F13A52">
        <w:rPr>
          <w:lang w:val="en-US"/>
        </w:rPr>
        <w:t xml:space="preserve"> </w:t>
      </w:r>
      <w:bookmarkStart w:id="233" w:name="_Ref222830528"/>
      <w:r w:rsidRPr="00F13A52">
        <w:rPr>
          <w:lang w:val="en-US"/>
        </w:rPr>
        <w:t>Mockito Contributors</w:t>
      </w:r>
      <w:r w:rsidRPr="00DA25F1">
        <w:rPr>
          <w:lang w:val="en-US"/>
        </w:rPr>
        <w:t>. (202</w:t>
      </w:r>
      <w:r>
        <w:rPr>
          <w:lang w:val="en-US"/>
        </w:rPr>
        <w:t>5</w:t>
      </w:r>
      <w:r w:rsidRPr="00DA25F1">
        <w:rPr>
          <w:lang w:val="en-US"/>
        </w:rPr>
        <w:t>).</w:t>
      </w:r>
      <w:r>
        <w:rPr>
          <w:lang w:val="en-US"/>
        </w:rPr>
        <w:t xml:space="preserve"> </w:t>
      </w:r>
      <w:r w:rsidRPr="00F13A52">
        <w:rPr>
          <w:i/>
          <w:iCs/>
          <w:lang w:val="en-US"/>
        </w:rPr>
        <w:t>Mockito – Tasty mocking framework for unit tests in Java</w:t>
      </w:r>
      <w:r w:rsidRPr="00DA25F1">
        <w:rPr>
          <w:lang w:val="en-US"/>
        </w:rPr>
        <w:t xml:space="preserve">. [Online]. Available: </w:t>
      </w:r>
      <w:hyperlink r:id="rId41" w:history="1">
        <w:r w:rsidRPr="00F13A52">
          <w:rPr>
            <w:rStyle w:val="Hipervnculo"/>
            <w:lang w:val="en-US"/>
          </w:rPr>
          <w:t>https://site.mockito.org/</w:t>
        </w:r>
      </w:hyperlink>
      <w:bookmarkEnd w:id="233"/>
    </w:p>
    <w:p w14:paraId="643EF81C" w14:textId="180D9B13" w:rsidR="00F13A52" w:rsidRPr="00F13A52" w:rsidRDefault="00F13A52" w:rsidP="00F13A52">
      <w:pPr>
        <w:pStyle w:val="Prrafodelista"/>
        <w:numPr>
          <w:ilvl w:val="0"/>
          <w:numId w:val="2"/>
        </w:numPr>
        <w:rPr>
          <w:lang w:val="en-US"/>
        </w:rPr>
      </w:pPr>
      <w:r>
        <w:rPr>
          <w:lang w:val="en-US"/>
        </w:rPr>
        <w:t xml:space="preserve"> </w:t>
      </w:r>
      <w:bookmarkStart w:id="234" w:name="_Ref222830536"/>
      <w:r w:rsidRPr="00F13A52">
        <w:rPr>
          <w:lang w:val="en-US"/>
        </w:rPr>
        <w:t xml:space="preserve">Docker Inc. (2025). </w:t>
      </w:r>
      <w:r w:rsidRPr="00F13A52">
        <w:rPr>
          <w:i/>
          <w:iCs/>
          <w:lang w:val="en-US"/>
        </w:rPr>
        <w:t>Docker – Accelerated Container Application Development</w:t>
      </w:r>
      <w:r w:rsidRPr="00F13A52">
        <w:rPr>
          <w:lang w:val="en-US"/>
        </w:rPr>
        <w:t xml:space="preserve">. [Online]. Available: </w:t>
      </w:r>
      <w:hyperlink r:id="rId42" w:history="1">
        <w:r w:rsidRPr="00F13A52">
          <w:rPr>
            <w:rStyle w:val="Hipervnculo"/>
            <w:lang w:val="en-US"/>
          </w:rPr>
          <w:t>https://www.docker.com/</w:t>
        </w:r>
      </w:hyperlink>
      <w:bookmarkEnd w:id="234"/>
    </w:p>
    <w:p w14:paraId="45B1D500" w14:textId="4CDF0A59" w:rsidR="00F13A52" w:rsidRPr="007C5ACC" w:rsidRDefault="00F13A52" w:rsidP="00F13A52">
      <w:pPr>
        <w:pStyle w:val="Prrafodelista"/>
        <w:numPr>
          <w:ilvl w:val="0"/>
          <w:numId w:val="2"/>
        </w:numPr>
        <w:rPr>
          <w:lang w:val="en-US"/>
        </w:rPr>
      </w:pPr>
      <w:r>
        <w:rPr>
          <w:lang w:val="en-US"/>
        </w:rPr>
        <w:t xml:space="preserve"> </w:t>
      </w:r>
      <w:bookmarkStart w:id="235" w:name="_Ref222830541"/>
      <w:r>
        <w:rPr>
          <w:lang w:val="en-US"/>
        </w:rPr>
        <w:t>Docker Inc</w:t>
      </w:r>
      <w:r w:rsidRPr="00DA25F1">
        <w:rPr>
          <w:lang w:val="en-US"/>
        </w:rPr>
        <w:t>. (202</w:t>
      </w:r>
      <w:r>
        <w:rPr>
          <w:lang w:val="en-US"/>
        </w:rPr>
        <w:t>5</w:t>
      </w:r>
      <w:r w:rsidRPr="00DA25F1">
        <w:rPr>
          <w:lang w:val="en-US"/>
        </w:rPr>
        <w:t>).</w:t>
      </w:r>
      <w:r>
        <w:rPr>
          <w:lang w:val="en-US"/>
        </w:rPr>
        <w:t xml:space="preserve"> </w:t>
      </w:r>
      <w:r>
        <w:rPr>
          <w:i/>
          <w:iCs/>
          <w:lang w:val="en-US"/>
        </w:rPr>
        <w:t>Docker Compose – Define and run multi-container applications</w:t>
      </w:r>
      <w:r w:rsidRPr="00DA25F1">
        <w:rPr>
          <w:lang w:val="en-US"/>
        </w:rPr>
        <w:t xml:space="preserve">. [Online]. Available: </w:t>
      </w:r>
      <w:hyperlink r:id="rId43" w:history="1">
        <w:r w:rsidRPr="00F13A52">
          <w:rPr>
            <w:rStyle w:val="Hipervnculo"/>
            <w:lang w:val="en-US"/>
          </w:rPr>
          <w:t>https://docs.docker.com/compose/</w:t>
        </w:r>
      </w:hyperlink>
      <w:bookmarkEnd w:id="235"/>
    </w:p>
    <w:p w14:paraId="14C4FD88" w14:textId="25367499" w:rsidR="00F13A52" w:rsidRPr="00F13A52" w:rsidRDefault="00F13A52" w:rsidP="00F13A52">
      <w:pPr>
        <w:pStyle w:val="Prrafodelista"/>
        <w:numPr>
          <w:ilvl w:val="0"/>
          <w:numId w:val="2"/>
        </w:numPr>
        <w:rPr>
          <w:lang w:val="en-US"/>
        </w:rPr>
      </w:pPr>
      <w:r>
        <w:rPr>
          <w:lang w:val="en-US"/>
        </w:rPr>
        <w:t xml:space="preserve"> </w:t>
      </w:r>
      <w:bookmarkStart w:id="236" w:name="_Ref222830545"/>
      <w:r>
        <w:rPr>
          <w:lang w:val="en-US"/>
        </w:rPr>
        <w:t>GitHub</w:t>
      </w:r>
      <w:r w:rsidRPr="00DA25F1">
        <w:rPr>
          <w:lang w:val="en-US"/>
        </w:rPr>
        <w:t>. (202</w:t>
      </w:r>
      <w:r>
        <w:rPr>
          <w:lang w:val="en-US"/>
        </w:rPr>
        <w:t>5</w:t>
      </w:r>
      <w:r w:rsidRPr="00DA25F1">
        <w:rPr>
          <w:lang w:val="en-US"/>
        </w:rPr>
        <w:t>).</w:t>
      </w:r>
      <w:r>
        <w:rPr>
          <w:lang w:val="en-US"/>
        </w:rPr>
        <w:t xml:space="preserve"> </w:t>
      </w:r>
      <w:r>
        <w:rPr>
          <w:i/>
          <w:iCs/>
          <w:lang w:val="en-US"/>
        </w:rPr>
        <w:t>GitHub Actions – Automate your workflow</w:t>
      </w:r>
      <w:r w:rsidRPr="00DA25F1">
        <w:rPr>
          <w:lang w:val="en-US"/>
        </w:rPr>
        <w:t xml:space="preserve">. [Online]. Available: </w:t>
      </w:r>
      <w:r>
        <w:fldChar w:fldCharType="begin"/>
      </w:r>
      <w:r w:rsidRPr="009F6070">
        <w:rPr>
          <w:lang w:val="en-US"/>
          <w:rPrChange w:id="237" w:author="FRANCISCO GARCIA SANCHEZ" w:date="2026-03-02T06:11:00Z" w16du:dateUtc="2026-03-02T05:11:00Z">
            <w:rPr/>
          </w:rPrChange>
        </w:rPr>
        <w:instrText>HYPERLINK "https://github.com/features/actions"</w:instrText>
      </w:r>
      <w:r>
        <w:fldChar w:fldCharType="separate"/>
      </w:r>
      <w:r w:rsidRPr="00F13A52">
        <w:rPr>
          <w:rStyle w:val="Hipervnculo"/>
          <w:lang w:val="en-US"/>
        </w:rPr>
        <w:t>https://github.com/features/actions</w:t>
      </w:r>
      <w:r>
        <w:fldChar w:fldCharType="end"/>
      </w:r>
      <w:bookmarkEnd w:id="236"/>
    </w:p>
    <w:p w14:paraId="2C77BB71" w14:textId="77777777" w:rsidR="00B80F82" w:rsidRDefault="008A1CE4" w:rsidP="00B80F82">
      <w:pPr>
        <w:pStyle w:val="Comentario"/>
        <w:rPr>
          <w:b/>
        </w:rPr>
      </w:pPr>
      <w:r w:rsidRPr="007B1868">
        <w:t>Normalmente se organiza de una de las siguientes dos formas: (1) ordenado por orden de aparición en el documento; (2) ordenado alfabéticamente por el apellido del primer autor.</w:t>
      </w:r>
      <w:r w:rsidR="00DD0F18" w:rsidRPr="007B1868">
        <w:t xml:space="preserve"> ¡</w:t>
      </w:r>
      <w:r w:rsidR="00DD0F18" w:rsidRPr="007B1868">
        <w:rPr>
          <w:b/>
        </w:rPr>
        <w:t>Todas las entradas en el apartado de bibliografía tienen que aparecer referenciadas en el texto!</w:t>
      </w:r>
    </w:p>
    <w:p w14:paraId="7785DE83" w14:textId="38EE63CF" w:rsidR="00B80F82" w:rsidRDefault="00B80F82" w:rsidP="00B80F82">
      <w:pPr>
        <w:pStyle w:val="Ttulo1"/>
        <w:numPr>
          <w:ilvl w:val="0"/>
          <w:numId w:val="0"/>
        </w:numPr>
        <w:ind w:left="432"/>
      </w:pPr>
      <w:bookmarkStart w:id="238" w:name="_Ref222095083"/>
      <w:bookmarkStart w:id="239" w:name="_Toc222830810"/>
      <w:r>
        <w:lastRenderedPageBreak/>
        <w:t>Anexo A – Especificación de casos de uso</w:t>
      </w:r>
      <w:bookmarkEnd w:id="238"/>
      <w:bookmarkEnd w:id="239"/>
    </w:p>
    <w:p w14:paraId="060CC10F" w14:textId="007A5890" w:rsidR="00AE5D3D" w:rsidRDefault="00AE5D3D" w:rsidP="00AE5D3D">
      <w:r>
        <w:t>Este anexo recoge la especificación formal de los casos de uso principales del sistema MovieMate. Cada caso de uso se documenta utilizando una plantilla estructurada que describe el actor implicado, la funcionalidad del sistema, el objetivo perseguido y el resultado esperado.</w:t>
      </w:r>
    </w:p>
    <w:p w14:paraId="7F25CB00" w14:textId="325708A8" w:rsidR="00B80F82" w:rsidRDefault="00AE5D3D" w:rsidP="00AE5D3D">
      <w:r>
        <w:t>Esta documentación complementa los diagramas presentados en el capítulo 4.1, proporcionando mayor detalle sobre el comportamiento funcional del sistema.</w:t>
      </w:r>
    </w:p>
    <w:p w14:paraId="2E94D529" w14:textId="65C6B12E" w:rsidR="005278FD" w:rsidRDefault="005278FD" w:rsidP="005278FD">
      <w:pPr>
        <w:pStyle w:val="Ttulo2"/>
        <w:numPr>
          <w:ilvl w:val="0"/>
          <w:numId w:val="0"/>
        </w:numPr>
        <w:ind w:left="576"/>
      </w:pPr>
      <w:bookmarkStart w:id="240" w:name="_Toc222830811"/>
      <w:r>
        <w:t>A.1 Usuarios no registrados</w:t>
      </w:r>
      <w:bookmarkEnd w:id="240"/>
    </w:p>
    <w:p w14:paraId="2ED68D82" w14:textId="1255BE61" w:rsidR="002C3696" w:rsidRPr="002C3696" w:rsidRDefault="002C3696" w:rsidP="002C3696">
      <w:pPr>
        <w:rPr>
          <w:b/>
          <w:bCs/>
        </w:rPr>
      </w:pPr>
      <w:r w:rsidRPr="002C3696">
        <w:rPr>
          <w:b/>
          <w:bCs/>
        </w:rPr>
        <w:t xml:space="preserve">Caso de uso: </w:t>
      </w:r>
      <w:r w:rsidRPr="002C3696">
        <w:t>Consultar catálogo de contenido</w:t>
      </w:r>
    </w:p>
    <w:p w14:paraId="1D2BAB34" w14:textId="56FA4FD7" w:rsidR="002C3696" w:rsidRPr="002C3696" w:rsidRDefault="002C3696" w:rsidP="002C3696">
      <w:pPr>
        <w:rPr>
          <w:b/>
          <w:bCs/>
        </w:rPr>
      </w:pPr>
      <w:r w:rsidRPr="002C3696">
        <w:rPr>
          <w:b/>
          <w:bCs/>
        </w:rPr>
        <w:t xml:space="preserve">Actor: </w:t>
      </w:r>
      <w:r w:rsidRPr="002C3696">
        <w:t>Usuario no registrado</w:t>
      </w:r>
    </w:p>
    <w:p w14:paraId="359AF2E4" w14:textId="4B9B2E67" w:rsidR="002C3696" w:rsidRPr="002C3696" w:rsidRDefault="002C3696" w:rsidP="002C3696">
      <w:pPr>
        <w:rPr>
          <w:b/>
          <w:bCs/>
        </w:rPr>
      </w:pPr>
      <w:r w:rsidRPr="002C3696">
        <w:rPr>
          <w:b/>
          <w:bCs/>
        </w:rPr>
        <w:t xml:space="preserve">Descripción: </w:t>
      </w:r>
      <w:r w:rsidRPr="002C3696">
        <w:t>Permite visualizar el catálogo general de películas y series disponibles en la plataforma.</w:t>
      </w:r>
    </w:p>
    <w:p w14:paraId="7D75BB30" w14:textId="7C66D847" w:rsidR="002C3696" w:rsidRPr="002C3696" w:rsidRDefault="002C3696" w:rsidP="002C3696">
      <w:pPr>
        <w:rPr>
          <w:b/>
          <w:bCs/>
        </w:rPr>
      </w:pPr>
      <w:r w:rsidRPr="002C3696">
        <w:rPr>
          <w:b/>
          <w:bCs/>
        </w:rPr>
        <w:t xml:space="preserve">Objetivo: </w:t>
      </w:r>
      <w:r w:rsidRPr="002C3696">
        <w:t>Explorar el contenido disponible sin necesidad de autenticación.</w:t>
      </w:r>
    </w:p>
    <w:p w14:paraId="754F5F97" w14:textId="289B248A" w:rsidR="002C3696" w:rsidRDefault="002C3696" w:rsidP="002C4780">
      <w:pPr>
        <w:pBdr>
          <w:bottom w:val="single" w:sz="4" w:space="1" w:color="auto"/>
        </w:pBdr>
      </w:pPr>
      <w:r w:rsidRPr="002C3696">
        <w:rPr>
          <w:b/>
          <w:bCs/>
        </w:rPr>
        <w:t xml:space="preserve">Resultado: </w:t>
      </w:r>
      <w:r w:rsidRPr="002C3696">
        <w:t>El sistema muestra el catálogo actualizado de películas y series.</w:t>
      </w:r>
    </w:p>
    <w:p w14:paraId="2D95A9E9" w14:textId="4B9E2857" w:rsidR="002C4780" w:rsidRDefault="002C4780" w:rsidP="002C4780">
      <w:r w:rsidRPr="002C4780">
        <w:rPr>
          <w:b/>
          <w:bCs/>
        </w:rPr>
        <w:t>Caso de uso</w:t>
      </w:r>
      <w:r>
        <w:t>: Consultar ficha de contenido</w:t>
      </w:r>
    </w:p>
    <w:p w14:paraId="702EDEDB" w14:textId="0D7E7CD5" w:rsidR="002C4780" w:rsidRDefault="002C4780" w:rsidP="002C4780">
      <w:r w:rsidRPr="002C4780">
        <w:rPr>
          <w:b/>
          <w:bCs/>
        </w:rPr>
        <w:t>Actor</w:t>
      </w:r>
      <w:r>
        <w:t>: Usuario no registrado</w:t>
      </w:r>
    </w:p>
    <w:p w14:paraId="17E08D17" w14:textId="4887A815" w:rsidR="002C4780" w:rsidRDefault="002C4780" w:rsidP="002C4780">
      <w:r w:rsidRPr="002C4780">
        <w:rPr>
          <w:b/>
          <w:bCs/>
        </w:rPr>
        <w:t>Descripción</w:t>
      </w:r>
      <w:r>
        <w:t>: Permite visualizar la información detallada de una película o serie concreta.</w:t>
      </w:r>
    </w:p>
    <w:p w14:paraId="123D288B" w14:textId="17480A05" w:rsidR="002C4780" w:rsidRDefault="002C4780" w:rsidP="002C4780">
      <w:r w:rsidRPr="002C4780">
        <w:rPr>
          <w:b/>
          <w:bCs/>
        </w:rPr>
        <w:t>Objetivo</w:t>
      </w:r>
      <w:r>
        <w:t>: Obtener detalles específicos de un contenido seleccionado.</w:t>
      </w:r>
    </w:p>
    <w:p w14:paraId="7B44D6E6" w14:textId="4F490EB3" w:rsidR="002C4780" w:rsidRDefault="002C4780" w:rsidP="002C4780">
      <w:pPr>
        <w:pBdr>
          <w:bottom w:val="single" w:sz="4" w:space="1" w:color="auto"/>
        </w:pBdr>
      </w:pPr>
      <w:r w:rsidRPr="002C4780">
        <w:rPr>
          <w:b/>
          <w:bCs/>
        </w:rPr>
        <w:t>Resultado</w:t>
      </w:r>
      <w:r>
        <w:t>: El sistema muestra la ficha completa del contenido.</w:t>
      </w:r>
    </w:p>
    <w:p w14:paraId="14076E8D" w14:textId="77777777" w:rsidR="002C4780" w:rsidRPr="002C4780" w:rsidRDefault="002C4780" w:rsidP="002C4780">
      <w:r w:rsidRPr="002C4780">
        <w:rPr>
          <w:b/>
          <w:bCs/>
        </w:rPr>
        <w:t>Caso de uso</w:t>
      </w:r>
      <w:r w:rsidRPr="002C4780">
        <w:t>: Explorar contenido destacado</w:t>
      </w:r>
    </w:p>
    <w:p w14:paraId="7C28E48C" w14:textId="77777777" w:rsidR="002C4780" w:rsidRPr="002C4780" w:rsidRDefault="002C4780" w:rsidP="002C4780">
      <w:r w:rsidRPr="002C4780">
        <w:rPr>
          <w:b/>
          <w:bCs/>
        </w:rPr>
        <w:t>Actor</w:t>
      </w:r>
      <w:r w:rsidRPr="002C4780">
        <w:t>: Usuario no registrado</w:t>
      </w:r>
    </w:p>
    <w:p w14:paraId="47D4BA15" w14:textId="77777777" w:rsidR="002C4780" w:rsidRPr="002C4780" w:rsidRDefault="002C4780" w:rsidP="002C4780">
      <w:r w:rsidRPr="002C4780">
        <w:rPr>
          <w:b/>
          <w:bCs/>
        </w:rPr>
        <w:t>Descripción</w:t>
      </w:r>
      <w:r w:rsidRPr="002C4780">
        <w:t>: Permite visualizar listados de contenido popular o recomendado.</w:t>
      </w:r>
    </w:p>
    <w:p w14:paraId="46F38EC5" w14:textId="77777777" w:rsidR="002C4780" w:rsidRPr="002C4780" w:rsidRDefault="002C4780" w:rsidP="002C4780">
      <w:r w:rsidRPr="002C4780">
        <w:rPr>
          <w:b/>
          <w:bCs/>
        </w:rPr>
        <w:t>Objetivo</w:t>
      </w:r>
      <w:r w:rsidRPr="002C4780">
        <w:t>: Facilitar el descubrimiento de contenido relevante.</w:t>
      </w:r>
    </w:p>
    <w:p w14:paraId="08B8FEED" w14:textId="77777777" w:rsidR="002C4780" w:rsidRPr="002C4780" w:rsidRDefault="002C4780" w:rsidP="002C4780">
      <w:pPr>
        <w:pBdr>
          <w:bottom w:val="single" w:sz="4" w:space="1" w:color="auto"/>
        </w:pBdr>
      </w:pPr>
      <w:r w:rsidRPr="002C4780">
        <w:rPr>
          <w:b/>
          <w:bCs/>
        </w:rPr>
        <w:t>Resultado</w:t>
      </w:r>
      <w:r w:rsidRPr="002C4780">
        <w:t>: El sistema muestra contenidos destacados.</w:t>
      </w:r>
    </w:p>
    <w:p w14:paraId="7A06C012" w14:textId="2C3B1C82" w:rsidR="002C4780" w:rsidRDefault="002C4780" w:rsidP="002C4780">
      <w:r w:rsidRPr="002C4780">
        <w:rPr>
          <w:b/>
          <w:bCs/>
        </w:rPr>
        <w:t>Caso de uso</w:t>
      </w:r>
      <w:r>
        <w:t>: Visualizar perfil público</w:t>
      </w:r>
    </w:p>
    <w:p w14:paraId="4BE33C66" w14:textId="72C16A22" w:rsidR="002C4780" w:rsidRDefault="002C4780" w:rsidP="002C4780">
      <w:r w:rsidRPr="002C4780">
        <w:rPr>
          <w:b/>
          <w:bCs/>
        </w:rPr>
        <w:t>Actor</w:t>
      </w:r>
      <w:r>
        <w:t>: Usuario no registrado</w:t>
      </w:r>
    </w:p>
    <w:p w14:paraId="3DFB9AEF" w14:textId="0111A26D" w:rsidR="002C4780" w:rsidRDefault="002C4780" w:rsidP="002C4780">
      <w:r w:rsidRPr="002C4780">
        <w:rPr>
          <w:b/>
          <w:bCs/>
        </w:rPr>
        <w:t>Descripción</w:t>
      </w:r>
      <w:r>
        <w:t>: Permite consultar la información pública de otro usuario.</w:t>
      </w:r>
    </w:p>
    <w:p w14:paraId="049ECAD5" w14:textId="3B54B2F7" w:rsidR="002C4780" w:rsidRDefault="002C4780" w:rsidP="002C4780">
      <w:r w:rsidRPr="002C4780">
        <w:rPr>
          <w:b/>
          <w:bCs/>
        </w:rPr>
        <w:t>Objetivo</w:t>
      </w:r>
      <w:r>
        <w:t>: Conocer la actividad pública y listas visibles de otros usuarios.</w:t>
      </w:r>
    </w:p>
    <w:p w14:paraId="5AC81260" w14:textId="5AD804C0" w:rsidR="002C4780" w:rsidRDefault="002C4780" w:rsidP="002C4780">
      <w:pPr>
        <w:pBdr>
          <w:bottom w:val="single" w:sz="4" w:space="1" w:color="auto"/>
        </w:pBdr>
      </w:pPr>
      <w:r w:rsidRPr="002C4780">
        <w:rPr>
          <w:b/>
          <w:bCs/>
        </w:rPr>
        <w:t>Resultado</w:t>
      </w:r>
      <w:r>
        <w:t>: El sistema muestra el perfil público solicitado.</w:t>
      </w:r>
    </w:p>
    <w:p w14:paraId="2D8A7DB7" w14:textId="77777777" w:rsidR="002C4780" w:rsidRDefault="002C4780" w:rsidP="002C4780"/>
    <w:p w14:paraId="03DF5234" w14:textId="187C800F" w:rsidR="002C4780" w:rsidRDefault="002C4780" w:rsidP="002C4780">
      <w:r w:rsidRPr="002C4780">
        <w:rPr>
          <w:b/>
          <w:bCs/>
        </w:rPr>
        <w:lastRenderedPageBreak/>
        <w:t>Caso de uso</w:t>
      </w:r>
      <w:r>
        <w:t>: Consultar listas públicas</w:t>
      </w:r>
    </w:p>
    <w:p w14:paraId="11537028" w14:textId="7B4980C9" w:rsidR="002C4780" w:rsidRDefault="002C4780" w:rsidP="002C4780">
      <w:r w:rsidRPr="002C4780">
        <w:rPr>
          <w:b/>
          <w:bCs/>
        </w:rPr>
        <w:t>Actor</w:t>
      </w:r>
      <w:r>
        <w:t>: Usuario no registrado</w:t>
      </w:r>
    </w:p>
    <w:p w14:paraId="7A90C2BE" w14:textId="4DDE87D8" w:rsidR="002C4780" w:rsidRDefault="002C4780" w:rsidP="002C4780">
      <w:r w:rsidRPr="002C4780">
        <w:rPr>
          <w:b/>
          <w:bCs/>
        </w:rPr>
        <w:t>Descripción</w:t>
      </w:r>
      <w:r>
        <w:t>: Permite visualizar listas públicas creadas por otros usuarios.</w:t>
      </w:r>
    </w:p>
    <w:p w14:paraId="7797A57D" w14:textId="6D0E47CD" w:rsidR="002C4780" w:rsidRDefault="002C4780" w:rsidP="002C4780">
      <w:r w:rsidRPr="002C4780">
        <w:rPr>
          <w:b/>
          <w:bCs/>
        </w:rPr>
        <w:t>Objetivo</w:t>
      </w:r>
      <w:r>
        <w:t>: Explorar contenido organizado por la comunidad.</w:t>
      </w:r>
    </w:p>
    <w:p w14:paraId="3386739E" w14:textId="1D22DD4B" w:rsidR="002C4780" w:rsidRDefault="002C4780" w:rsidP="002C4780">
      <w:pPr>
        <w:pBdr>
          <w:bottom w:val="single" w:sz="4" w:space="1" w:color="auto"/>
        </w:pBdr>
      </w:pPr>
      <w:r w:rsidRPr="002C4780">
        <w:rPr>
          <w:b/>
          <w:bCs/>
        </w:rPr>
        <w:t>Resultado</w:t>
      </w:r>
      <w:r>
        <w:t>: El sistema muestra la lista pública seleccionada.</w:t>
      </w:r>
    </w:p>
    <w:p w14:paraId="3F3E62B0" w14:textId="75176576" w:rsidR="002C4780" w:rsidRDefault="002C4780" w:rsidP="002C4780">
      <w:r w:rsidRPr="002C4780">
        <w:rPr>
          <w:b/>
          <w:bCs/>
        </w:rPr>
        <w:t>Caso de uso</w:t>
      </w:r>
      <w:r>
        <w:t>: Registrarse</w:t>
      </w:r>
    </w:p>
    <w:p w14:paraId="1F382AD6" w14:textId="55D8B151" w:rsidR="002C4780" w:rsidRDefault="002C4780" w:rsidP="002C4780">
      <w:r w:rsidRPr="002C4780">
        <w:rPr>
          <w:b/>
          <w:bCs/>
        </w:rPr>
        <w:t>Actor</w:t>
      </w:r>
      <w:r>
        <w:t>: Usuario no registrado</w:t>
      </w:r>
    </w:p>
    <w:p w14:paraId="74C226B0" w14:textId="03A7C261" w:rsidR="002C4780" w:rsidRDefault="002C4780" w:rsidP="002C4780">
      <w:r w:rsidRPr="002C4780">
        <w:rPr>
          <w:b/>
          <w:bCs/>
        </w:rPr>
        <w:t>Descripción</w:t>
      </w:r>
      <w:r>
        <w:t>: Permite crear una cuenta en la plataforma.</w:t>
      </w:r>
    </w:p>
    <w:p w14:paraId="2A7A6B25" w14:textId="3777A2A7" w:rsidR="002C4780" w:rsidRDefault="002C4780" w:rsidP="002C4780">
      <w:r w:rsidRPr="002C4780">
        <w:rPr>
          <w:b/>
          <w:bCs/>
        </w:rPr>
        <w:t>Objetivo</w:t>
      </w:r>
      <w:r>
        <w:t>: Obtener acceso a funcionalidades avanzadas.</w:t>
      </w:r>
    </w:p>
    <w:p w14:paraId="01341DAF" w14:textId="356D26D6" w:rsidR="002C4780" w:rsidRDefault="002C4780" w:rsidP="002C4780">
      <w:pPr>
        <w:pBdr>
          <w:bottom w:val="single" w:sz="4" w:space="1" w:color="auto"/>
        </w:pBdr>
      </w:pPr>
      <w:r w:rsidRPr="002C4780">
        <w:rPr>
          <w:b/>
          <w:bCs/>
        </w:rPr>
        <w:t>Resultado</w:t>
      </w:r>
      <w:r>
        <w:t>: El sistema registra un nuevo usuario.</w:t>
      </w:r>
    </w:p>
    <w:p w14:paraId="09ADC62D" w14:textId="236C143D" w:rsidR="002C4780" w:rsidRDefault="002C4780" w:rsidP="002C4780">
      <w:r w:rsidRPr="002C4780">
        <w:rPr>
          <w:b/>
          <w:bCs/>
        </w:rPr>
        <w:t>Caso de uso</w:t>
      </w:r>
      <w:r>
        <w:t>: Iniciar sesión</w:t>
      </w:r>
    </w:p>
    <w:p w14:paraId="725076F1" w14:textId="045130B2" w:rsidR="002C4780" w:rsidRDefault="002C4780" w:rsidP="002C4780">
      <w:r w:rsidRPr="002C4780">
        <w:rPr>
          <w:b/>
          <w:bCs/>
        </w:rPr>
        <w:t>Actor</w:t>
      </w:r>
      <w:r>
        <w:t>: Usuario registrado</w:t>
      </w:r>
    </w:p>
    <w:p w14:paraId="78942D1E" w14:textId="39C5C98C" w:rsidR="002C4780" w:rsidRDefault="002C4780" w:rsidP="002C4780">
      <w:r w:rsidRPr="002C4780">
        <w:rPr>
          <w:b/>
          <w:bCs/>
        </w:rPr>
        <w:t>Descripción</w:t>
      </w:r>
      <w:r>
        <w:t>: Permite autenticarse en el sistema.</w:t>
      </w:r>
    </w:p>
    <w:p w14:paraId="2A4CB7DB" w14:textId="73D1D221" w:rsidR="002C4780" w:rsidRDefault="002C4780" w:rsidP="002C4780">
      <w:r w:rsidRPr="002C4780">
        <w:rPr>
          <w:b/>
          <w:bCs/>
        </w:rPr>
        <w:t>Objetivo</w:t>
      </w:r>
      <w:r>
        <w:t>: Acceder a funcionalidades personalizadas.</w:t>
      </w:r>
    </w:p>
    <w:p w14:paraId="118636A7" w14:textId="5C361FBA" w:rsidR="002C4780" w:rsidRDefault="002C4780" w:rsidP="002C4780">
      <w:r w:rsidRPr="002C4780">
        <w:rPr>
          <w:b/>
          <w:bCs/>
        </w:rPr>
        <w:t>Resultado</w:t>
      </w:r>
      <w:r>
        <w:t>: El sistema valida las credenciales y concede acceso.</w:t>
      </w:r>
    </w:p>
    <w:p w14:paraId="7080DDEA" w14:textId="24494048" w:rsidR="005278FD" w:rsidRDefault="005278FD" w:rsidP="005278FD">
      <w:pPr>
        <w:pStyle w:val="Ttulo2"/>
        <w:numPr>
          <w:ilvl w:val="0"/>
          <w:numId w:val="0"/>
        </w:numPr>
        <w:ind w:left="576"/>
      </w:pPr>
      <w:bookmarkStart w:id="241" w:name="_Toc222830812"/>
      <w:r>
        <w:t>A.2 Interacción social</w:t>
      </w:r>
      <w:bookmarkEnd w:id="241"/>
    </w:p>
    <w:p w14:paraId="09BBD9F5" w14:textId="4EE980BC" w:rsidR="002C4780" w:rsidRDefault="002C4780" w:rsidP="002C4780">
      <w:r w:rsidRPr="002C4780">
        <w:rPr>
          <w:b/>
          <w:bCs/>
        </w:rPr>
        <w:t>Caso de uso</w:t>
      </w:r>
      <w:r>
        <w:t>: Gestionar perfil de usuario</w:t>
      </w:r>
    </w:p>
    <w:p w14:paraId="0FAE9EC2" w14:textId="6EFC8190" w:rsidR="002C4780" w:rsidRDefault="002C4780" w:rsidP="002C4780">
      <w:r w:rsidRPr="002C4780">
        <w:rPr>
          <w:b/>
          <w:bCs/>
        </w:rPr>
        <w:t>Actor</w:t>
      </w:r>
      <w:r>
        <w:t>: Usuario registrado</w:t>
      </w:r>
    </w:p>
    <w:p w14:paraId="4CBD3A63" w14:textId="68036646" w:rsidR="002C4780" w:rsidRDefault="002C4780" w:rsidP="002C4780">
      <w:r w:rsidRPr="002C4780">
        <w:rPr>
          <w:b/>
          <w:bCs/>
        </w:rPr>
        <w:t>Descripción</w:t>
      </w:r>
      <w:r>
        <w:t>: Permite modificar la información personal del perfil.</w:t>
      </w:r>
    </w:p>
    <w:p w14:paraId="489C0466" w14:textId="65777A19" w:rsidR="002C4780" w:rsidRDefault="002C4780" w:rsidP="002C4780">
      <w:r w:rsidRPr="002C4780">
        <w:rPr>
          <w:b/>
          <w:bCs/>
        </w:rPr>
        <w:t>Objetivo</w:t>
      </w:r>
      <w:r>
        <w:t>: Mantener actualizados los datos del usuario.</w:t>
      </w:r>
    </w:p>
    <w:p w14:paraId="0ABAA23D" w14:textId="246196F8" w:rsidR="005278FD" w:rsidRDefault="002C4780" w:rsidP="002C4780">
      <w:pPr>
        <w:pBdr>
          <w:bottom w:val="single" w:sz="4" w:space="1" w:color="auto"/>
        </w:pBdr>
      </w:pPr>
      <w:r w:rsidRPr="002C4780">
        <w:rPr>
          <w:b/>
          <w:bCs/>
        </w:rPr>
        <w:t>Resultado</w:t>
      </w:r>
      <w:r>
        <w:t>: El sistema guarda los cambios realizados.</w:t>
      </w:r>
    </w:p>
    <w:p w14:paraId="786809CA" w14:textId="6E625B38" w:rsidR="00103536" w:rsidRPr="00103536" w:rsidRDefault="00103536" w:rsidP="00103536">
      <w:r w:rsidRPr="00103536">
        <w:rPr>
          <w:b/>
          <w:bCs/>
        </w:rPr>
        <w:t xml:space="preserve">Caso de uso: </w:t>
      </w:r>
      <w:r w:rsidRPr="00103536">
        <w:t>Configurar privacidad del perfil</w:t>
      </w:r>
    </w:p>
    <w:p w14:paraId="76EBBCF6" w14:textId="4E5265AF" w:rsidR="00103536" w:rsidRPr="00103536" w:rsidRDefault="00103536" w:rsidP="00103536">
      <w:pPr>
        <w:rPr>
          <w:b/>
          <w:bCs/>
        </w:rPr>
      </w:pPr>
      <w:r w:rsidRPr="00103536">
        <w:rPr>
          <w:b/>
          <w:bCs/>
        </w:rPr>
        <w:t xml:space="preserve">Actor: </w:t>
      </w:r>
      <w:r w:rsidRPr="00103536">
        <w:t>Usuario registrado</w:t>
      </w:r>
    </w:p>
    <w:p w14:paraId="0E38CBA7" w14:textId="4A13CB9B" w:rsidR="00103536" w:rsidRPr="00103536" w:rsidRDefault="00103536" w:rsidP="00103536">
      <w:r w:rsidRPr="00103536">
        <w:rPr>
          <w:b/>
          <w:bCs/>
        </w:rPr>
        <w:t xml:space="preserve">Descripción: </w:t>
      </w:r>
      <w:r w:rsidRPr="00103536">
        <w:t>Permite definir si el perfil del usuario es público o privado.</w:t>
      </w:r>
    </w:p>
    <w:p w14:paraId="1DA00036" w14:textId="7476DBC3" w:rsidR="00103536" w:rsidRPr="00103536" w:rsidRDefault="00103536" w:rsidP="00103536">
      <w:r w:rsidRPr="00103536">
        <w:rPr>
          <w:b/>
          <w:bCs/>
        </w:rPr>
        <w:t xml:space="preserve">Objetivo: </w:t>
      </w:r>
      <w:r w:rsidRPr="00103536">
        <w:t>Controlar quién puede visualizar la información del perfil.</w:t>
      </w:r>
    </w:p>
    <w:p w14:paraId="7EE91F7D" w14:textId="1E34E5D8" w:rsidR="00103536" w:rsidRDefault="00103536" w:rsidP="00103536">
      <w:pPr>
        <w:pBdr>
          <w:bottom w:val="single" w:sz="4" w:space="1" w:color="auto"/>
        </w:pBdr>
        <w:rPr>
          <w:b/>
          <w:bCs/>
        </w:rPr>
      </w:pPr>
      <w:r w:rsidRPr="00103536">
        <w:rPr>
          <w:b/>
          <w:bCs/>
        </w:rPr>
        <w:t xml:space="preserve">Resultado: </w:t>
      </w:r>
      <w:r w:rsidRPr="00103536">
        <w:t>El sistema actualiza la configuración de privacidad.</w:t>
      </w:r>
    </w:p>
    <w:p w14:paraId="422415BC" w14:textId="07706BED" w:rsidR="002C4780" w:rsidRDefault="002C4780" w:rsidP="002C4780">
      <w:r w:rsidRPr="002C4780">
        <w:rPr>
          <w:b/>
          <w:bCs/>
        </w:rPr>
        <w:t>Caso de uso</w:t>
      </w:r>
      <w:r>
        <w:t>: Seguir usuario</w:t>
      </w:r>
    </w:p>
    <w:p w14:paraId="4DEC0D4A" w14:textId="6E985E27" w:rsidR="002C4780" w:rsidRDefault="002C4780" w:rsidP="002C4780">
      <w:r w:rsidRPr="002C4780">
        <w:rPr>
          <w:b/>
          <w:bCs/>
        </w:rPr>
        <w:t>Actor</w:t>
      </w:r>
      <w:r>
        <w:t>: Usuario registrado</w:t>
      </w:r>
    </w:p>
    <w:p w14:paraId="2907DD42" w14:textId="6131701A" w:rsidR="002C4780" w:rsidRDefault="002C4780" w:rsidP="002C4780">
      <w:r w:rsidRPr="002C4780">
        <w:rPr>
          <w:b/>
          <w:bCs/>
        </w:rPr>
        <w:lastRenderedPageBreak/>
        <w:t>Descripción</w:t>
      </w:r>
      <w:r>
        <w:t>: Permite seguir a otro usuario de la plataforma</w:t>
      </w:r>
      <w:r w:rsidR="000F1B38">
        <w:t xml:space="preserve"> con perfil público</w:t>
      </w:r>
      <w:r>
        <w:t>.</w:t>
      </w:r>
    </w:p>
    <w:p w14:paraId="3814F127" w14:textId="2ECC99B6" w:rsidR="002C4780" w:rsidRDefault="002C4780" w:rsidP="002C4780">
      <w:r w:rsidRPr="002C4780">
        <w:rPr>
          <w:b/>
          <w:bCs/>
        </w:rPr>
        <w:t>Objetivo</w:t>
      </w:r>
      <w:r>
        <w:t>: Recibir actualizaciones de actividad de otros usuarios.</w:t>
      </w:r>
    </w:p>
    <w:p w14:paraId="1D16DA8A" w14:textId="167446A7" w:rsidR="002C4780" w:rsidRDefault="002C4780" w:rsidP="002C4780">
      <w:pPr>
        <w:pBdr>
          <w:bottom w:val="single" w:sz="4" w:space="1" w:color="auto"/>
        </w:pBdr>
      </w:pPr>
      <w:r w:rsidRPr="002C4780">
        <w:rPr>
          <w:b/>
          <w:bCs/>
        </w:rPr>
        <w:t>Resultado</w:t>
      </w:r>
      <w:r>
        <w:t>: El sistema registra la relación de seguimiento.</w:t>
      </w:r>
    </w:p>
    <w:p w14:paraId="6FB0425E" w14:textId="63F3CFCF" w:rsidR="000F1B38" w:rsidRPr="000F1B38" w:rsidRDefault="000F1B38" w:rsidP="000F1B38">
      <w:pPr>
        <w:rPr>
          <w:b/>
          <w:bCs/>
        </w:rPr>
      </w:pPr>
      <w:r w:rsidRPr="000F1B38">
        <w:rPr>
          <w:b/>
          <w:bCs/>
        </w:rPr>
        <w:t xml:space="preserve">Caso de uso: </w:t>
      </w:r>
      <w:r w:rsidRPr="000F1B38">
        <w:t>Solicitar seguimiento</w:t>
      </w:r>
    </w:p>
    <w:p w14:paraId="09309FFF" w14:textId="1B782E24" w:rsidR="000F1B38" w:rsidRPr="000F1B38" w:rsidRDefault="000F1B38" w:rsidP="000F1B38">
      <w:pPr>
        <w:rPr>
          <w:b/>
          <w:bCs/>
        </w:rPr>
      </w:pPr>
      <w:r w:rsidRPr="000F1B38">
        <w:rPr>
          <w:b/>
          <w:bCs/>
        </w:rPr>
        <w:t xml:space="preserve">Actor: </w:t>
      </w:r>
      <w:r w:rsidRPr="000F1B38">
        <w:t>Usuario registrado</w:t>
      </w:r>
    </w:p>
    <w:p w14:paraId="4B7F84D1" w14:textId="6C8ECACE" w:rsidR="000F1B38" w:rsidRPr="000F1B38" w:rsidRDefault="000F1B38" w:rsidP="000F1B38">
      <w:r w:rsidRPr="000F1B38">
        <w:rPr>
          <w:b/>
          <w:bCs/>
        </w:rPr>
        <w:t xml:space="preserve">Descripción: </w:t>
      </w:r>
      <w:r w:rsidRPr="000F1B38">
        <w:t>Permite solicitar seguir a un usuario con perfil privado.</w:t>
      </w:r>
    </w:p>
    <w:p w14:paraId="6EB1E4D0" w14:textId="0B3B1578" w:rsidR="000F1B38" w:rsidRPr="000F1B38" w:rsidRDefault="000F1B38" w:rsidP="000F1B38">
      <w:r w:rsidRPr="000F1B38">
        <w:rPr>
          <w:b/>
          <w:bCs/>
        </w:rPr>
        <w:t xml:space="preserve">Objetivo: </w:t>
      </w:r>
      <w:r w:rsidRPr="000F1B38">
        <w:t>Obtener acceso al contenido público</w:t>
      </w:r>
      <w:r>
        <w:t xml:space="preserve"> y la actividad</w:t>
      </w:r>
      <w:r w:rsidRPr="000F1B38">
        <w:t xml:space="preserve"> del usuario.</w:t>
      </w:r>
    </w:p>
    <w:p w14:paraId="19E91063" w14:textId="39A4022A" w:rsidR="000F1B38" w:rsidRPr="000F1B38" w:rsidRDefault="000F1B38" w:rsidP="000F1B38">
      <w:pPr>
        <w:pBdr>
          <w:bottom w:val="single" w:sz="4" w:space="1" w:color="auto"/>
        </w:pBdr>
      </w:pPr>
      <w:r w:rsidRPr="000F1B38">
        <w:rPr>
          <w:b/>
          <w:bCs/>
        </w:rPr>
        <w:t xml:space="preserve">Resultado: </w:t>
      </w:r>
      <w:r w:rsidRPr="000F1B38">
        <w:t>El sistema registra la solicitud y genera una notificación.</w:t>
      </w:r>
    </w:p>
    <w:p w14:paraId="715D7582" w14:textId="16A27AFB" w:rsidR="00E06B87" w:rsidRPr="00E06B87" w:rsidRDefault="00E06B87" w:rsidP="00E06B87">
      <w:pPr>
        <w:rPr>
          <w:b/>
          <w:bCs/>
        </w:rPr>
      </w:pPr>
      <w:r w:rsidRPr="00E06B87">
        <w:rPr>
          <w:b/>
          <w:bCs/>
        </w:rPr>
        <w:t xml:space="preserve">Caso de uso: </w:t>
      </w:r>
      <w:r w:rsidRPr="00E06B87">
        <w:t>Aceptar solicitud de seguimiento</w:t>
      </w:r>
    </w:p>
    <w:p w14:paraId="157213C3" w14:textId="7254AD5F" w:rsidR="00E06B87" w:rsidRPr="00E06B87" w:rsidRDefault="00E06B87" w:rsidP="00E06B87">
      <w:pPr>
        <w:rPr>
          <w:b/>
          <w:bCs/>
        </w:rPr>
      </w:pPr>
      <w:r w:rsidRPr="00E06B87">
        <w:rPr>
          <w:b/>
          <w:bCs/>
        </w:rPr>
        <w:t xml:space="preserve">Actor: </w:t>
      </w:r>
      <w:r w:rsidRPr="00E06B87">
        <w:t>Usuario registrado</w:t>
      </w:r>
    </w:p>
    <w:p w14:paraId="6F43ECF7" w14:textId="358C0C93" w:rsidR="00E06B87" w:rsidRPr="00E06B87" w:rsidRDefault="00E06B87" w:rsidP="00E06B87">
      <w:pPr>
        <w:rPr>
          <w:b/>
          <w:bCs/>
        </w:rPr>
      </w:pPr>
      <w:r w:rsidRPr="00E06B87">
        <w:rPr>
          <w:b/>
          <w:bCs/>
        </w:rPr>
        <w:t xml:space="preserve">Descripción: </w:t>
      </w:r>
      <w:r w:rsidRPr="00E06B87">
        <w:t>Permite aprobar una solicitud de seguimiento recibida.</w:t>
      </w:r>
    </w:p>
    <w:p w14:paraId="7B084C0D" w14:textId="58CB2F01" w:rsidR="00E06B87" w:rsidRPr="00E06B87" w:rsidRDefault="00E06B87" w:rsidP="00E06B87">
      <w:pPr>
        <w:rPr>
          <w:b/>
          <w:bCs/>
        </w:rPr>
      </w:pPr>
      <w:r w:rsidRPr="00E06B87">
        <w:rPr>
          <w:b/>
          <w:bCs/>
        </w:rPr>
        <w:t xml:space="preserve">Objetivo: </w:t>
      </w:r>
      <w:r w:rsidRPr="00E06B87">
        <w:t>Autorizar el acceso al contenido permitido.</w:t>
      </w:r>
    </w:p>
    <w:p w14:paraId="22058188" w14:textId="085A98BF" w:rsidR="00E06B87" w:rsidRDefault="00E06B87" w:rsidP="009268FD">
      <w:pPr>
        <w:pBdr>
          <w:bottom w:val="single" w:sz="4" w:space="1" w:color="auto"/>
        </w:pBdr>
        <w:rPr>
          <w:b/>
          <w:bCs/>
        </w:rPr>
      </w:pPr>
      <w:r w:rsidRPr="00E06B87">
        <w:rPr>
          <w:b/>
          <w:bCs/>
        </w:rPr>
        <w:t xml:space="preserve">Resultado: </w:t>
      </w:r>
      <w:r w:rsidRPr="00E06B87">
        <w:t>El sistema establece la relación de seguimiento.</w:t>
      </w:r>
    </w:p>
    <w:p w14:paraId="345A9CDD" w14:textId="6E3198F3" w:rsidR="00E06B87" w:rsidRPr="00E06B87" w:rsidRDefault="00E06B87" w:rsidP="00E06B87">
      <w:pPr>
        <w:rPr>
          <w:b/>
          <w:bCs/>
        </w:rPr>
      </w:pPr>
      <w:r w:rsidRPr="00E06B87">
        <w:rPr>
          <w:b/>
          <w:bCs/>
        </w:rPr>
        <w:t xml:space="preserve">Caso de uso: </w:t>
      </w:r>
      <w:r w:rsidRPr="00E06B87">
        <w:t>Rechazar solicitud de seguimiento</w:t>
      </w:r>
    </w:p>
    <w:p w14:paraId="304D03AA" w14:textId="7FC58541" w:rsidR="00E06B87" w:rsidRPr="00E06B87" w:rsidRDefault="00E06B87" w:rsidP="00E06B87">
      <w:pPr>
        <w:rPr>
          <w:b/>
          <w:bCs/>
        </w:rPr>
      </w:pPr>
      <w:r w:rsidRPr="00E06B87">
        <w:rPr>
          <w:b/>
          <w:bCs/>
        </w:rPr>
        <w:t xml:space="preserve">Actor: </w:t>
      </w:r>
      <w:r w:rsidRPr="00E06B87">
        <w:t>Usuario registrado</w:t>
      </w:r>
    </w:p>
    <w:p w14:paraId="28B4F36F" w14:textId="57960CDE" w:rsidR="00E06B87" w:rsidRPr="00E06B87" w:rsidRDefault="00E06B87" w:rsidP="00E06B87">
      <w:pPr>
        <w:rPr>
          <w:b/>
          <w:bCs/>
        </w:rPr>
      </w:pPr>
      <w:r w:rsidRPr="00E06B87">
        <w:rPr>
          <w:b/>
          <w:bCs/>
        </w:rPr>
        <w:t xml:space="preserve">Descripción: </w:t>
      </w:r>
      <w:r w:rsidRPr="00E06B87">
        <w:t>Permite denegar una solicitud de seguimiento.</w:t>
      </w:r>
    </w:p>
    <w:p w14:paraId="2DC249EB" w14:textId="32787D09" w:rsidR="00E06B87" w:rsidRPr="00E06B87" w:rsidRDefault="00E06B87" w:rsidP="00E06B87">
      <w:pPr>
        <w:rPr>
          <w:b/>
          <w:bCs/>
        </w:rPr>
      </w:pPr>
      <w:r w:rsidRPr="00E06B87">
        <w:rPr>
          <w:b/>
          <w:bCs/>
        </w:rPr>
        <w:t xml:space="preserve">Objetivo: </w:t>
      </w:r>
      <w:r w:rsidRPr="00E06B87">
        <w:t>Mantener la privacidad del perfil.</w:t>
      </w:r>
    </w:p>
    <w:p w14:paraId="289DD154" w14:textId="119A7971" w:rsidR="00E06B87" w:rsidRDefault="00E06B87" w:rsidP="009268FD">
      <w:pPr>
        <w:pBdr>
          <w:bottom w:val="single" w:sz="4" w:space="1" w:color="auto"/>
        </w:pBdr>
        <w:rPr>
          <w:b/>
          <w:bCs/>
        </w:rPr>
      </w:pPr>
      <w:r w:rsidRPr="00E06B87">
        <w:rPr>
          <w:b/>
          <w:bCs/>
        </w:rPr>
        <w:t xml:space="preserve">Resultado: </w:t>
      </w:r>
      <w:r w:rsidRPr="00E06B87">
        <w:t>El sistema elimina la solicitud pendiente.</w:t>
      </w:r>
    </w:p>
    <w:p w14:paraId="0239FA89" w14:textId="59F18844" w:rsidR="002C4780" w:rsidRDefault="002C4780" w:rsidP="002C4780">
      <w:r w:rsidRPr="002C4780">
        <w:rPr>
          <w:b/>
          <w:bCs/>
        </w:rPr>
        <w:t>Caso de uso</w:t>
      </w:r>
      <w:r>
        <w:t>: Dejar de seguir usuario</w:t>
      </w:r>
    </w:p>
    <w:p w14:paraId="75197D0E" w14:textId="2FEF75AF" w:rsidR="002C4780" w:rsidRDefault="002C4780" w:rsidP="002C4780">
      <w:r w:rsidRPr="002C4780">
        <w:rPr>
          <w:b/>
          <w:bCs/>
        </w:rPr>
        <w:t>Actor</w:t>
      </w:r>
      <w:r>
        <w:t>: Usuario registrado</w:t>
      </w:r>
    </w:p>
    <w:p w14:paraId="2F31ADAD" w14:textId="10828DBF" w:rsidR="002C4780" w:rsidRDefault="002C4780" w:rsidP="002C4780">
      <w:r w:rsidRPr="002C4780">
        <w:rPr>
          <w:b/>
          <w:bCs/>
        </w:rPr>
        <w:t>Descripción</w:t>
      </w:r>
      <w:r>
        <w:t>: Permite eliminar una relación de seguimiento.</w:t>
      </w:r>
    </w:p>
    <w:p w14:paraId="04D151D7" w14:textId="7B84A3B0" w:rsidR="002C4780" w:rsidRDefault="002C4780" w:rsidP="002C4780">
      <w:r w:rsidRPr="002C4780">
        <w:rPr>
          <w:b/>
          <w:bCs/>
        </w:rPr>
        <w:t>Objetivo</w:t>
      </w:r>
      <w:r>
        <w:t>: Dejar de recibir actividad de otro usuario.</w:t>
      </w:r>
    </w:p>
    <w:p w14:paraId="5C7FB4A3" w14:textId="6D3D62C5" w:rsidR="002C4780" w:rsidRDefault="002C4780" w:rsidP="002C4780">
      <w:pPr>
        <w:pBdr>
          <w:bottom w:val="single" w:sz="4" w:space="1" w:color="auto"/>
        </w:pBdr>
      </w:pPr>
      <w:r w:rsidRPr="002C4780">
        <w:rPr>
          <w:b/>
          <w:bCs/>
        </w:rPr>
        <w:t>Resultado</w:t>
      </w:r>
      <w:r>
        <w:t>: El sistema elimina la relación de seguimiento.</w:t>
      </w:r>
    </w:p>
    <w:p w14:paraId="6E877889" w14:textId="44441EBB" w:rsidR="002C4780" w:rsidRDefault="002C4780" w:rsidP="002C4780">
      <w:r w:rsidRPr="002C4780">
        <w:rPr>
          <w:b/>
          <w:bCs/>
        </w:rPr>
        <w:t>Caso de uso</w:t>
      </w:r>
      <w:r>
        <w:t>: Consultar seguidores y seguidos</w:t>
      </w:r>
    </w:p>
    <w:p w14:paraId="41AD843E" w14:textId="045BCB79" w:rsidR="002C4780" w:rsidRDefault="002C4780" w:rsidP="002C4780">
      <w:r w:rsidRPr="002C4780">
        <w:rPr>
          <w:b/>
          <w:bCs/>
        </w:rPr>
        <w:t>Actor</w:t>
      </w:r>
      <w:r>
        <w:t>: Usuario registrado</w:t>
      </w:r>
    </w:p>
    <w:p w14:paraId="62E69CB0" w14:textId="509984C6" w:rsidR="002C4780" w:rsidRDefault="002C4780" w:rsidP="002C4780">
      <w:r w:rsidRPr="002C4780">
        <w:rPr>
          <w:b/>
          <w:bCs/>
        </w:rPr>
        <w:t>Descripción</w:t>
      </w:r>
      <w:r>
        <w:t>: Permite visualizar las relaciones sociales del usuario.</w:t>
      </w:r>
    </w:p>
    <w:p w14:paraId="1AFC885A" w14:textId="2C877307" w:rsidR="002C4780" w:rsidRDefault="002C4780" w:rsidP="002C4780">
      <w:r w:rsidRPr="002C4780">
        <w:rPr>
          <w:b/>
          <w:bCs/>
        </w:rPr>
        <w:t>Objetivo</w:t>
      </w:r>
      <w:r>
        <w:t>: Conocer la red de conexiones dentro de la plataforma.</w:t>
      </w:r>
    </w:p>
    <w:p w14:paraId="52830FA0" w14:textId="65079566" w:rsidR="002C4780" w:rsidRDefault="002C4780" w:rsidP="002C4780">
      <w:pPr>
        <w:pBdr>
          <w:bottom w:val="single" w:sz="4" w:space="1" w:color="auto"/>
        </w:pBdr>
      </w:pPr>
      <w:r w:rsidRPr="002C4780">
        <w:rPr>
          <w:b/>
          <w:bCs/>
        </w:rPr>
        <w:lastRenderedPageBreak/>
        <w:t>Resultado</w:t>
      </w:r>
      <w:r>
        <w:t>: El sistema muestra seguidores y usuarios seguidos.</w:t>
      </w:r>
    </w:p>
    <w:p w14:paraId="7C10EBAB" w14:textId="6158FEAD" w:rsidR="002C4780" w:rsidRDefault="002C4780" w:rsidP="002C4780">
      <w:r w:rsidRPr="002C4780">
        <w:rPr>
          <w:b/>
          <w:bCs/>
        </w:rPr>
        <w:t>Caso de uso</w:t>
      </w:r>
      <w:r>
        <w:t>: Consultar feed de actividad</w:t>
      </w:r>
    </w:p>
    <w:p w14:paraId="6CFCC3AD" w14:textId="2E2F0F50" w:rsidR="002C4780" w:rsidRDefault="002C4780" w:rsidP="002C4780">
      <w:r w:rsidRPr="002C4780">
        <w:rPr>
          <w:b/>
          <w:bCs/>
        </w:rPr>
        <w:t>Actor</w:t>
      </w:r>
      <w:r>
        <w:t>: Usuario registrado</w:t>
      </w:r>
    </w:p>
    <w:p w14:paraId="6948E9DA" w14:textId="5E6B2915" w:rsidR="002C4780" w:rsidRDefault="002C4780" w:rsidP="002C4780">
      <w:r w:rsidRPr="002C4780">
        <w:rPr>
          <w:b/>
          <w:bCs/>
        </w:rPr>
        <w:t>Descripción</w:t>
      </w:r>
      <w:r>
        <w:t>: Permite visualizar la actividad reciente de usuarios seguidos.</w:t>
      </w:r>
    </w:p>
    <w:p w14:paraId="146AEC7C" w14:textId="5013ED3C" w:rsidR="002C4780" w:rsidRDefault="002C4780" w:rsidP="002C4780">
      <w:r w:rsidRPr="002C4780">
        <w:rPr>
          <w:b/>
          <w:bCs/>
        </w:rPr>
        <w:t>Objetivo</w:t>
      </w:r>
      <w:r>
        <w:t>: Mantenerse informado sobre novedades sociales.</w:t>
      </w:r>
    </w:p>
    <w:p w14:paraId="3F535F64" w14:textId="64FF057F" w:rsidR="002C4780" w:rsidRDefault="002C4780" w:rsidP="009268FD">
      <w:pPr>
        <w:pBdr>
          <w:bottom w:val="single" w:sz="4" w:space="1" w:color="auto"/>
        </w:pBdr>
      </w:pPr>
      <w:r w:rsidRPr="002C4780">
        <w:rPr>
          <w:b/>
          <w:bCs/>
        </w:rPr>
        <w:t>Resultado</w:t>
      </w:r>
      <w:r>
        <w:t>: El sistema muestra el feed personalizado.</w:t>
      </w:r>
    </w:p>
    <w:p w14:paraId="34CC1AC8" w14:textId="77777777" w:rsidR="00E06B87" w:rsidRPr="00E06B87" w:rsidRDefault="00E06B87" w:rsidP="00E06B87">
      <w:r w:rsidRPr="00E06B87">
        <w:rPr>
          <w:b/>
          <w:bCs/>
        </w:rPr>
        <w:t>Caso de uso</w:t>
      </w:r>
      <w:r w:rsidRPr="00E06B87">
        <w:t>: Consultar notificaciones</w:t>
      </w:r>
    </w:p>
    <w:p w14:paraId="152C4A0B" w14:textId="77777777" w:rsidR="00E06B87" w:rsidRPr="00E06B87" w:rsidRDefault="00E06B87" w:rsidP="00E06B87">
      <w:r w:rsidRPr="00E06B87">
        <w:rPr>
          <w:b/>
          <w:bCs/>
        </w:rPr>
        <w:t>Actor</w:t>
      </w:r>
      <w:r w:rsidRPr="00E06B87">
        <w:t>: Usuario registrado</w:t>
      </w:r>
    </w:p>
    <w:p w14:paraId="5F21443D" w14:textId="77777777" w:rsidR="00E06B87" w:rsidRPr="00E06B87" w:rsidRDefault="00E06B87" w:rsidP="00E06B87">
      <w:r w:rsidRPr="00E06B87">
        <w:rPr>
          <w:b/>
          <w:bCs/>
        </w:rPr>
        <w:t>Descripción</w:t>
      </w:r>
      <w:r w:rsidRPr="00E06B87">
        <w:t>: Permite visualizar notificaciones relacionadas con actividad social.</w:t>
      </w:r>
    </w:p>
    <w:p w14:paraId="1A43B380" w14:textId="77777777" w:rsidR="00E06B87" w:rsidRPr="00E06B87" w:rsidRDefault="00E06B87" w:rsidP="00E06B87">
      <w:r w:rsidRPr="00E06B87">
        <w:rPr>
          <w:b/>
          <w:bCs/>
        </w:rPr>
        <w:t>Objetivo</w:t>
      </w:r>
      <w:r w:rsidRPr="00E06B87">
        <w:t>: Mantenerse informado de interacciones.</w:t>
      </w:r>
    </w:p>
    <w:p w14:paraId="3249F916" w14:textId="77777777" w:rsidR="00E06B87" w:rsidRPr="00E06B87" w:rsidRDefault="00E06B87" w:rsidP="009268FD">
      <w:pPr>
        <w:pBdr>
          <w:bottom w:val="single" w:sz="4" w:space="1" w:color="auto"/>
        </w:pBdr>
      </w:pPr>
      <w:r w:rsidRPr="00E06B87">
        <w:rPr>
          <w:b/>
          <w:bCs/>
        </w:rPr>
        <w:t>Resultado</w:t>
      </w:r>
      <w:r w:rsidRPr="00E06B87">
        <w:t>: El sistema muestra el listado de notificaciones.</w:t>
      </w:r>
    </w:p>
    <w:p w14:paraId="221F9257" w14:textId="0C54D34B" w:rsidR="00E06B87" w:rsidRDefault="00E06B87" w:rsidP="00E06B87">
      <w:r w:rsidRPr="00E06B87">
        <w:rPr>
          <w:b/>
          <w:bCs/>
        </w:rPr>
        <w:t>Caso de uso</w:t>
      </w:r>
      <w:r>
        <w:t>: Marcar notificaciones como leídas</w:t>
      </w:r>
    </w:p>
    <w:p w14:paraId="503B9D92" w14:textId="2D3A9F37" w:rsidR="00E06B87" w:rsidRDefault="00E06B87" w:rsidP="00E06B87">
      <w:r w:rsidRPr="00E06B87">
        <w:rPr>
          <w:b/>
          <w:bCs/>
        </w:rPr>
        <w:t>Actor</w:t>
      </w:r>
      <w:r>
        <w:t>: Usuario registrado</w:t>
      </w:r>
    </w:p>
    <w:p w14:paraId="45E28099" w14:textId="3CFAD8F2" w:rsidR="00E06B87" w:rsidRDefault="00E06B87" w:rsidP="00E06B87">
      <w:r w:rsidRPr="00E06B87">
        <w:rPr>
          <w:b/>
          <w:bCs/>
        </w:rPr>
        <w:t>Descripción</w:t>
      </w:r>
      <w:r>
        <w:t>: Permite indicar que una notificación ha sido revisada.</w:t>
      </w:r>
    </w:p>
    <w:p w14:paraId="5B78E8E0" w14:textId="7E619F31" w:rsidR="00E06B87" w:rsidRDefault="00E06B87" w:rsidP="00E06B87">
      <w:r w:rsidRPr="00E06B87">
        <w:rPr>
          <w:b/>
          <w:bCs/>
        </w:rPr>
        <w:t>Objetivo</w:t>
      </w:r>
      <w:r>
        <w:t>: Gestionar el estado de las notificaciones.</w:t>
      </w:r>
    </w:p>
    <w:p w14:paraId="6278124D" w14:textId="488AB529" w:rsidR="00E06B87" w:rsidRDefault="00E06B87" w:rsidP="00E06B87">
      <w:r w:rsidRPr="00E06B87">
        <w:rPr>
          <w:b/>
          <w:bCs/>
        </w:rPr>
        <w:t>Resultado</w:t>
      </w:r>
      <w:r>
        <w:t>: El sistema actualiza el estado de lectura.</w:t>
      </w:r>
    </w:p>
    <w:p w14:paraId="00628D80" w14:textId="76F3147A" w:rsidR="005278FD" w:rsidRDefault="005278FD" w:rsidP="005278FD">
      <w:pPr>
        <w:pStyle w:val="Ttulo2"/>
        <w:numPr>
          <w:ilvl w:val="0"/>
          <w:numId w:val="0"/>
        </w:numPr>
        <w:ind w:left="576"/>
      </w:pPr>
      <w:bookmarkStart w:id="242" w:name="_Toc222830813"/>
      <w:r>
        <w:t>A.3 Listas personalizadas</w:t>
      </w:r>
      <w:bookmarkEnd w:id="242"/>
    </w:p>
    <w:p w14:paraId="24ECEBA4" w14:textId="5A13C38D" w:rsidR="002C4780" w:rsidRDefault="002C4780" w:rsidP="002C4780">
      <w:r w:rsidRPr="002C4780">
        <w:rPr>
          <w:b/>
          <w:bCs/>
        </w:rPr>
        <w:t>Caso de uso</w:t>
      </w:r>
      <w:r>
        <w:t>: Crear lista personalizada</w:t>
      </w:r>
    </w:p>
    <w:p w14:paraId="4030B005" w14:textId="3CE6B0AA" w:rsidR="002C4780" w:rsidRDefault="002C4780" w:rsidP="002C4780">
      <w:r w:rsidRPr="002C4780">
        <w:rPr>
          <w:b/>
          <w:bCs/>
        </w:rPr>
        <w:t>Actor</w:t>
      </w:r>
      <w:r>
        <w:t>: Usuario registrado</w:t>
      </w:r>
    </w:p>
    <w:p w14:paraId="1CD419BF" w14:textId="6CBC91E9" w:rsidR="002C4780" w:rsidRDefault="002C4780" w:rsidP="002C4780">
      <w:r w:rsidRPr="002C4780">
        <w:rPr>
          <w:b/>
          <w:bCs/>
        </w:rPr>
        <w:t>Descripción</w:t>
      </w:r>
      <w:r>
        <w:t>: Permite crear una lista de contenido.</w:t>
      </w:r>
    </w:p>
    <w:p w14:paraId="7F784B7E" w14:textId="630A67BF" w:rsidR="002C4780" w:rsidRDefault="002C4780" w:rsidP="002C4780">
      <w:r w:rsidRPr="002C4780">
        <w:rPr>
          <w:b/>
          <w:bCs/>
        </w:rPr>
        <w:t>Objetivo</w:t>
      </w:r>
      <w:r>
        <w:t>: Organizar películas y series según criterios personales.</w:t>
      </w:r>
    </w:p>
    <w:p w14:paraId="6213A792" w14:textId="44F51044" w:rsidR="005278FD" w:rsidRDefault="002C4780" w:rsidP="002C4780">
      <w:pPr>
        <w:pBdr>
          <w:bottom w:val="single" w:sz="4" w:space="1" w:color="auto"/>
        </w:pBdr>
      </w:pPr>
      <w:r w:rsidRPr="002C4780">
        <w:rPr>
          <w:b/>
          <w:bCs/>
        </w:rPr>
        <w:t>Resultado</w:t>
      </w:r>
      <w:r>
        <w:t>: El sistema registra la nueva lista.</w:t>
      </w:r>
    </w:p>
    <w:p w14:paraId="33637206" w14:textId="01924269" w:rsidR="002C4780" w:rsidRDefault="002C4780" w:rsidP="002C4780">
      <w:r w:rsidRPr="002C4780">
        <w:rPr>
          <w:b/>
          <w:bCs/>
        </w:rPr>
        <w:t>Caso de uso</w:t>
      </w:r>
      <w:r>
        <w:t>: Editar lista personalizada</w:t>
      </w:r>
    </w:p>
    <w:p w14:paraId="4AE1FDF7" w14:textId="3D264E2F" w:rsidR="002C4780" w:rsidRDefault="002C4780" w:rsidP="002C4780">
      <w:r w:rsidRPr="002C4780">
        <w:rPr>
          <w:b/>
          <w:bCs/>
        </w:rPr>
        <w:t>Actor</w:t>
      </w:r>
      <w:r>
        <w:t>: Usuario registrado</w:t>
      </w:r>
    </w:p>
    <w:p w14:paraId="477D9546" w14:textId="213AEDAC" w:rsidR="002C4780" w:rsidRDefault="002C4780" w:rsidP="002C4780">
      <w:r w:rsidRPr="002C4780">
        <w:rPr>
          <w:b/>
          <w:bCs/>
        </w:rPr>
        <w:t>Descripción</w:t>
      </w:r>
      <w:r>
        <w:t>: Permite modificar una lista existente.</w:t>
      </w:r>
    </w:p>
    <w:p w14:paraId="6D7B5C36" w14:textId="1A620353" w:rsidR="002C4780" w:rsidRDefault="002C4780" w:rsidP="002C4780">
      <w:r w:rsidRPr="002C4780">
        <w:rPr>
          <w:b/>
          <w:bCs/>
        </w:rPr>
        <w:t>Objetivo</w:t>
      </w:r>
      <w:r>
        <w:t>: Actualizar información o visibilidad de la lista.</w:t>
      </w:r>
    </w:p>
    <w:p w14:paraId="60D3C58B" w14:textId="308D6639" w:rsidR="002C4780" w:rsidRDefault="002C4780" w:rsidP="002C4780">
      <w:pPr>
        <w:pBdr>
          <w:bottom w:val="single" w:sz="4" w:space="1" w:color="auto"/>
        </w:pBdr>
      </w:pPr>
      <w:r w:rsidRPr="002C4780">
        <w:rPr>
          <w:b/>
          <w:bCs/>
        </w:rPr>
        <w:t>Resultado</w:t>
      </w:r>
      <w:r>
        <w:t>: El sistema guarda los cambios realizados.</w:t>
      </w:r>
    </w:p>
    <w:p w14:paraId="6994075E" w14:textId="0A091B1E" w:rsidR="002C4780" w:rsidRDefault="002C4780" w:rsidP="002C4780">
      <w:r w:rsidRPr="002C4780">
        <w:rPr>
          <w:b/>
          <w:bCs/>
        </w:rPr>
        <w:t>Caso de uso</w:t>
      </w:r>
      <w:r>
        <w:t>: Eliminar lista personalizada</w:t>
      </w:r>
    </w:p>
    <w:p w14:paraId="5E7D63AE" w14:textId="2C90865B" w:rsidR="002C4780" w:rsidRDefault="002C4780" w:rsidP="002C4780">
      <w:r w:rsidRPr="002C4780">
        <w:rPr>
          <w:b/>
          <w:bCs/>
        </w:rPr>
        <w:lastRenderedPageBreak/>
        <w:t>Actor</w:t>
      </w:r>
      <w:r>
        <w:t>: Usuario registrado</w:t>
      </w:r>
    </w:p>
    <w:p w14:paraId="5FFE8BFA" w14:textId="18E1E164" w:rsidR="002C4780" w:rsidRDefault="002C4780" w:rsidP="002C4780">
      <w:r w:rsidRPr="002C4780">
        <w:rPr>
          <w:b/>
          <w:bCs/>
        </w:rPr>
        <w:t>Descripción</w:t>
      </w:r>
      <w:r>
        <w:t>: Permite borrar una lista propia.</w:t>
      </w:r>
    </w:p>
    <w:p w14:paraId="78A9EB51" w14:textId="2A299911" w:rsidR="002C4780" w:rsidRDefault="002C4780" w:rsidP="002C4780">
      <w:r w:rsidRPr="002C4780">
        <w:rPr>
          <w:b/>
          <w:bCs/>
        </w:rPr>
        <w:t>Objetivo</w:t>
      </w:r>
      <w:r>
        <w:t>: Eliminar contenido organizado que ya no es necesario.</w:t>
      </w:r>
    </w:p>
    <w:p w14:paraId="08F50919" w14:textId="29B57BBD" w:rsidR="002C4780" w:rsidRDefault="002C4780" w:rsidP="002C4780">
      <w:pPr>
        <w:pBdr>
          <w:bottom w:val="single" w:sz="4" w:space="1" w:color="auto"/>
        </w:pBdr>
      </w:pPr>
      <w:r w:rsidRPr="002C4780">
        <w:rPr>
          <w:b/>
          <w:bCs/>
        </w:rPr>
        <w:t>Resultado</w:t>
      </w:r>
      <w:r>
        <w:t>: El sistema elimina la lista.</w:t>
      </w:r>
    </w:p>
    <w:p w14:paraId="57776B70" w14:textId="2665CB00" w:rsidR="002C4780" w:rsidRDefault="002C4780" w:rsidP="002C4780">
      <w:r w:rsidRPr="002C4780">
        <w:rPr>
          <w:b/>
          <w:bCs/>
        </w:rPr>
        <w:t>Caso de uso</w:t>
      </w:r>
      <w:r>
        <w:t>: Añadir contenido a lista</w:t>
      </w:r>
    </w:p>
    <w:p w14:paraId="096A8A6C" w14:textId="46B199CB" w:rsidR="002C4780" w:rsidRDefault="002C4780" w:rsidP="002C4780">
      <w:r w:rsidRPr="002C4780">
        <w:rPr>
          <w:b/>
          <w:bCs/>
        </w:rPr>
        <w:t>Actor</w:t>
      </w:r>
      <w:r>
        <w:t>: Usuario registrado</w:t>
      </w:r>
    </w:p>
    <w:p w14:paraId="40AF0C4E" w14:textId="70494A3B" w:rsidR="002C4780" w:rsidRDefault="002C4780" w:rsidP="002C4780">
      <w:r w:rsidRPr="002C4780">
        <w:rPr>
          <w:b/>
          <w:bCs/>
        </w:rPr>
        <w:t>Descripción</w:t>
      </w:r>
      <w:r>
        <w:t>: Permite incluir películas o series en una lista.</w:t>
      </w:r>
    </w:p>
    <w:p w14:paraId="132D4259" w14:textId="26171DC8" w:rsidR="002C4780" w:rsidRDefault="002C4780" w:rsidP="002C4780">
      <w:r w:rsidRPr="002C4780">
        <w:rPr>
          <w:b/>
          <w:bCs/>
        </w:rPr>
        <w:t>Objetivo</w:t>
      </w:r>
      <w:r>
        <w:t>: Organizar contenido visualizado o pendiente.</w:t>
      </w:r>
    </w:p>
    <w:p w14:paraId="42159B04" w14:textId="4A5703CF" w:rsidR="002C4780" w:rsidRDefault="002C4780" w:rsidP="002C4780">
      <w:pPr>
        <w:pBdr>
          <w:bottom w:val="single" w:sz="4" w:space="1" w:color="auto"/>
        </w:pBdr>
      </w:pPr>
      <w:r w:rsidRPr="002C4780">
        <w:rPr>
          <w:b/>
          <w:bCs/>
        </w:rPr>
        <w:t>Resultado</w:t>
      </w:r>
      <w:r>
        <w:t>: El sistema añade el contenido a la lista.</w:t>
      </w:r>
    </w:p>
    <w:p w14:paraId="611D222C" w14:textId="39484F4D" w:rsidR="002C4780" w:rsidRDefault="002C4780" w:rsidP="002C4780">
      <w:r w:rsidRPr="002C4780">
        <w:rPr>
          <w:b/>
          <w:bCs/>
        </w:rPr>
        <w:t>Caso de uso</w:t>
      </w:r>
      <w:r>
        <w:t>: Eliminar contenido de lista</w:t>
      </w:r>
    </w:p>
    <w:p w14:paraId="7624167E" w14:textId="011C6481" w:rsidR="002C4780" w:rsidRDefault="002C4780" w:rsidP="002C4780">
      <w:r w:rsidRPr="002C4780">
        <w:rPr>
          <w:b/>
          <w:bCs/>
        </w:rPr>
        <w:t>Actor</w:t>
      </w:r>
      <w:r>
        <w:t>: Usuario registrado</w:t>
      </w:r>
    </w:p>
    <w:p w14:paraId="7E1735B9" w14:textId="5FDE5AAB" w:rsidR="002C4780" w:rsidRDefault="002C4780" w:rsidP="002C4780">
      <w:r w:rsidRPr="002C4780">
        <w:rPr>
          <w:b/>
          <w:bCs/>
        </w:rPr>
        <w:t>Descripción</w:t>
      </w:r>
      <w:r>
        <w:t>: Permite retirar contenido de una lista.</w:t>
      </w:r>
    </w:p>
    <w:p w14:paraId="32CE3346" w14:textId="53766C0F" w:rsidR="002C4780" w:rsidRDefault="002C4780" w:rsidP="002C4780">
      <w:r w:rsidRPr="002C4780">
        <w:rPr>
          <w:b/>
          <w:bCs/>
        </w:rPr>
        <w:t>Objetivo</w:t>
      </w:r>
      <w:r>
        <w:t>: Mantener la lista actualizada.</w:t>
      </w:r>
    </w:p>
    <w:p w14:paraId="7DF1D19B" w14:textId="2B91CDB6" w:rsidR="002C4780" w:rsidRDefault="002C4780" w:rsidP="006B10EF">
      <w:pPr>
        <w:pBdr>
          <w:bottom w:val="single" w:sz="4" w:space="1" w:color="auto"/>
        </w:pBdr>
      </w:pPr>
      <w:r w:rsidRPr="002C4780">
        <w:rPr>
          <w:b/>
          <w:bCs/>
        </w:rPr>
        <w:t>Resultado</w:t>
      </w:r>
      <w:r>
        <w:t>: El sistema elimina el contenido seleccionado.</w:t>
      </w:r>
    </w:p>
    <w:p w14:paraId="1CA911EE" w14:textId="72BF91D9" w:rsidR="006B10EF" w:rsidRDefault="006B10EF" w:rsidP="006B10EF">
      <w:r w:rsidRPr="002C4780">
        <w:rPr>
          <w:b/>
          <w:bCs/>
        </w:rPr>
        <w:t>Caso de uso</w:t>
      </w:r>
      <w:r>
        <w:t>: Consultar listas del propio usuario</w:t>
      </w:r>
    </w:p>
    <w:p w14:paraId="1D219AAD" w14:textId="77777777" w:rsidR="006B10EF" w:rsidRDefault="006B10EF" w:rsidP="006B10EF">
      <w:r w:rsidRPr="002C4780">
        <w:rPr>
          <w:b/>
          <w:bCs/>
        </w:rPr>
        <w:t>Actor</w:t>
      </w:r>
      <w:r>
        <w:t>: Usuario registrado</w:t>
      </w:r>
    </w:p>
    <w:p w14:paraId="2D378FB4" w14:textId="2D29A0B6" w:rsidR="006B10EF" w:rsidRDefault="006B10EF" w:rsidP="006B10EF">
      <w:r w:rsidRPr="002C4780">
        <w:rPr>
          <w:b/>
          <w:bCs/>
        </w:rPr>
        <w:t>Descripción</w:t>
      </w:r>
      <w:r>
        <w:t>: Permite visualizar listas creadas por el usuario.</w:t>
      </w:r>
    </w:p>
    <w:p w14:paraId="4790B05A" w14:textId="62C392E3" w:rsidR="006B10EF" w:rsidRDefault="006B10EF" w:rsidP="006B10EF">
      <w:r w:rsidRPr="002C4780">
        <w:rPr>
          <w:b/>
          <w:bCs/>
        </w:rPr>
        <w:t>Objetivo</w:t>
      </w:r>
      <w:r>
        <w:t>: Visualizar las listas del usuario.</w:t>
      </w:r>
    </w:p>
    <w:p w14:paraId="2585E4D9" w14:textId="1027902B" w:rsidR="006B10EF" w:rsidRDefault="006B10EF" w:rsidP="006B10EF">
      <w:pPr>
        <w:pBdr>
          <w:bottom w:val="single" w:sz="4" w:space="1" w:color="auto"/>
        </w:pBdr>
      </w:pPr>
      <w:r w:rsidRPr="002C4780">
        <w:rPr>
          <w:b/>
          <w:bCs/>
        </w:rPr>
        <w:t>Resultado</w:t>
      </w:r>
      <w:r>
        <w:t>: El sistema muestra las listas del usuario.</w:t>
      </w:r>
    </w:p>
    <w:p w14:paraId="4CA5143E" w14:textId="6BD9B86C" w:rsidR="006B10EF" w:rsidRDefault="006B10EF" w:rsidP="006B10EF">
      <w:r w:rsidRPr="002C4780">
        <w:rPr>
          <w:b/>
          <w:bCs/>
        </w:rPr>
        <w:t>Caso de uso</w:t>
      </w:r>
      <w:r>
        <w:t>: Consultar listas públicas</w:t>
      </w:r>
    </w:p>
    <w:p w14:paraId="74066A3C" w14:textId="77777777" w:rsidR="006B10EF" w:rsidRDefault="006B10EF" w:rsidP="006B10EF">
      <w:r w:rsidRPr="002C4780">
        <w:rPr>
          <w:b/>
          <w:bCs/>
        </w:rPr>
        <w:t>Actor</w:t>
      </w:r>
      <w:r>
        <w:t>: Usuario registrado</w:t>
      </w:r>
    </w:p>
    <w:p w14:paraId="35267D3A" w14:textId="79B5268E" w:rsidR="006B10EF" w:rsidRDefault="006B10EF" w:rsidP="006B10EF">
      <w:r w:rsidRPr="002C4780">
        <w:rPr>
          <w:b/>
          <w:bCs/>
        </w:rPr>
        <w:t>Descripción</w:t>
      </w:r>
      <w:r>
        <w:t>: Permite visualizar listas públicas de otros usuarios a los que sigue el usuario propio.</w:t>
      </w:r>
    </w:p>
    <w:p w14:paraId="209EF69C" w14:textId="46CD7654" w:rsidR="006B10EF" w:rsidRDefault="006B10EF" w:rsidP="006B10EF">
      <w:r w:rsidRPr="002C4780">
        <w:rPr>
          <w:b/>
          <w:bCs/>
        </w:rPr>
        <w:t>Objetivo</w:t>
      </w:r>
      <w:r>
        <w:t>: Visualizar las listas públicas de otros usuarios.</w:t>
      </w:r>
    </w:p>
    <w:p w14:paraId="3A74B78C" w14:textId="3866532E" w:rsidR="006B10EF" w:rsidRPr="005278FD" w:rsidRDefault="006B10EF" w:rsidP="002C4780">
      <w:r w:rsidRPr="002C4780">
        <w:rPr>
          <w:b/>
          <w:bCs/>
        </w:rPr>
        <w:t>Resultado</w:t>
      </w:r>
      <w:r>
        <w:t>: El sistema muestra las listas públicas de usuarios a los que el usuario sigue.</w:t>
      </w:r>
    </w:p>
    <w:p w14:paraId="26EFD6AE" w14:textId="1A00C425" w:rsidR="005278FD" w:rsidRDefault="005278FD" w:rsidP="005278FD">
      <w:pPr>
        <w:pStyle w:val="Ttulo2"/>
        <w:numPr>
          <w:ilvl w:val="0"/>
          <w:numId w:val="0"/>
        </w:numPr>
        <w:ind w:left="576"/>
      </w:pPr>
      <w:bookmarkStart w:id="243" w:name="_Toc222830814"/>
      <w:r>
        <w:t>A.4 Valoraciones y reseñas</w:t>
      </w:r>
      <w:bookmarkEnd w:id="243"/>
    </w:p>
    <w:p w14:paraId="09A4F9AB" w14:textId="4D528847" w:rsidR="002C4780" w:rsidRDefault="002C4780" w:rsidP="002C4780">
      <w:r w:rsidRPr="002C4780">
        <w:rPr>
          <w:b/>
          <w:bCs/>
        </w:rPr>
        <w:t>Caso de uso</w:t>
      </w:r>
      <w:r>
        <w:t>: Crear valoración</w:t>
      </w:r>
    </w:p>
    <w:p w14:paraId="4C87F538" w14:textId="0ED64645" w:rsidR="002C4780" w:rsidRDefault="002C4780" w:rsidP="002C4780">
      <w:r w:rsidRPr="002C4780">
        <w:rPr>
          <w:b/>
          <w:bCs/>
        </w:rPr>
        <w:t>Actor</w:t>
      </w:r>
      <w:r>
        <w:t>: Usuario registrado</w:t>
      </w:r>
    </w:p>
    <w:p w14:paraId="5E03D8B0" w14:textId="266F171C" w:rsidR="002C4780" w:rsidRDefault="002C4780" w:rsidP="002C4780">
      <w:r w:rsidRPr="002C4780">
        <w:rPr>
          <w:b/>
          <w:bCs/>
        </w:rPr>
        <w:lastRenderedPageBreak/>
        <w:t>Descripción</w:t>
      </w:r>
      <w:r>
        <w:t>: Permite valorar una película o serie.</w:t>
      </w:r>
    </w:p>
    <w:p w14:paraId="1D81CCC2" w14:textId="5ED181D8" w:rsidR="002C4780" w:rsidRDefault="002C4780" w:rsidP="002C4780">
      <w:r w:rsidRPr="002C4780">
        <w:rPr>
          <w:b/>
          <w:bCs/>
        </w:rPr>
        <w:t>Objetivo</w:t>
      </w:r>
      <w:r>
        <w:t>: Expresar opinión sobre contenido.</w:t>
      </w:r>
    </w:p>
    <w:p w14:paraId="1680F824" w14:textId="1798DE82" w:rsidR="002C4780" w:rsidRDefault="002C4780" w:rsidP="002C4780">
      <w:pPr>
        <w:pBdr>
          <w:bottom w:val="single" w:sz="4" w:space="1" w:color="auto"/>
        </w:pBdr>
      </w:pPr>
      <w:r w:rsidRPr="002C4780">
        <w:rPr>
          <w:b/>
          <w:bCs/>
        </w:rPr>
        <w:t>Resultado</w:t>
      </w:r>
      <w:r>
        <w:t>: El sistema registra la valoración.</w:t>
      </w:r>
    </w:p>
    <w:p w14:paraId="41C43069" w14:textId="60E8D21D" w:rsidR="002C4780" w:rsidRDefault="002C4780" w:rsidP="002C4780">
      <w:r w:rsidRPr="002C4780">
        <w:rPr>
          <w:b/>
          <w:bCs/>
        </w:rPr>
        <w:t>Caso de uso</w:t>
      </w:r>
      <w:r>
        <w:t>: Editar valoración</w:t>
      </w:r>
    </w:p>
    <w:p w14:paraId="7F880B0F" w14:textId="283052E5" w:rsidR="002C4780" w:rsidRDefault="002C4780" w:rsidP="002C4780">
      <w:r w:rsidRPr="002C4780">
        <w:rPr>
          <w:b/>
          <w:bCs/>
        </w:rPr>
        <w:t>Actor</w:t>
      </w:r>
      <w:r>
        <w:t>: Usuario registrado</w:t>
      </w:r>
    </w:p>
    <w:p w14:paraId="76B2042D" w14:textId="1844F323" w:rsidR="002C4780" w:rsidRDefault="002C4780" w:rsidP="002C4780">
      <w:r w:rsidRPr="002C4780">
        <w:rPr>
          <w:b/>
          <w:bCs/>
        </w:rPr>
        <w:t>Descripción</w:t>
      </w:r>
      <w:r>
        <w:t>: Permite modificar una valoración previa.</w:t>
      </w:r>
    </w:p>
    <w:p w14:paraId="7791DBB1" w14:textId="667E59B9" w:rsidR="002C4780" w:rsidRDefault="002C4780" w:rsidP="002C4780">
      <w:r w:rsidRPr="002C4780">
        <w:rPr>
          <w:b/>
          <w:bCs/>
        </w:rPr>
        <w:t>Objetivo</w:t>
      </w:r>
      <w:r>
        <w:t>: Actualizar opinión registrada.</w:t>
      </w:r>
    </w:p>
    <w:p w14:paraId="4414127B" w14:textId="31A60E3C" w:rsidR="002C4780" w:rsidRDefault="002C4780" w:rsidP="002C4780">
      <w:pPr>
        <w:pBdr>
          <w:bottom w:val="single" w:sz="4" w:space="1" w:color="auto"/>
        </w:pBdr>
      </w:pPr>
      <w:r w:rsidRPr="002C4780">
        <w:rPr>
          <w:b/>
          <w:bCs/>
        </w:rPr>
        <w:t>Resultado</w:t>
      </w:r>
      <w:r>
        <w:t>: El sistema guarda la modificación.</w:t>
      </w:r>
    </w:p>
    <w:p w14:paraId="3211DDE3" w14:textId="27C25D34" w:rsidR="002C4780" w:rsidRDefault="002C4780" w:rsidP="002C4780">
      <w:r w:rsidRPr="002C4780">
        <w:rPr>
          <w:b/>
          <w:bCs/>
        </w:rPr>
        <w:t>Caso de uso</w:t>
      </w:r>
      <w:r>
        <w:t>: Eliminar valoración</w:t>
      </w:r>
    </w:p>
    <w:p w14:paraId="518AE0CB" w14:textId="43F84D82" w:rsidR="002C4780" w:rsidRDefault="002C4780" w:rsidP="002C4780">
      <w:r w:rsidRPr="002C4780">
        <w:rPr>
          <w:b/>
          <w:bCs/>
        </w:rPr>
        <w:t>Actor</w:t>
      </w:r>
      <w:r>
        <w:t>: Usuario registrado</w:t>
      </w:r>
    </w:p>
    <w:p w14:paraId="15F5E0F9" w14:textId="3E6F03F9" w:rsidR="002C4780" w:rsidRDefault="002C4780" w:rsidP="002C4780">
      <w:r w:rsidRPr="002C4780">
        <w:rPr>
          <w:b/>
          <w:bCs/>
        </w:rPr>
        <w:t>Descripción</w:t>
      </w:r>
      <w:r>
        <w:t>: Permite borrar una valoración.</w:t>
      </w:r>
    </w:p>
    <w:p w14:paraId="5081F3BB" w14:textId="05C3AA75" w:rsidR="002C4780" w:rsidRDefault="002C4780" w:rsidP="002C4780">
      <w:r w:rsidRPr="002C4780">
        <w:rPr>
          <w:b/>
          <w:bCs/>
        </w:rPr>
        <w:t>Objetivo</w:t>
      </w:r>
      <w:r>
        <w:t>: Retirar una opinión registrada.</w:t>
      </w:r>
    </w:p>
    <w:p w14:paraId="07D9C9A2" w14:textId="24703E9A" w:rsidR="002C4780" w:rsidRDefault="002C4780" w:rsidP="002C4780">
      <w:pPr>
        <w:pBdr>
          <w:bottom w:val="single" w:sz="4" w:space="1" w:color="auto"/>
        </w:pBdr>
      </w:pPr>
      <w:r w:rsidRPr="002C4780">
        <w:rPr>
          <w:b/>
          <w:bCs/>
        </w:rPr>
        <w:t>Resultado</w:t>
      </w:r>
      <w:r>
        <w:t>: El sistema elimina la valoración.</w:t>
      </w:r>
    </w:p>
    <w:p w14:paraId="72CD490E" w14:textId="4C2E7FBA" w:rsidR="00F65A52" w:rsidRDefault="00F65A52" w:rsidP="00F65A52">
      <w:r w:rsidRPr="002C4780">
        <w:rPr>
          <w:b/>
          <w:bCs/>
        </w:rPr>
        <w:t>Caso de uso</w:t>
      </w:r>
      <w:r>
        <w:t>: Consultar valoraciones propias</w:t>
      </w:r>
    </w:p>
    <w:p w14:paraId="4878A5DB" w14:textId="77777777" w:rsidR="00F65A52" w:rsidRDefault="00F65A52" w:rsidP="00F65A52">
      <w:r w:rsidRPr="002C4780">
        <w:rPr>
          <w:b/>
          <w:bCs/>
        </w:rPr>
        <w:t>Actor</w:t>
      </w:r>
      <w:r>
        <w:t>: Usuario registrado</w:t>
      </w:r>
    </w:p>
    <w:p w14:paraId="577FA17E" w14:textId="601EC32C" w:rsidR="00F65A52" w:rsidRDefault="00F65A52" w:rsidP="00F65A52">
      <w:r w:rsidRPr="002C4780">
        <w:rPr>
          <w:b/>
          <w:bCs/>
        </w:rPr>
        <w:t>Descripción</w:t>
      </w:r>
      <w:r>
        <w:t>: Permite visualizar valoraciones creadas por el usuario.</w:t>
      </w:r>
    </w:p>
    <w:p w14:paraId="56633DEE" w14:textId="770D4DE3" w:rsidR="00F65A52" w:rsidRDefault="00F65A52" w:rsidP="00F65A52">
      <w:r w:rsidRPr="002C4780">
        <w:rPr>
          <w:b/>
          <w:bCs/>
        </w:rPr>
        <w:t>Objetivo</w:t>
      </w:r>
      <w:r>
        <w:t>: Visualizar las opiniones publicadas.</w:t>
      </w:r>
    </w:p>
    <w:p w14:paraId="4AAABDB6" w14:textId="0E96994E" w:rsidR="00F65A52" w:rsidRPr="00F65A52" w:rsidRDefault="00F65A52" w:rsidP="00F65A52">
      <w:pPr>
        <w:pBdr>
          <w:bottom w:val="single" w:sz="4" w:space="1" w:color="auto"/>
        </w:pBdr>
      </w:pPr>
      <w:r w:rsidRPr="002C4780">
        <w:rPr>
          <w:b/>
          <w:bCs/>
        </w:rPr>
        <w:t>Resultado</w:t>
      </w:r>
      <w:r>
        <w:t>: El sistema muestra valoraciones del usuario.</w:t>
      </w:r>
    </w:p>
    <w:p w14:paraId="12203871" w14:textId="4AF596E5" w:rsidR="002C4780" w:rsidRDefault="002C4780" w:rsidP="002C4780">
      <w:r w:rsidRPr="002C4780">
        <w:rPr>
          <w:b/>
          <w:bCs/>
        </w:rPr>
        <w:t>Caso de uso</w:t>
      </w:r>
      <w:r>
        <w:t>: Consultar valoraciones de contenido</w:t>
      </w:r>
    </w:p>
    <w:p w14:paraId="2904CE2A" w14:textId="07B4467E" w:rsidR="002C4780" w:rsidRDefault="002C4780" w:rsidP="002C4780">
      <w:r w:rsidRPr="002C4780">
        <w:rPr>
          <w:b/>
          <w:bCs/>
        </w:rPr>
        <w:t>Actor</w:t>
      </w:r>
      <w:r>
        <w:t>: Usuario registrado</w:t>
      </w:r>
    </w:p>
    <w:p w14:paraId="370371EF" w14:textId="1AFA1996" w:rsidR="002C4780" w:rsidRDefault="002C4780" w:rsidP="002C4780">
      <w:r w:rsidRPr="002C4780">
        <w:rPr>
          <w:b/>
          <w:bCs/>
        </w:rPr>
        <w:t>Descripción</w:t>
      </w:r>
      <w:r>
        <w:t>: Permite visualizar valoraciones de otros usuarios.</w:t>
      </w:r>
    </w:p>
    <w:p w14:paraId="3E481C6A" w14:textId="4BA1D877" w:rsidR="002C4780" w:rsidRDefault="002C4780" w:rsidP="002C4780">
      <w:r w:rsidRPr="002C4780">
        <w:rPr>
          <w:b/>
          <w:bCs/>
        </w:rPr>
        <w:t>Objetivo</w:t>
      </w:r>
      <w:r>
        <w:t>: Conocer opiniones de la comunidad.</w:t>
      </w:r>
    </w:p>
    <w:p w14:paraId="05B4B592" w14:textId="6F76F1EF" w:rsidR="002C4780" w:rsidRDefault="002C4780" w:rsidP="002C4780">
      <w:pPr>
        <w:pBdr>
          <w:bottom w:val="single" w:sz="4" w:space="1" w:color="auto"/>
        </w:pBdr>
      </w:pPr>
      <w:r w:rsidRPr="002C4780">
        <w:rPr>
          <w:b/>
          <w:bCs/>
        </w:rPr>
        <w:t>Resultado</w:t>
      </w:r>
      <w:r>
        <w:t>: El sistema muestra valoraciones disponibles.</w:t>
      </w:r>
    </w:p>
    <w:p w14:paraId="0E115688" w14:textId="03DB45E9" w:rsidR="002C4780" w:rsidRDefault="002C4780" w:rsidP="002C4780">
      <w:r w:rsidRPr="002C4780">
        <w:rPr>
          <w:b/>
          <w:bCs/>
        </w:rPr>
        <w:t>Caso de uso</w:t>
      </w:r>
      <w:r>
        <w:t xml:space="preserve">: </w:t>
      </w:r>
      <w:r w:rsidR="000F1B38">
        <w:t>Dar me gusta a valoración</w:t>
      </w:r>
    </w:p>
    <w:p w14:paraId="5F73CEB9" w14:textId="0608D80D" w:rsidR="002C4780" w:rsidRDefault="002C4780" w:rsidP="002C4780">
      <w:r w:rsidRPr="002C4780">
        <w:rPr>
          <w:b/>
          <w:bCs/>
        </w:rPr>
        <w:t>Actor</w:t>
      </w:r>
      <w:r>
        <w:t>: Usuario registrado</w:t>
      </w:r>
    </w:p>
    <w:p w14:paraId="23DFA92B" w14:textId="523CEACF" w:rsidR="002C4780" w:rsidRDefault="002C4780" w:rsidP="002C4780">
      <w:r w:rsidRPr="002C4780">
        <w:rPr>
          <w:b/>
          <w:bCs/>
        </w:rPr>
        <w:t>Descripción</w:t>
      </w:r>
      <w:r>
        <w:t>: Permite indicar interés por una reseña.</w:t>
      </w:r>
    </w:p>
    <w:p w14:paraId="2CCF1121" w14:textId="1C551DD4" w:rsidR="002C4780" w:rsidRDefault="002C4780" w:rsidP="002C4780">
      <w:r w:rsidRPr="002C4780">
        <w:rPr>
          <w:b/>
          <w:bCs/>
        </w:rPr>
        <w:t>Objetivo</w:t>
      </w:r>
      <w:r>
        <w:t>: Destacar contenido útil.</w:t>
      </w:r>
    </w:p>
    <w:p w14:paraId="5E56A1E8" w14:textId="780407D6" w:rsidR="002C4780" w:rsidRPr="002C4780" w:rsidRDefault="002C4780" w:rsidP="002C4780">
      <w:r w:rsidRPr="002C4780">
        <w:rPr>
          <w:b/>
          <w:bCs/>
        </w:rPr>
        <w:lastRenderedPageBreak/>
        <w:t>Resultado</w:t>
      </w:r>
      <w:r>
        <w:t>: El sistema registra la interacción</w:t>
      </w:r>
      <w:r w:rsidR="000F1B38">
        <w:t xml:space="preserve"> y genera notificación</w:t>
      </w:r>
      <w:r>
        <w:t>.</w:t>
      </w:r>
    </w:p>
    <w:sectPr w:rsidR="002C4780" w:rsidRPr="002C4780" w:rsidSect="00FA2DC4">
      <w:footerReference w:type="default" r:id="rId44"/>
      <w:type w:val="continuous"/>
      <w:pgSz w:w="11906" w:h="16838"/>
      <w:pgMar w:top="1417" w:right="1701" w:bottom="1417" w:left="1701" w:header="708" w:footer="708" w:gutter="0"/>
      <w:pgNumType w:start="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6" w:author="FRANCISCO GARCIA SANCHEZ" w:date="2025-11-11T06:00:00Z" w:initials="FG">
    <w:p w14:paraId="52FCA171" w14:textId="77777777" w:rsidR="005829F7" w:rsidRDefault="005829F7" w:rsidP="005829F7">
      <w:pPr>
        <w:pStyle w:val="Textocomentario"/>
        <w:jc w:val="left"/>
      </w:pPr>
      <w:r>
        <w:rPr>
          <w:rStyle w:val="Refdecomentario"/>
        </w:rPr>
        <w:annotationRef/>
      </w:r>
      <w:r>
        <w:t>Quizás merezca la pena extender esto un poco relatando, por ejemplo, las librerías concretas de Spring Boot utilizadas en el ámbito del desarrollo (esto lo puedes ir introduciendo conforme vayas avanzando con el desarrollo); por ejemplo, para interaccionar con PostgreSQL o para la definición de la API REST.</w:t>
      </w:r>
    </w:p>
  </w:comment>
  <w:comment w:id="27" w:author="FRANCISCO GARCIA SANCHEZ" w:date="2026-03-02T06:35:00Z" w:initials="FG">
    <w:p w14:paraId="450701C7" w14:textId="77777777" w:rsidR="00677F3E" w:rsidRDefault="00677F3E" w:rsidP="00677F3E">
      <w:pPr>
        <w:pStyle w:val="Textocomentario"/>
        <w:jc w:val="left"/>
      </w:pPr>
      <w:r>
        <w:rPr>
          <w:rStyle w:val="Refdecomentario"/>
        </w:rPr>
        <w:annotationRef/>
      </w:r>
      <w:r>
        <w:t>NO HECHO</w:t>
      </w:r>
    </w:p>
  </w:comment>
  <w:comment w:id="29" w:author="FRANCISCO GARCIA SANCHEZ" w:date="2025-11-11T06:01:00Z" w:initials="FG">
    <w:p w14:paraId="2A0982B5" w14:textId="77777777" w:rsidR="008C498C" w:rsidRDefault="008C498C" w:rsidP="008C498C">
      <w:pPr>
        <w:pStyle w:val="Textocomentario"/>
        <w:jc w:val="left"/>
      </w:pPr>
      <w:r>
        <w:rPr>
          <w:rStyle w:val="Refdecomentario"/>
        </w:rPr>
        <w:annotationRef/>
      </w:r>
      <w:r>
        <w:t>Aquí algo parecido con librerías de React relevantes que vayas a emplear en el desarrollo.</w:t>
      </w:r>
    </w:p>
  </w:comment>
  <w:comment w:id="30" w:author="FRANCISCO GARCIA SANCHEZ" w:date="2026-03-02T06:35:00Z" w:initials="FG">
    <w:p w14:paraId="212AFFEB" w14:textId="77777777" w:rsidR="00677F3E" w:rsidRDefault="00677F3E" w:rsidP="00677F3E">
      <w:pPr>
        <w:pStyle w:val="Textocomentario"/>
        <w:jc w:val="left"/>
      </w:pPr>
      <w:r>
        <w:rPr>
          <w:rStyle w:val="Refdecomentario"/>
        </w:rPr>
        <w:annotationRef/>
      </w:r>
      <w:r>
        <w:t>NO HECHO</w:t>
      </w:r>
    </w:p>
  </w:comment>
  <w:comment w:id="31" w:author="CHRISTIAN MATAS CONESA" w:date="2026-03-02T23:13:00Z" w:initials="CMC">
    <w:p w14:paraId="0425C10B" w14:textId="77777777" w:rsidR="00AB2C44" w:rsidRDefault="00AB2C44" w:rsidP="00AB2C44">
      <w:pPr>
        <w:pStyle w:val="Textocomentario"/>
        <w:jc w:val="left"/>
      </w:pPr>
      <w:r>
        <w:rPr>
          <w:rStyle w:val="Refdecomentario"/>
        </w:rPr>
        <w:annotationRef/>
      </w:r>
      <w:r>
        <w:rPr>
          <w:lang w:val="en-US"/>
        </w:rPr>
        <w:t>Aún estoy implementando el frontend</w:t>
      </w:r>
    </w:p>
  </w:comment>
  <w:comment w:id="34" w:author="FRANCISCO GARCIA SANCHEZ" w:date="2026-02-09T10:26:00Z" w:initials="FG">
    <w:p w14:paraId="23350C81" w14:textId="77777777" w:rsidR="008F7814" w:rsidRDefault="008F7814" w:rsidP="008F7814">
      <w:pPr>
        <w:pStyle w:val="Textocomentario"/>
        <w:jc w:val="left"/>
      </w:pPr>
      <w:r>
        <w:rPr>
          <w:rStyle w:val="Refdecomentario"/>
        </w:rPr>
        <w:annotationRef/>
      </w:r>
      <w:r>
        <w:t>Asegúrate de que todos los términos en inglés en el documento están en cursiva.</w:t>
      </w:r>
    </w:p>
  </w:comment>
  <w:comment w:id="45" w:author="FRANCISCO GARCIA SANCHEZ" w:date="2026-02-09T10:35:00Z" w:initials="FG">
    <w:p w14:paraId="683F2FC5" w14:textId="77777777" w:rsidR="007D6217" w:rsidRDefault="007D6217" w:rsidP="007D6217">
      <w:pPr>
        <w:pStyle w:val="Textocomentario"/>
        <w:jc w:val="left"/>
      </w:pPr>
      <w:r>
        <w:rPr>
          <w:rStyle w:val="Refdecomentario"/>
        </w:rPr>
        <w:annotationRef/>
      </w:r>
      <w:r>
        <w:t>Veo recomendable extender la descripción de los CdU utilizando alguna plantilla a tal efecto. El resultado de este ejercicio puede quedar en un anexo al final de la memoria.</w:t>
      </w:r>
    </w:p>
  </w:comment>
  <w:comment w:id="46" w:author="FRANCISCO GARCIA SANCHEZ" w:date="2026-03-02T06:22:00Z" w:initials="FG">
    <w:p w14:paraId="59DDECEB" w14:textId="77777777" w:rsidR="004A1837" w:rsidRDefault="004A1837" w:rsidP="004A1837">
      <w:pPr>
        <w:pStyle w:val="Textocomentario"/>
        <w:jc w:val="left"/>
      </w:pPr>
      <w:r>
        <w:rPr>
          <w:rStyle w:val="Refdecomentario"/>
        </w:rPr>
        <w:annotationRef/>
      </w:r>
      <w:r>
        <w:t>Pensaba más en una plantilla que incluyese los pasos del CdU y las excepciones (cómo se comportaba el sistema bajo determinadas circunstancias). En cualquier caso, siendo contenido opcional, no creo relevante dedicarle mucho más tiempo.</w:t>
      </w:r>
    </w:p>
  </w:comment>
  <w:comment w:id="72" w:author="FRANCISCO GARCIA SANCHEZ" w:date="2026-03-02T06:26:00Z" w:initials="FG">
    <w:p w14:paraId="70D2CB1B" w14:textId="77777777" w:rsidR="00AD668C" w:rsidRDefault="00AD668C" w:rsidP="00AD668C">
      <w:pPr>
        <w:pStyle w:val="Textocomentario"/>
        <w:jc w:val="left"/>
      </w:pPr>
      <w:r>
        <w:rPr>
          <w:rStyle w:val="Refdecomentario"/>
        </w:rPr>
        <w:annotationRef/>
      </w:r>
      <w:r>
        <w:t>Asegúrate de que los nombres de todas las entidades del modelo las pones con la fuente Courier New</w:t>
      </w:r>
    </w:p>
  </w:comment>
  <w:comment w:id="90" w:author="FRANCISCO GARCIA SANCHEZ" w:date="2026-02-09T11:33:00Z" w:initials="FG">
    <w:p w14:paraId="63FB97C2" w14:textId="77777777" w:rsidR="00522750" w:rsidRDefault="00522750" w:rsidP="00522750">
      <w:pPr>
        <w:pStyle w:val="Textocomentario"/>
        <w:jc w:val="left"/>
      </w:pPr>
      <w:r>
        <w:rPr>
          <w:rStyle w:val="Refdecomentario"/>
        </w:rPr>
        <w:annotationRef/>
      </w:r>
      <w:r>
        <w:t>Convendría distinguir los que están pensados para cualquier usuario frente a los que requieren estar autenticados (se puede utilizar un código de colores para distinguirlos). Si finalmente añades el rol de ‘administrador’, este también tendría unos endpoints exclusivos para ese rol.</w:t>
      </w:r>
    </w:p>
  </w:comment>
  <w:comment w:id="91" w:author="FRANCISCO GARCIA SANCHEZ" w:date="2026-03-02T06:35:00Z" w:initials="FG">
    <w:p w14:paraId="6BEA8590" w14:textId="77777777" w:rsidR="00511E3F" w:rsidRDefault="00511E3F" w:rsidP="00511E3F">
      <w:pPr>
        <w:pStyle w:val="Textocomentario"/>
        <w:jc w:val="left"/>
      </w:pPr>
      <w:r>
        <w:rPr>
          <w:rStyle w:val="Refdecomentario"/>
        </w:rPr>
        <w:annotationRef/>
      </w:r>
      <w:r>
        <w:t>NO HECHO</w:t>
      </w:r>
    </w:p>
  </w:comment>
  <w:comment w:id="93" w:author="FRANCISCO GARCIA SANCHEZ" w:date="2026-03-02T06:34:00Z" w:initials="FG">
    <w:p w14:paraId="1DF11507" w14:textId="77777777" w:rsidR="00511E3F" w:rsidRDefault="00511E3F" w:rsidP="00511E3F">
      <w:pPr>
        <w:pStyle w:val="Textocomentario"/>
        <w:jc w:val="left"/>
      </w:pPr>
      <w:r>
        <w:rPr>
          <w:rStyle w:val="Refdecomentario"/>
        </w:rPr>
        <w:annotationRef/>
      </w:r>
      <w:r>
        <w:t>¿Desde el front le dices al back que haga la sincronización? ¿Quién puede lanzar esa petición?</w:t>
      </w:r>
    </w:p>
  </w:comment>
  <w:comment w:id="132" w:author="FRANCISCO GARCIA SANCHEZ" w:date="2026-03-02T06:43:00Z" w:initials="FG">
    <w:p w14:paraId="4B0A418D" w14:textId="77777777" w:rsidR="001E5E56" w:rsidRDefault="001E5E56" w:rsidP="001E5E56">
      <w:pPr>
        <w:pStyle w:val="Textocomentario"/>
        <w:jc w:val="left"/>
      </w:pPr>
      <w:r>
        <w:rPr>
          <w:rStyle w:val="Refdecomentario"/>
        </w:rPr>
        <w:annotationRef/>
      </w:r>
      <w:r>
        <w:t>Creo que es mejor hacer de esto una referencia bibliográfica bien definida y añadir la cita correspondiente al titulo de la figura (“Figura 10. Comparativa …. [8]”)</w:t>
      </w:r>
    </w:p>
  </w:comment>
  <w:comment w:id="134" w:author="FRANCISCO GARCIA SANCHEZ" w:date="2026-03-02T07:02:00Z" w:initials="FG">
    <w:p w14:paraId="3A54B790" w14:textId="77777777" w:rsidR="00977E80" w:rsidRDefault="00977E80" w:rsidP="00977E80">
      <w:pPr>
        <w:pStyle w:val="Textocomentario"/>
        <w:jc w:val="left"/>
      </w:pPr>
      <w:r>
        <w:rPr>
          <w:rStyle w:val="Refdecomentario"/>
        </w:rPr>
        <w:annotationRef/>
      </w:r>
      <w:r>
        <w:t>Asegúrate de describir en este apartado lo que tenga que ver con la interacción con TMDB (código incluido)</w:t>
      </w:r>
    </w:p>
  </w:comment>
  <w:comment w:id="135" w:author="FRANCISCO GARCIA SANCHEZ" w:date="2026-03-02T07:17:00Z" w:initials="FG">
    <w:p w14:paraId="7932967C" w14:textId="77777777" w:rsidR="00476A44" w:rsidRDefault="00476A44" w:rsidP="00476A44">
      <w:pPr>
        <w:pStyle w:val="Textocomentario"/>
        <w:jc w:val="left"/>
      </w:pPr>
      <w:r>
        <w:rPr>
          <w:rStyle w:val="Refdecomentario"/>
        </w:rPr>
        <w:annotationRef/>
      </w:r>
      <w:r>
        <w:t>Incluye también cualquier fichero de configuración que tengas</w:t>
      </w:r>
    </w:p>
  </w:comment>
  <w:comment w:id="140" w:author="FRANCISCO GARCIA SANCHEZ" w:date="2026-03-02T06:53:00Z" w:initials="FG">
    <w:p w14:paraId="32C05939" w14:textId="77777777" w:rsidR="002850AF" w:rsidRDefault="002850AF" w:rsidP="002850AF">
      <w:pPr>
        <w:pStyle w:val="Textocomentario"/>
        <w:jc w:val="left"/>
      </w:pPr>
      <w:r>
        <w:rPr>
          <w:rStyle w:val="Refdecomentario"/>
        </w:rPr>
        <w:annotationRef/>
      </w:r>
      <w:r>
        <w:t>Integra este contenido con el párrafo anterior (‘modularización’)</w:t>
      </w:r>
    </w:p>
  </w:comment>
  <w:comment w:id="144" w:author="FRANCISCO GARCIA SANCHEZ" w:date="2026-03-02T06:50:00Z" w:initials="FG">
    <w:p w14:paraId="687D42B3" w14:textId="77777777" w:rsidR="00F9781D" w:rsidRDefault="00F9781D" w:rsidP="00F9781D">
      <w:pPr>
        <w:pStyle w:val="Textocomentario"/>
        <w:jc w:val="left"/>
      </w:pPr>
      <w:r>
        <w:rPr>
          <w:rStyle w:val="Refdecomentario"/>
        </w:rPr>
        <w:annotationRef/>
      </w:r>
      <w:r>
        <w:t>Cada capa debería estar en un encabezado de 3er nivel (4.3.2, 4.3.3, 4.3.4, 4.3.5) integrando todo el contenido que le corresponda (extractos de código y explicación correspondiente). En este sentido, por ejemplo, lo que tiene que ver con la API debería estar en la capa del controlador.</w:t>
      </w:r>
    </w:p>
  </w:comment>
  <w:comment w:id="146" w:author="FRANCISCO GARCIA SANCHEZ" w:date="2026-03-02T06:58:00Z" w:initials="FG">
    <w:p w14:paraId="368BF4FC" w14:textId="77777777" w:rsidR="00825E8E" w:rsidRDefault="00825E8E" w:rsidP="00825E8E">
      <w:pPr>
        <w:pStyle w:val="Textocomentario"/>
        <w:jc w:val="left"/>
      </w:pPr>
      <w:r>
        <w:rPr>
          <w:rStyle w:val="Refdecomentario"/>
        </w:rPr>
        <w:annotationRef/>
      </w:r>
      <w:r>
        <w:t>Haz esto en los distintos apartados para utilizar esa figura como base para articular la organización de esta sección.</w:t>
      </w:r>
    </w:p>
  </w:comment>
  <w:comment w:id="151" w:author="FRANCISCO GARCIA SANCHEZ" w:date="2026-03-02T06:56:00Z" w:initials="FG">
    <w:p w14:paraId="42CB4ADD" w14:textId="77777777" w:rsidR="00B0493C" w:rsidRDefault="00B0493C" w:rsidP="00B0493C">
      <w:pPr>
        <w:pStyle w:val="Textocomentario"/>
        <w:jc w:val="left"/>
      </w:pPr>
      <w:r>
        <w:rPr>
          <w:rStyle w:val="Refdecomentario"/>
        </w:rPr>
        <w:annotationRef/>
      </w:r>
      <w:r>
        <w:t>Cada figura con código debe contener aspectos que sean representativos de la capa que se está explicando. Es fundamental describir con cierto detalle el contenido de la figura (el código, las distintas etiquetas que aparecen y detalles para que el lector sea capaz de entender lo que ahí pasa).</w:t>
      </w:r>
    </w:p>
  </w:comment>
  <w:comment w:id="152" w:author="FRANCISCO GARCIA SANCHEZ" w:date="2026-03-02T06:57:00Z" w:initials="FG">
    <w:p w14:paraId="3688EF67" w14:textId="77777777" w:rsidR="00B0493C" w:rsidRDefault="00B0493C" w:rsidP="00B0493C">
      <w:pPr>
        <w:pStyle w:val="Textocomentario"/>
        <w:jc w:val="left"/>
      </w:pPr>
      <w:r>
        <w:rPr>
          <w:rStyle w:val="Refdecomentario"/>
        </w:rPr>
        <w:annotationRef/>
      </w:r>
      <w:r>
        <w:t>TENER ESTO EN CUENTA PARA TODAS LAS FIGURAS CON CÓDIGO</w:t>
      </w:r>
    </w:p>
  </w:comment>
  <w:comment w:id="167" w:author="FRANCISCO GARCIA SANCHEZ" w:date="2026-03-02T07:13:00Z" w:initials="FG">
    <w:p w14:paraId="184983DC" w14:textId="77777777" w:rsidR="00840CB6" w:rsidRDefault="00840CB6" w:rsidP="00840CB6">
      <w:pPr>
        <w:pStyle w:val="Textocomentario"/>
        <w:jc w:val="left"/>
      </w:pPr>
      <w:r>
        <w:rPr>
          <w:rStyle w:val="Refdecomentario"/>
        </w:rPr>
        <w:annotationRef/>
      </w:r>
      <w:r>
        <w:t>TODOS LOS TÉRMINOS EN INGLÉS EN CURSIVA</w:t>
      </w:r>
    </w:p>
  </w:comment>
  <w:comment w:id="175" w:author="FRANCISCO GARCIA SANCHEZ" w:date="2026-03-02T07:11:00Z" w:initials="FG">
    <w:p w14:paraId="061B22B9" w14:textId="77777777" w:rsidR="005A30D6" w:rsidRDefault="005A30D6" w:rsidP="005A30D6">
      <w:pPr>
        <w:pStyle w:val="Textocomentario"/>
        <w:jc w:val="left"/>
      </w:pPr>
      <w:r>
        <w:rPr>
          <w:rStyle w:val="Refdecomentario"/>
        </w:rPr>
        <w:annotationRef/>
      </w:r>
      <w:r>
        <w:t>Puede estar bien poner aquí extractos de código con este mismo ejemplo que estas dando.</w:t>
      </w:r>
    </w:p>
  </w:comment>
  <w:comment w:id="177" w:author="FRANCISCO GARCIA SANCHEZ" w:date="2026-03-02T07:09:00Z" w:initials="FG">
    <w:p w14:paraId="72260F62" w14:textId="77777777" w:rsidR="00FB2393" w:rsidRDefault="00FB2393" w:rsidP="00FB2393">
      <w:pPr>
        <w:pStyle w:val="Textocomentario"/>
        <w:jc w:val="left"/>
      </w:pPr>
      <w:r>
        <w:rPr>
          <w:rStyle w:val="Refdecomentario"/>
        </w:rPr>
        <w:annotationRef/>
      </w:r>
      <w:r>
        <w:t>Hazlo párrafo</w:t>
      </w:r>
    </w:p>
  </w:comment>
  <w:comment w:id="182" w:author="FRANCISCO GARCIA SANCHEZ" w:date="2026-03-02T07:13:00Z" w:initials="FG">
    <w:p w14:paraId="129BE316" w14:textId="77777777" w:rsidR="009045DE" w:rsidRDefault="009045DE" w:rsidP="009045DE">
      <w:pPr>
        <w:pStyle w:val="Textocomentario"/>
        <w:jc w:val="left"/>
      </w:pPr>
      <w:r>
        <w:rPr>
          <w:rStyle w:val="Refdecomentario"/>
        </w:rPr>
        <w:annotationRef/>
      </w:r>
      <w:r>
        <w:t>Evita estas listas en la medida de lo posible; en su lugar, escríbelo en forma de párrafo.</w:t>
      </w:r>
    </w:p>
  </w:comment>
  <w:comment w:id="185" w:author="FRANCISCO GARCIA SANCHEZ" w:date="2026-03-02T07:19:00Z" w:initials="FG">
    <w:p w14:paraId="453E833E" w14:textId="77777777" w:rsidR="006E21CA" w:rsidRDefault="006E21CA" w:rsidP="006E21CA">
      <w:pPr>
        <w:pStyle w:val="Textocomentario"/>
        <w:jc w:val="left"/>
      </w:pPr>
      <w:r>
        <w:rPr>
          <w:rStyle w:val="Refdecomentario"/>
        </w:rPr>
        <w:annotationRef/>
      </w:r>
      <w:r>
        <w:t>Muéstralo en la parte de implementación del backend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FCA171" w15:done="0"/>
  <w15:commentEx w15:paraId="450701C7" w15:paraIdParent="52FCA171" w15:done="0"/>
  <w15:commentEx w15:paraId="2A0982B5" w15:done="0"/>
  <w15:commentEx w15:paraId="212AFFEB" w15:paraIdParent="2A0982B5" w15:done="0"/>
  <w15:commentEx w15:paraId="0425C10B" w15:paraIdParent="2A0982B5" w15:done="0"/>
  <w15:commentEx w15:paraId="23350C81" w15:done="0"/>
  <w15:commentEx w15:paraId="683F2FC5" w15:done="0"/>
  <w15:commentEx w15:paraId="59DDECEB" w15:paraIdParent="683F2FC5" w15:done="0"/>
  <w15:commentEx w15:paraId="70D2CB1B" w15:done="0"/>
  <w15:commentEx w15:paraId="63FB97C2" w15:done="0"/>
  <w15:commentEx w15:paraId="6BEA8590" w15:paraIdParent="63FB97C2" w15:done="0"/>
  <w15:commentEx w15:paraId="1DF11507" w15:done="0"/>
  <w15:commentEx w15:paraId="4B0A418D" w15:done="0"/>
  <w15:commentEx w15:paraId="3A54B790" w15:done="0"/>
  <w15:commentEx w15:paraId="7932967C" w15:paraIdParent="3A54B790" w15:done="0"/>
  <w15:commentEx w15:paraId="32C05939" w15:done="0"/>
  <w15:commentEx w15:paraId="687D42B3" w15:done="0"/>
  <w15:commentEx w15:paraId="368BF4FC" w15:done="0"/>
  <w15:commentEx w15:paraId="42CB4ADD" w15:done="0"/>
  <w15:commentEx w15:paraId="3688EF67" w15:paraIdParent="42CB4ADD" w15:done="0"/>
  <w15:commentEx w15:paraId="184983DC" w15:done="0"/>
  <w15:commentEx w15:paraId="061B22B9" w15:done="0"/>
  <w15:commentEx w15:paraId="72260F62" w15:done="0"/>
  <w15:commentEx w15:paraId="129BE316" w15:done="0"/>
  <w15:commentEx w15:paraId="453E833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1094F2" w16cex:dateUtc="2025-11-11T05:00:00Z"/>
  <w16cex:commentExtensible w16cex:durableId="4B10C1CC" w16cex:dateUtc="2026-03-02T05:35:00Z"/>
  <w16cex:commentExtensible w16cex:durableId="6FD2AD96" w16cex:dateUtc="2025-11-11T05:01:00Z"/>
  <w16cex:commentExtensible w16cex:durableId="073A0BFA" w16cex:dateUtc="2026-03-02T05:35:00Z"/>
  <w16cex:commentExtensible w16cex:durableId="0F07569E" w16cex:dateUtc="2026-03-02T22:13:00Z"/>
  <w16cex:commentExtensible w16cex:durableId="44367E89" w16cex:dateUtc="2026-02-09T09:26:00Z"/>
  <w16cex:commentExtensible w16cex:durableId="5A614CEC" w16cex:dateUtc="2026-02-09T09:35:00Z"/>
  <w16cex:commentExtensible w16cex:durableId="4269671C" w16cex:dateUtc="2026-03-02T05:22:00Z"/>
  <w16cex:commentExtensible w16cex:durableId="2611117E" w16cex:dateUtc="2026-03-02T05:26:00Z"/>
  <w16cex:commentExtensible w16cex:durableId="7F345582" w16cex:dateUtc="2026-02-09T10:33:00Z"/>
  <w16cex:commentExtensible w16cex:durableId="4F5F408A" w16cex:dateUtc="2026-03-02T05:35:00Z"/>
  <w16cex:commentExtensible w16cex:durableId="547E80A3" w16cex:dateUtc="2026-03-02T05:34:00Z"/>
  <w16cex:commentExtensible w16cex:durableId="7C2FFA65" w16cex:dateUtc="2026-03-02T05:43:00Z"/>
  <w16cex:commentExtensible w16cex:durableId="129AC5C1" w16cex:dateUtc="2026-03-02T06:02:00Z"/>
  <w16cex:commentExtensible w16cex:durableId="1ED1874F" w16cex:dateUtc="2026-03-02T06:17:00Z"/>
  <w16cex:commentExtensible w16cex:durableId="4BDB294F" w16cex:dateUtc="2026-03-02T05:53:00Z"/>
  <w16cex:commentExtensible w16cex:durableId="62A01274" w16cex:dateUtc="2026-03-02T05:50:00Z"/>
  <w16cex:commentExtensible w16cex:durableId="05536EB4" w16cex:dateUtc="2026-03-02T05:58:00Z"/>
  <w16cex:commentExtensible w16cex:durableId="32344EC4" w16cex:dateUtc="2026-03-02T05:56:00Z"/>
  <w16cex:commentExtensible w16cex:durableId="726440DA" w16cex:dateUtc="2026-03-02T05:57:00Z"/>
  <w16cex:commentExtensible w16cex:durableId="7557ED6F" w16cex:dateUtc="2026-03-02T06:13:00Z"/>
  <w16cex:commentExtensible w16cex:durableId="1DD21D11" w16cex:dateUtc="2026-03-02T06:11:00Z"/>
  <w16cex:commentExtensible w16cex:durableId="5239835D" w16cex:dateUtc="2026-03-02T06:09:00Z"/>
  <w16cex:commentExtensible w16cex:durableId="186C26CD" w16cex:dateUtc="2026-03-02T06:13:00Z"/>
  <w16cex:commentExtensible w16cex:durableId="2604B18C" w16cex:dateUtc="2026-03-02T06: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FCA171" w16cid:durableId="481094F2"/>
  <w16cid:commentId w16cid:paraId="450701C7" w16cid:durableId="4B10C1CC"/>
  <w16cid:commentId w16cid:paraId="2A0982B5" w16cid:durableId="6FD2AD96"/>
  <w16cid:commentId w16cid:paraId="212AFFEB" w16cid:durableId="073A0BFA"/>
  <w16cid:commentId w16cid:paraId="0425C10B" w16cid:durableId="0F07569E"/>
  <w16cid:commentId w16cid:paraId="23350C81" w16cid:durableId="44367E89"/>
  <w16cid:commentId w16cid:paraId="683F2FC5" w16cid:durableId="5A614CEC"/>
  <w16cid:commentId w16cid:paraId="59DDECEB" w16cid:durableId="4269671C"/>
  <w16cid:commentId w16cid:paraId="70D2CB1B" w16cid:durableId="2611117E"/>
  <w16cid:commentId w16cid:paraId="63FB97C2" w16cid:durableId="7F345582"/>
  <w16cid:commentId w16cid:paraId="6BEA8590" w16cid:durableId="4F5F408A"/>
  <w16cid:commentId w16cid:paraId="1DF11507" w16cid:durableId="547E80A3"/>
  <w16cid:commentId w16cid:paraId="4B0A418D" w16cid:durableId="7C2FFA65"/>
  <w16cid:commentId w16cid:paraId="3A54B790" w16cid:durableId="129AC5C1"/>
  <w16cid:commentId w16cid:paraId="7932967C" w16cid:durableId="1ED1874F"/>
  <w16cid:commentId w16cid:paraId="32C05939" w16cid:durableId="4BDB294F"/>
  <w16cid:commentId w16cid:paraId="687D42B3" w16cid:durableId="62A01274"/>
  <w16cid:commentId w16cid:paraId="368BF4FC" w16cid:durableId="05536EB4"/>
  <w16cid:commentId w16cid:paraId="42CB4ADD" w16cid:durableId="32344EC4"/>
  <w16cid:commentId w16cid:paraId="3688EF67" w16cid:durableId="726440DA"/>
  <w16cid:commentId w16cid:paraId="184983DC" w16cid:durableId="7557ED6F"/>
  <w16cid:commentId w16cid:paraId="061B22B9" w16cid:durableId="1DD21D11"/>
  <w16cid:commentId w16cid:paraId="72260F62" w16cid:durableId="5239835D"/>
  <w16cid:commentId w16cid:paraId="129BE316" w16cid:durableId="186C26CD"/>
  <w16cid:commentId w16cid:paraId="453E833E" w16cid:durableId="2604B1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B7439" w14:textId="77777777" w:rsidR="00F31195" w:rsidRPr="007B1868" w:rsidRDefault="00F31195" w:rsidP="00113388">
      <w:pPr>
        <w:spacing w:after="0" w:line="240" w:lineRule="auto"/>
      </w:pPr>
      <w:r w:rsidRPr="007B1868">
        <w:separator/>
      </w:r>
    </w:p>
  </w:endnote>
  <w:endnote w:type="continuationSeparator" w:id="0">
    <w:p w14:paraId="5D93DA3D" w14:textId="77777777" w:rsidR="00F31195" w:rsidRPr="007B1868" w:rsidRDefault="00F31195" w:rsidP="00113388">
      <w:pPr>
        <w:spacing w:after="0" w:line="240" w:lineRule="auto"/>
      </w:pPr>
      <w:r w:rsidRPr="007B1868">
        <w:continuationSeparator/>
      </w:r>
    </w:p>
  </w:endnote>
  <w:endnote w:type="continuationNotice" w:id="1">
    <w:p w14:paraId="7DDA3541" w14:textId="77777777" w:rsidR="00F31195" w:rsidRPr="007B1868" w:rsidRDefault="00F3119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934A7" w14:textId="3D03928A" w:rsidR="003F0BDA" w:rsidRPr="007B1868" w:rsidRDefault="00026899" w:rsidP="003F0BDA">
    <w:pPr>
      <w:pStyle w:val="Piedepgina"/>
      <w:pBdr>
        <w:top w:val="single" w:sz="4" w:space="1" w:color="auto"/>
      </w:pBdr>
    </w:pPr>
    <w:r>
      <w:rPr>
        <w:b/>
        <w:i/>
      </w:rPr>
      <w:t>Christian Matas Conesa</w:t>
    </w:r>
    <w:r w:rsidR="003F0BDA" w:rsidRPr="007B1868">
      <w:tab/>
    </w:r>
    <w:r w:rsidR="003F0BDA" w:rsidRPr="007B1868">
      <w:tab/>
    </w:r>
    <w:r w:rsidR="003F0BDA" w:rsidRPr="007B1868">
      <w:fldChar w:fldCharType="begin"/>
    </w:r>
    <w:r w:rsidR="003F0BDA" w:rsidRPr="007B1868">
      <w:instrText>PAGE   \* MERGEFORMAT</w:instrText>
    </w:r>
    <w:r w:rsidR="003F0BDA" w:rsidRPr="007B1868">
      <w:fldChar w:fldCharType="separate"/>
    </w:r>
    <w:r w:rsidR="00DD0F18" w:rsidRPr="007B1868">
      <w:t>11</w:t>
    </w:r>
    <w:r w:rsidR="003F0BDA" w:rsidRPr="007B1868">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0820F" w14:textId="77347954" w:rsidR="00FA2DC4" w:rsidRPr="007B1868" w:rsidRDefault="0029729E" w:rsidP="003F0BDA">
    <w:pPr>
      <w:pStyle w:val="Piedepgina"/>
      <w:pBdr>
        <w:top w:val="single" w:sz="4" w:space="1" w:color="auto"/>
      </w:pBdr>
    </w:pPr>
    <w:r>
      <w:t>Christian Matas Conesa</w:t>
    </w:r>
    <w:r w:rsidR="00FA2DC4" w:rsidRPr="007B1868">
      <w:tab/>
    </w:r>
    <w:r w:rsidR="00FA2DC4" w:rsidRPr="007B1868">
      <w:tab/>
    </w:r>
    <w:r w:rsidR="00FA2DC4" w:rsidRPr="007B1868">
      <w:fldChar w:fldCharType="begin"/>
    </w:r>
    <w:r w:rsidR="00FA2DC4" w:rsidRPr="007B1868">
      <w:instrText>PAGE   \* MERGEFORMAT</w:instrText>
    </w:r>
    <w:r w:rsidR="00FA2DC4" w:rsidRPr="007B1868">
      <w:fldChar w:fldCharType="separate"/>
    </w:r>
    <w:r w:rsidR="00FA2DC4" w:rsidRPr="007B1868">
      <w:t>11</w:t>
    </w:r>
    <w:r w:rsidR="00FA2DC4" w:rsidRPr="007B1868">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C1AED" w14:textId="77777777" w:rsidR="00F31195" w:rsidRPr="007B1868" w:rsidRDefault="00F31195" w:rsidP="00113388">
      <w:pPr>
        <w:spacing w:after="0" w:line="240" w:lineRule="auto"/>
      </w:pPr>
      <w:r w:rsidRPr="007B1868">
        <w:separator/>
      </w:r>
    </w:p>
  </w:footnote>
  <w:footnote w:type="continuationSeparator" w:id="0">
    <w:p w14:paraId="2F0C4983" w14:textId="77777777" w:rsidR="00F31195" w:rsidRPr="007B1868" w:rsidRDefault="00F31195" w:rsidP="00113388">
      <w:pPr>
        <w:spacing w:after="0" w:line="240" w:lineRule="auto"/>
      </w:pPr>
      <w:r w:rsidRPr="007B1868">
        <w:continuationSeparator/>
      </w:r>
    </w:p>
  </w:footnote>
  <w:footnote w:type="continuationNotice" w:id="1">
    <w:p w14:paraId="412F33B6" w14:textId="77777777" w:rsidR="00F31195" w:rsidRPr="007B1868" w:rsidRDefault="00F31195">
      <w:pPr>
        <w:spacing w:after="0" w:line="240" w:lineRule="auto"/>
      </w:pPr>
    </w:p>
  </w:footnote>
  <w:footnote w:id="2">
    <w:p w14:paraId="52828539" w14:textId="34AC15E8" w:rsidR="00113388" w:rsidRDefault="00113388">
      <w:pPr>
        <w:pStyle w:val="Textonotapie"/>
      </w:pPr>
      <w:r w:rsidRPr="007B1868">
        <w:rPr>
          <w:rStyle w:val="Refdenotaalpie"/>
        </w:rPr>
        <w:footnoteRef/>
      </w:r>
      <w:r w:rsidRPr="007B1868">
        <w:t xml:space="preserve"> </w:t>
      </w:r>
      <w:hyperlink r:id="rId1" w:history="1">
        <w:r w:rsidR="00510120" w:rsidRPr="007B1868">
          <w:rPr>
            <w:rStyle w:val="Hipervnculo"/>
          </w:rPr>
          <w:t>https://biblioguias.uam.es/citar/estilo_ieee</w:t>
        </w:r>
      </w:hyperlink>
      <w:r w:rsidR="00510120" w:rsidRPr="007B1868">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50BFD" w14:textId="6120B366" w:rsidR="003F0BDA" w:rsidRPr="007B1868" w:rsidRDefault="00014354" w:rsidP="003F0BDA">
    <w:pPr>
      <w:pStyle w:val="Encabezado"/>
      <w:pBdr>
        <w:bottom w:val="single" w:sz="4" w:space="1" w:color="auto"/>
      </w:pBdr>
    </w:pPr>
    <w:r>
      <w:rPr>
        <w:b/>
        <w:i/>
      </w:rPr>
      <w:t>MovieMate</w:t>
    </w:r>
    <w:r w:rsidR="003F0BDA" w:rsidRPr="007B1868">
      <w:tab/>
    </w:r>
    <w:r w:rsidR="003F0BDA" w:rsidRPr="007B1868">
      <w:tab/>
    </w:r>
    <w:r w:rsidR="00966FBA" w:rsidRPr="007B1868">
      <w:t>Grado en Ingeniería Informática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7190"/>
    <w:multiLevelType w:val="hybridMultilevel"/>
    <w:tmpl w:val="6374EE66"/>
    <w:lvl w:ilvl="0" w:tplc="01A0C382">
      <w:start w:val="1"/>
      <w:numFmt w:val="upperRoman"/>
      <w:pStyle w:val="Ttuloprevio"/>
      <w:lvlText w:val="%1."/>
      <w:lvlJc w:val="right"/>
      <w:pPr>
        <w:ind w:left="360" w:hanging="360"/>
      </w:pPr>
    </w:lvl>
    <w:lvl w:ilvl="1" w:tplc="6A7A2E80">
      <w:start w:val="1"/>
      <w:numFmt w:val="decimal"/>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2634ED7"/>
    <w:multiLevelType w:val="hybridMultilevel"/>
    <w:tmpl w:val="9E8007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2FD5E3A"/>
    <w:multiLevelType w:val="hybridMultilevel"/>
    <w:tmpl w:val="44DC04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3B02887"/>
    <w:multiLevelType w:val="hybridMultilevel"/>
    <w:tmpl w:val="0CA43D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5356C70"/>
    <w:multiLevelType w:val="hybridMultilevel"/>
    <w:tmpl w:val="BCE4E9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861285F"/>
    <w:multiLevelType w:val="hybridMultilevel"/>
    <w:tmpl w:val="F98025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C6D6131"/>
    <w:multiLevelType w:val="hybridMultilevel"/>
    <w:tmpl w:val="1AAE1004"/>
    <w:lvl w:ilvl="0" w:tplc="E2CAFA8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0F5E38E6"/>
    <w:multiLevelType w:val="hybridMultilevel"/>
    <w:tmpl w:val="255218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2834E89"/>
    <w:multiLevelType w:val="hybridMultilevel"/>
    <w:tmpl w:val="3488AF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D0B6369"/>
    <w:multiLevelType w:val="hybridMultilevel"/>
    <w:tmpl w:val="E2707A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845FF"/>
    <w:multiLevelType w:val="hybridMultilevel"/>
    <w:tmpl w:val="FAB6D1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4F15BBB"/>
    <w:multiLevelType w:val="hybridMultilevel"/>
    <w:tmpl w:val="AE2A2682"/>
    <w:lvl w:ilvl="0" w:tplc="A8F2C1F4">
      <w:start w:val="1"/>
      <w:numFmt w:val="decimal"/>
      <w:lvlText w:val="3.%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6E25673"/>
    <w:multiLevelType w:val="hybridMultilevel"/>
    <w:tmpl w:val="48FAEFDA"/>
    <w:lvl w:ilvl="0" w:tplc="BF046D12">
      <w:start w:val="1"/>
      <w:numFmt w:val="bullet"/>
      <w:lvlText w:val=""/>
      <w:lvlJc w:val="left"/>
      <w:pPr>
        <w:ind w:left="1080" w:hanging="360"/>
      </w:pPr>
      <w:rPr>
        <w:rFonts w:ascii="Symbol" w:hAnsi="Symbol"/>
      </w:rPr>
    </w:lvl>
    <w:lvl w:ilvl="1" w:tplc="34C6FD04">
      <w:start w:val="1"/>
      <w:numFmt w:val="bullet"/>
      <w:lvlText w:val=""/>
      <w:lvlJc w:val="left"/>
      <w:pPr>
        <w:ind w:left="1440" w:hanging="360"/>
      </w:pPr>
      <w:rPr>
        <w:rFonts w:ascii="Symbol" w:hAnsi="Symbol"/>
      </w:rPr>
    </w:lvl>
    <w:lvl w:ilvl="2" w:tplc="24285604">
      <w:start w:val="1"/>
      <w:numFmt w:val="bullet"/>
      <w:lvlText w:val=""/>
      <w:lvlJc w:val="left"/>
      <w:pPr>
        <w:ind w:left="1080" w:hanging="360"/>
      </w:pPr>
      <w:rPr>
        <w:rFonts w:ascii="Symbol" w:hAnsi="Symbol"/>
      </w:rPr>
    </w:lvl>
    <w:lvl w:ilvl="3" w:tplc="507AC638">
      <w:start w:val="1"/>
      <w:numFmt w:val="bullet"/>
      <w:lvlText w:val=""/>
      <w:lvlJc w:val="left"/>
      <w:pPr>
        <w:ind w:left="1080" w:hanging="360"/>
      </w:pPr>
      <w:rPr>
        <w:rFonts w:ascii="Symbol" w:hAnsi="Symbol"/>
      </w:rPr>
    </w:lvl>
    <w:lvl w:ilvl="4" w:tplc="F086D7D4">
      <w:start w:val="1"/>
      <w:numFmt w:val="bullet"/>
      <w:lvlText w:val=""/>
      <w:lvlJc w:val="left"/>
      <w:pPr>
        <w:ind w:left="1080" w:hanging="360"/>
      </w:pPr>
      <w:rPr>
        <w:rFonts w:ascii="Symbol" w:hAnsi="Symbol"/>
      </w:rPr>
    </w:lvl>
    <w:lvl w:ilvl="5" w:tplc="84345760">
      <w:start w:val="1"/>
      <w:numFmt w:val="bullet"/>
      <w:lvlText w:val=""/>
      <w:lvlJc w:val="left"/>
      <w:pPr>
        <w:ind w:left="1080" w:hanging="360"/>
      </w:pPr>
      <w:rPr>
        <w:rFonts w:ascii="Symbol" w:hAnsi="Symbol"/>
      </w:rPr>
    </w:lvl>
    <w:lvl w:ilvl="6" w:tplc="65D634DA">
      <w:start w:val="1"/>
      <w:numFmt w:val="bullet"/>
      <w:lvlText w:val=""/>
      <w:lvlJc w:val="left"/>
      <w:pPr>
        <w:ind w:left="1080" w:hanging="360"/>
      </w:pPr>
      <w:rPr>
        <w:rFonts w:ascii="Symbol" w:hAnsi="Symbol"/>
      </w:rPr>
    </w:lvl>
    <w:lvl w:ilvl="7" w:tplc="DF0EAB6E">
      <w:start w:val="1"/>
      <w:numFmt w:val="bullet"/>
      <w:lvlText w:val=""/>
      <w:lvlJc w:val="left"/>
      <w:pPr>
        <w:ind w:left="1080" w:hanging="360"/>
      </w:pPr>
      <w:rPr>
        <w:rFonts w:ascii="Symbol" w:hAnsi="Symbol"/>
      </w:rPr>
    </w:lvl>
    <w:lvl w:ilvl="8" w:tplc="2744D544">
      <w:start w:val="1"/>
      <w:numFmt w:val="bullet"/>
      <w:lvlText w:val=""/>
      <w:lvlJc w:val="left"/>
      <w:pPr>
        <w:ind w:left="1080" w:hanging="360"/>
      </w:pPr>
      <w:rPr>
        <w:rFonts w:ascii="Symbol" w:hAnsi="Symbol"/>
      </w:rPr>
    </w:lvl>
  </w:abstractNum>
  <w:abstractNum w:abstractNumId="13" w15:restartNumberingAfterBreak="0">
    <w:nsid w:val="28021963"/>
    <w:multiLevelType w:val="hybridMultilevel"/>
    <w:tmpl w:val="21E4AF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D951F9"/>
    <w:multiLevelType w:val="hybridMultilevel"/>
    <w:tmpl w:val="C71C1460"/>
    <w:lvl w:ilvl="0" w:tplc="47F4DDAE">
      <w:start w:val="1"/>
      <w:numFmt w:val="decimal"/>
      <w:lvlText w:val="(%1)"/>
      <w:lvlJc w:val="left"/>
      <w:pPr>
        <w:ind w:left="1440" w:hanging="360"/>
      </w:pPr>
    </w:lvl>
    <w:lvl w:ilvl="1" w:tplc="E53A973E">
      <w:start w:val="1"/>
      <w:numFmt w:val="bullet"/>
      <w:lvlText w:val=""/>
      <w:lvlJc w:val="left"/>
      <w:pPr>
        <w:ind w:left="1800" w:hanging="360"/>
      </w:pPr>
      <w:rPr>
        <w:rFonts w:ascii="Symbol" w:hAnsi="Symbol"/>
      </w:rPr>
    </w:lvl>
    <w:lvl w:ilvl="2" w:tplc="61A67EE2">
      <w:start w:val="1"/>
      <w:numFmt w:val="decimal"/>
      <w:lvlText w:val="(%3)"/>
      <w:lvlJc w:val="left"/>
      <w:pPr>
        <w:ind w:left="1440" w:hanging="360"/>
      </w:pPr>
    </w:lvl>
    <w:lvl w:ilvl="3" w:tplc="4B709FB8">
      <w:start w:val="1"/>
      <w:numFmt w:val="decimal"/>
      <w:lvlText w:val="(%4)"/>
      <w:lvlJc w:val="left"/>
      <w:pPr>
        <w:ind w:left="1440" w:hanging="360"/>
      </w:pPr>
    </w:lvl>
    <w:lvl w:ilvl="4" w:tplc="F2425750">
      <w:start w:val="1"/>
      <w:numFmt w:val="decimal"/>
      <w:lvlText w:val="(%5)"/>
      <w:lvlJc w:val="left"/>
      <w:pPr>
        <w:ind w:left="1440" w:hanging="360"/>
      </w:pPr>
    </w:lvl>
    <w:lvl w:ilvl="5" w:tplc="E9749326">
      <w:start w:val="1"/>
      <w:numFmt w:val="decimal"/>
      <w:lvlText w:val="(%6)"/>
      <w:lvlJc w:val="left"/>
      <w:pPr>
        <w:ind w:left="1440" w:hanging="360"/>
      </w:pPr>
    </w:lvl>
    <w:lvl w:ilvl="6" w:tplc="8AA42CE6">
      <w:start w:val="1"/>
      <w:numFmt w:val="decimal"/>
      <w:lvlText w:val="(%7)"/>
      <w:lvlJc w:val="left"/>
      <w:pPr>
        <w:ind w:left="1440" w:hanging="360"/>
      </w:pPr>
    </w:lvl>
    <w:lvl w:ilvl="7" w:tplc="DE3E6F32">
      <w:start w:val="1"/>
      <w:numFmt w:val="decimal"/>
      <w:lvlText w:val="(%8)"/>
      <w:lvlJc w:val="left"/>
      <w:pPr>
        <w:ind w:left="1440" w:hanging="360"/>
      </w:pPr>
    </w:lvl>
    <w:lvl w:ilvl="8" w:tplc="31E8018A">
      <w:start w:val="1"/>
      <w:numFmt w:val="decimal"/>
      <w:lvlText w:val="(%9)"/>
      <w:lvlJc w:val="left"/>
      <w:pPr>
        <w:ind w:left="1440" w:hanging="360"/>
      </w:pPr>
    </w:lvl>
  </w:abstractNum>
  <w:abstractNum w:abstractNumId="15" w15:restartNumberingAfterBreak="0">
    <w:nsid w:val="2CC54F0E"/>
    <w:multiLevelType w:val="hybridMultilevel"/>
    <w:tmpl w:val="413AA8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4B71979"/>
    <w:multiLevelType w:val="hybridMultilevel"/>
    <w:tmpl w:val="1AD0FF50"/>
    <w:lvl w:ilvl="0" w:tplc="5364A09C">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5DA3192"/>
    <w:multiLevelType w:val="multilevel"/>
    <w:tmpl w:val="CE32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4C3F4F"/>
    <w:multiLevelType w:val="hybridMultilevel"/>
    <w:tmpl w:val="0DD2B638"/>
    <w:lvl w:ilvl="0" w:tplc="152C810C">
      <w:start w:val="1"/>
      <w:numFmt w:val="bullet"/>
      <w:lvlText w:val=""/>
      <w:lvlJc w:val="left"/>
      <w:pPr>
        <w:ind w:left="1080" w:hanging="360"/>
      </w:pPr>
      <w:rPr>
        <w:rFonts w:ascii="Symbol" w:hAnsi="Symbol"/>
      </w:rPr>
    </w:lvl>
    <w:lvl w:ilvl="1" w:tplc="2BD27A06">
      <w:start w:val="1"/>
      <w:numFmt w:val="bullet"/>
      <w:lvlText w:val=""/>
      <w:lvlJc w:val="left"/>
      <w:pPr>
        <w:ind w:left="1080" w:hanging="360"/>
      </w:pPr>
      <w:rPr>
        <w:rFonts w:ascii="Symbol" w:hAnsi="Symbol"/>
      </w:rPr>
    </w:lvl>
    <w:lvl w:ilvl="2" w:tplc="C316D35C">
      <w:start w:val="1"/>
      <w:numFmt w:val="bullet"/>
      <w:lvlText w:val=""/>
      <w:lvlJc w:val="left"/>
      <w:pPr>
        <w:ind w:left="1080" w:hanging="360"/>
      </w:pPr>
      <w:rPr>
        <w:rFonts w:ascii="Symbol" w:hAnsi="Symbol"/>
      </w:rPr>
    </w:lvl>
    <w:lvl w:ilvl="3" w:tplc="0AE2F1EC">
      <w:start w:val="1"/>
      <w:numFmt w:val="bullet"/>
      <w:lvlText w:val=""/>
      <w:lvlJc w:val="left"/>
      <w:pPr>
        <w:ind w:left="1080" w:hanging="360"/>
      </w:pPr>
      <w:rPr>
        <w:rFonts w:ascii="Symbol" w:hAnsi="Symbol"/>
      </w:rPr>
    </w:lvl>
    <w:lvl w:ilvl="4" w:tplc="6E345FA4">
      <w:start w:val="1"/>
      <w:numFmt w:val="bullet"/>
      <w:lvlText w:val=""/>
      <w:lvlJc w:val="left"/>
      <w:pPr>
        <w:ind w:left="1080" w:hanging="360"/>
      </w:pPr>
      <w:rPr>
        <w:rFonts w:ascii="Symbol" w:hAnsi="Symbol"/>
      </w:rPr>
    </w:lvl>
    <w:lvl w:ilvl="5" w:tplc="B47201B4">
      <w:start w:val="1"/>
      <w:numFmt w:val="bullet"/>
      <w:lvlText w:val=""/>
      <w:lvlJc w:val="left"/>
      <w:pPr>
        <w:ind w:left="1080" w:hanging="360"/>
      </w:pPr>
      <w:rPr>
        <w:rFonts w:ascii="Symbol" w:hAnsi="Symbol"/>
      </w:rPr>
    </w:lvl>
    <w:lvl w:ilvl="6" w:tplc="9D4E3D38">
      <w:start w:val="1"/>
      <w:numFmt w:val="bullet"/>
      <w:lvlText w:val=""/>
      <w:lvlJc w:val="left"/>
      <w:pPr>
        <w:ind w:left="1080" w:hanging="360"/>
      </w:pPr>
      <w:rPr>
        <w:rFonts w:ascii="Symbol" w:hAnsi="Symbol"/>
      </w:rPr>
    </w:lvl>
    <w:lvl w:ilvl="7" w:tplc="E1D64ED8">
      <w:start w:val="1"/>
      <w:numFmt w:val="bullet"/>
      <w:lvlText w:val=""/>
      <w:lvlJc w:val="left"/>
      <w:pPr>
        <w:ind w:left="1080" w:hanging="360"/>
      </w:pPr>
      <w:rPr>
        <w:rFonts w:ascii="Symbol" w:hAnsi="Symbol"/>
      </w:rPr>
    </w:lvl>
    <w:lvl w:ilvl="8" w:tplc="039CD7C6">
      <w:start w:val="1"/>
      <w:numFmt w:val="bullet"/>
      <w:lvlText w:val=""/>
      <w:lvlJc w:val="left"/>
      <w:pPr>
        <w:ind w:left="1080" w:hanging="360"/>
      </w:pPr>
      <w:rPr>
        <w:rFonts w:ascii="Symbol" w:hAnsi="Symbol"/>
      </w:rPr>
    </w:lvl>
  </w:abstractNum>
  <w:abstractNum w:abstractNumId="19" w15:restartNumberingAfterBreak="0">
    <w:nsid w:val="39774117"/>
    <w:multiLevelType w:val="hybridMultilevel"/>
    <w:tmpl w:val="E1CA89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C77746B"/>
    <w:multiLevelType w:val="hybridMultilevel"/>
    <w:tmpl w:val="D60E93C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3DD003FA"/>
    <w:multiLevelType w:val="hybridMultilevel"/>
    <w:tmpl w:val="CBDE9AB4"/>
    <w:lvl w:ilvl="0" w:tplc="E6C23A84">
      <w:start w:val="1"/>
      <w:numFmt w:val="bullet"/>
      <w:lvlText w:val=""/>
      <w:lvlJc w:val="left"/>
      <w:pPr>
        <w:ind w:left="1080" w:hanging="360"/>
      </w:pPr>
      <w:rPr>
        <w:rFonts w:ascii="Symbol" w:hAnsi="Symbol"/>
      </w:rPr>
    </w:lvl>
    <w:lvl w:ilvl="1" w:tplc="8D5A4896">
      <w:start w:val="1"/>
      <w:numFmt w:val="bullet"/>
      <w:lvlText w:val=""/>
      <w:lvlJc w:val="left"/>
      <w:pPr>
        <w:ind w:left="1440" w:hanging="360"/>
      </w:pPr>
      <w:rPr>
        <w:rFonts w:ascii="Symbol" w:hAnsi="Symbol"/>
      </w:rPr>
    </w:lvl>
    <w:lvl w:ilvl="2" w:tplc="A7329BB8">
      <w:start w:val="1"/>
      <w:numFmt w:val="bullet"/>
      <w:lvlText w:val=""/>
      <w:lvlJc w:val="left"/>
      <w:pPr>
        <w:ind w:left="1080" w:hanging="360"/>
      </w:pPr>
      <w:rPr>
        <w:rFonts w:ascii="Symbol" w:hAnsi="Symbol"/>
      </w:rPr>
    </w:lvl>
    <w:lvl w:ilvl="3" w:tplc="7ED67AE4">
      <w:start w:val="1"/>
      <w:numFmt w:val="bullet"/>
      <w:lvlText w:val=""/>
      <w:lvlJc w:val="left"/>
      <w:pPr>
        <w:ind w:left="1080" w:hanging="360"/>
      </w:pPr>
      <w:rPr>
        <w:rFonts w:ascii="Symbol" w:hAnsi="Symbol"/>
      </w:rPr>
    </w:lvl>
    <w:lvl w:ilvl="4" w:tplc="F0686838">
      <w:start w:val="1"/>
      <w:numFmt w:val="bullet"/>
      <w:lvlText w:val=""/>
      <w:lvlJc w:val="left"/>
      <w:pPr>
        <w:ind w:left="1080" w:hanging="360"/>
      </w:pPr>
      <w:rPr>
        <w:rFonts w:ascii="Symbol" w:hAnsi="Symbol"/>
      </w:rPr>
    </w:lvl>
    <w:lvl w:ilvl="5" w:tplc="B46C0426">
      <w:start w:val="1"/>
      <w:numFmt w:val="bullet"/>
      <w:lvlText w:val=""/>
      <w:lvlJc w:val="left"/>
      <w:pPr>
        <w:ind w:left="1080" w:hanging="360"/>
      </w:pPr>
      <w:rPr>
        <w:rFonts w:ascii="Symbol" w:hAnsi="Symbol"/>
      </w:rPr>
    </w:lvl>
    <w:lvl w:ilvl="6" w:tplc="A28E9956">
      <w:start w:val="1"/>
      <w:numFmt w:val="bullet"/>
      <w:lvlText w:val=""/>
      <w:lvlJc w:val="left"/>
      <w:pPr>
        <w:ind w:left="1080" w:hanging="360"/>
      </w:pPr>
      <w:rPr>
        <w:rFonts w:ascii="Symbol" w:hAnsi="Symbol"/>
      </w:rPr>
    </w:lvl>
    <w:lvl w:ilvl="7" w:tplc="0B32FC2A">
      <w:start w:val="1"/>
      <w:numFmt w:val="bullet"/>
      <w:lvlText w:val=""/>
      <w:lvlJc w:val="left"/>
      <w:pPr>
        <w:ind w:left="1080" w:hanging="360"/>
      </w:pPr>
      <w:rPr>
        <w:rFonts w:ascii="Symbol" w:hAnsi="Symbol"/>
      </w:rPr>
    </w:lvl>
    <w:lvl w:ilvl="8" w:tplc="6516898E">
      <w:start w:val="1"/>
      <w:numFmt w:val="bullet"/>
      <w:lvlText w:val=""/>
      <w:lvlJc w:val="left"/>
      <w:pPr>
        <w:ind w:left="1080" w:hanging="360"/>
      </w:pPr>
      <w:rPr>
        <w:rFonts w:ascii="Symbol" w:hAnsi="Symbol"/>
      </w:rPr>
    </w:lvl>
  </w:abstractNum>
  <w:abstractNum w:abstractNumId="22" w15:restartNumberingAfterBreak="0">
    <w:nsid w:val="3E4A686B"/>
    <w:multiLevelType w:val="hybridMultilevel"/>
    <w:tmpl w:val="4AB8D8A8"/>
    <w:lvl w:ilvl="0" w:tplc="D43EF902">
      <w:start w:val="1"/>
      <w:numFmt w:val="decimal"/>
      <w:lvlText w:val="5.%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E6435F9"/>
    <w:multiLevelType w:val="hybridMultilevel"/>
    <w:tmpl w:val="BE2655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17733FC"/>
    <w:multiLevelType w:val="hybridMultilevel"/>
    <w:tmpl w:val="F5FA03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49E1495"/>
    <w:multiLevelType w:val="hybridMultilevel"/>
    <w:tmpl w:val="A35C90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7E55177"/>
    <w:multiLevelType w:val="hybridMultilevel"/>
    <w:tmpl w:val="2954D916"/>
    <w:lvl w:ilvl="0" w:tplc="B4BE751E">
      <w:start w:val="1"/>
      <w:numFmt w:val="decimal"/>
      <w:lvlText w:val="2.%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488D7B5B"/>
    <w:multiLevelType w:val="hybridMultilevel"/>
    <w:tmpl w:val="6916FC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92261A2"/>
    <w:multiLevelType w:val="hybridMultilevel"/>
    <w:tmpl w:val="984654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B025D70"/>
    <w:multiLevelType w:val="hybridMultilevel"/>
    <w:tmpl w:val="AA10D68C"/>
    <w:lvl w:ilvl="0" w:tplc="3C3EA546">
      <w:start w:val="1"/>
      <w:numFmt w:val="decimal"/>
      <w:lvlText w:val="%1."/>
      <w:lvlJc w:val="left"/>
      <w:pPr>
        <w:ind w:left="1440" w:hanging="360"/>
      </w:pPr>
    </w:lvl>
    <w:lvl w:ilvl="1" w:tplc="1D387262">
      <w:start w:val="1"/>
      <w:numFmt w:val="decimal"/>
      <w:lvlText w:val="%2."/>
      <w:lvlJc w:val="left"/>
      <w:pPr>
        <w:ind w:left="1440" w:hanging="360"/>
      </w:pPr>
    </w:lvl>
    <w:lvl w:ilvl="2" w:tplc="B2621110">
      <w:start w:val="1"/>
      <w:numFmt w:val="decimal"/>
      <w:lvlText w:val="%3."/>
      <w:lvlJc w:val="left"/>
      <w:pPr>
        <w:ind w:left="1440" w:hanging="360"/>
      </w:pPr>
    </w:lvl>
    <w:lvl w:ilvl="3" w:tplc="18025214">
      <w:start w:val="1"/>
      <w:numFmt w:val="decimal"/>
      <w:lvlText w:val="%4."/>
      <w:lvlJc w:val="left"/>
      <w:pPr>
        <w:ind w:left="1440" w:hanging="360"/>
      </w:pPr>
    </w:lvl>
    <w:lvl w:ilvl="4" w:tplc="5E5A3218">
      <w:start w:val="1"/>
      <w:numFmt w:val="decimal"/>
      <w:lvlText w:val="%5."/>
      <w:lvlJc w:val="left"/>
      <w:pPr>
        <w:ind w:left="1440" w:hanging="360"/>
      </w:pPr>
    </w:lvl>
    <w:lvl w:ilvl="5" w:tplc="3856C278">
      <w:start w:val="1"/>
      <w:numFmt w:val="decimal"/>
      <w:lvlText w:val="%6."/>
      <w:lvlJc w:val="left"/>
      <w:pPr>
        <w:ind w:left="1440" w:hanging="360"/>
      </w:pPr>
    </w:lvl>
    <w:lvl w:ilvl="6" w:tplc="FDD80616">
      <w:start w:val="1"/>
      <w:numFmt w:val="decimal"/>
      <w:lvlText w:val="%7."/>
      <w:lvlJc w:val="left"/>
      <w:pPr>
        <w:ind w:left="1440" w:hanging="360"/>
      </w:pPr>
    </w:lvl>
    <w:lvl w:ilvl="7" w:tplc="B5EEE9A4">
      <w:start w:val="1"/>
      <w:numFmt w:val="decimal"/>
      <w:lvlText w:val="%8."/>
      <w:lvlJc w:val="left"/>
      <w:pPr>
        <w:ind w:left="1440" w:hanging="360"/>
      </w:pPr>
    </w:lvl>
    <w:lvl w:ilvl="8" w:tplc="EF02C1D8">
      <w:start w:val="1"/>
      <w:numFmt w:val="decimal"/>
      <w:lvlText w:val="%9."/>
      <w:lvlJc w:val="left"/>
      <w:pPr>
        <w:ind w:left="1440" w:hanging="360"/>
      </w:pPr>
    </w:lvl>
  </w:abstractNum>
  <w:abstractNum w:abstractNumId="30" w15:restartNumberingAfterBreak="0">
    <w:nsid w:val="4C7026D5"/>
    <w:multiLevelType w:val="hybridMultilevel"/>
    <w:tmpl w:val="F438D0B0"/>
    <w:lvl w:ilvl="0" w:tplc="F566EA64">
      <w:start w:val="1"/>
      <w:numFmt w:val="decimal"/>
      <w:lvlText w:val="(OB%1)"/>
      <w:lvlJc w:val="left"/>
      <w:pPr>
        <w:ind w:left="2629"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4CDC5976"/>
    <w:multiLevelType w:val="hybridMultilevel"/>
    <w:tmpl w:val="8FFE7B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4F70304D"/>
    <w:multiLevelType w:val="hybridMultilevel"/>
    <w:tmpl w:val="543255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4F845356"/>
    <w:multiLevelType w:val="hybridMultilevel"/>
    <w:tmpl w:val="91166C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50477B51"/>
    <w:multiLevelType w:val="hybridMultilevel"/>
    <w:tmpl w:val="679094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5120789E"/>
    <w:multiLevelType w:val="hybridMultilevel"/>
    <w:tmpl w:val="3ACCED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53DE3A4B"/>
    <w:multiLevelType w:val="hybridMultilevel"/>
    <w:tmpl w:val="17904E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57081370"/>
    <w:multiLevelType w:val="hybridMultilevel"/>
    <w:tmpl w:val="A906E8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573268DD"/>
    <w:multiLevelType w:val="hybridMultilevel"/>
    <w:tmpl w:val="7E40D5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5CA333B6"/>
    <w:multiLevelType w:val="multilevel"/>
    <w:tmpl w:val="FDB6FA10"/>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0" w15:restartNumberingAfterBreak="0">
    <w:nsid w:val="5D71024B"/>
    <w:multiLevelType w:val="hybridMultilevel"/>
    <w:tmpl w:val="4CC8145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5FD13109"/>
    <w:multiLevelType w:val="hybridMultilevel"/>
    <w:tmpl w:val="D0BC4AEE"/>
    <w:lvl w:ilvl="0" w:tplc="39E465BE">
      <w:start w:val="1"/>
      <w:numFmt w:val="decimal"/>
      <w:lvlText w:val="1.%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65AA7CE1"/>
    <w:multiLevelType w:val="hybridMultilevel"/>
    <w:tmpl w:val="2ABCE3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660B6EF2"/>
    <w:multiLevelType w:val="hybridMultilevel"/>
    <w:tmpl w:val="32B2246E"/>
    <w:lvl w:ilvl="0" w:tplc="FA565684">
      <w:start w:val="1"/>
      <w:numFmt w:val="decimal"/>
      <w:lvlText w:val="%1."/>
      <w:lvlJc w:val="left"/>
      <w:pPr>
        <w:ind w:left="1440" w:hanging="360"/>
      </w:pPr>
    </w:lvl>
    <w:lvl w:ilvl="1" w:tplc="97842D96">
      <w:start w:val="1"/>
      <w:numFmt w:val="decimal"/>
      <w:lvlText w:val="%2."/>
      <w:lvlJc w:val="left"/>
      <w:pPr>
        <w:ind w:left="1440" w:hanging="360"/>
      </w:pPr>
    </w:lvl>
    <w:lvl w:ilvl="2" w:tplc="41E8E064">
      <w:start w:val="1"/>
      <w:numFmt w:val="decimal"/>
      <w:lvlText w:val="%3."/>
      <w:lvlJc w:val="left"/>
      <w:pPr>
        <w:ind w:left="1440" w:hanging="360"/>
      </w:pPr>
    </w:lvl>
    <w:lvl w:ilvl="3" w:tplc="DEDADB18">
      <w:start w:val="1"/>
      <w:numFmt w:val="decimal"/>
      <w:lvlText w:val="%4."/>
      <w:lvlJc w:val="left"/>
      <w:pPr>
        <w:ind w:left="1440" w:hanging="360"/>
      </w:pPr>
    </w:lvl>
    <w:lvl w:ilvl="4" w:tplc="E746246C">
      <w:start w:val="1"/>
      <w:numFmt w:val="decimal"/>
      <w:lvlText w:val="%5."/>
      <w:lvlJc w:val="left"/>
      <w:pPr>
        <w:ind w:left="1440" w:hanging="360"/>
      </w:pPr>
    </w:lvl>
    <w:lvl w:ilvl="5" w:tplc="87E0400C">
      <w:start w:val="1"/>
      <w:numFmt w:val="decimal"/>
      <w:lvlText w:val="%6."/>
      <w:lvlJc w:val="left"/>
      <w:pPr>
        <w:ind w:left="1440" w:hanging="360"/>
      </w:pPr>
    </w:lvl>
    <w:lvl w:ilvl="6" w:tplc="816A67B6">
      <w:start w:val="1"/>
      <w:numFmt w:val="decimal"/>
      <w:lvlText w:val="%7."/>
      <w:lvlJc w:val="left"/>
      <w:pPr>
        <w:ind w:left="1440" w:hanging="360"/>
      </w:pPr>
    </w:lvl>
    <w:lvl w:ilvl="7" w:tplc="0BB801E0">
      <w:start w:val="1"/>
      <w:numFmt w:val="decimal"/>
      <w:lvlText w:val="%8."/>
      <w:lvlJc w:val="left"/>
      <w:pPr>
        <w:ind w:left="1440" w:hanging="360"/>
      </w:pPr>
    </w:lvl>
    <w:lvl w:ilvl="8" w:tplc="5AE8F9B6">
      <w:start w:val="1"/>
      <w:numFmt w:val="decimal"/>
      <w:lvlText w:val="%9."/>
      <w:lvlJc w:val="left"/>
      <w:pPr>
        <w:ind w:left="1440" w:hanging="360"/>
      </w:pPr>
    </w:lvl>
  </w:abstractNum>
  <w:abstractNum w:abstractNumId="44" w15:restartNumberingAfterBreak="0">
    <w:nsid w:val="72015D62"/>
    <w:multiLevelType w:val="hybridMultilevel"/>
    <w:tmpl w:val="15269C56"/>
    <w:lvl w:ilvl="0" w:tplc="8D16020E">
      <w:start w:val="1"/>
      <w:numFmt w:val="decimal"/>
      <w:lvlText w:val="4.%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73FF51C2"/>
    <w:multiLevelType w:val="hybridMultilevel"/>
    <w:tmpl w:val="7B480E84"/>
    <w:lvl w:ilvl="0" w:tplc="609E0CBC">
      <w:start w:val="1"/>
      <w:numFmt w:val="bullet"/>
      <w:lvlText w:val=""/>
      <w:lvlJc w:val="left"/>
      <w:pPr>
        <w:ind w:left="1080" w:hanging="360"/>
      </w:pPr>
      <w:rPr>
        <w:rFonts w:ascii="Symbol" w:hAnsi="Symbol"/>
      </w:rPr>
    </w:lvl>
    <w:lvl w:ilvl="1" w:tplc="E1C848B8">
      <w:start w:val="1"/>
      <w:numFmt w:val="bullet"/>
      <w:lvlText w:val=""/>
      <w:lvlJc w:val="left"/>
      <w:pPr>
        <w:ind w:left="1080" w:hanging="360"/>
      </w:pPr>
      <w:rPr>
        <w:rFonts w:ascii="Symbol" w:hAnsi="Symbol"/>
      </w:rPr>
    </w:lvl>
    <w:lvl w:ilvl="2" w:tplc="16728516">
      <w:start w:val="1"/>
      <w:numFmt w:val="bullet"/>
      <w:lvlText w:val=""/>
      <w:lvlJc w:val="left"/>
      <w:pPr>
        <w:ind w:left="1080" w:hanging="360"/>
      </w:pPr>
      <w:rPr>
        <w:rFonts w:ascii="Symbol" w:hAnsi="Symbol"/>
      </w:rPr>
    </w:lvl>
    <w:lvl w:ilvl="3" w:tplc="1F72A5FC">
      <w:start w:val="1"/>
      <w:numFmt w:val="bullet"/>
      <w:lvlText w:val=""/>
      <w:lvlJc w:val="left"/>
      <w:pPr>
        <w:ind w:left="1080" w:hanging="360"/>
      </w:pPr>
      <w:rPr>
        <w:rFonts w:ascii="Symbol" w:hAnsi="Symbol"/>
      </w:rPr>
    </w:lvl>
    <w:lvl w:ilvl="4" w:tplc="4560D4B2">
      <w:start w:val="1"/>
      <w:numFmt w:val="bullet"/>
      <w:lvlText w:val=""/>
      <w:lvlJc w:val="left"/>
      <w:pPr>
        <w:ind w:left="1080" w:hanging="360"/>
      </w:pPr>
      <w:rPr>
        <w:rFonts w:ascii="Symbol" w:hAnsi="Symbol"/>
      </w:rPr>
    </w:lvl>
    <w:lvl w:ilvl="5" w:tplc="66BEEC6A">
      <w:start w:val="1"/>
      <w:numFmt w:val="bullet"/>
      <w:lvlText w:val=""/>
      <w:lvlJc w:val="left"/>
      <w:pPr>
        <w:ind w:left="1080" w:hanging="360"/>
      </w:pPr>
      <w:rPr>
        <w:rFonts w:ascii="Symbol" w:hAnsi="Symbol"/>
      </w:rPr>
    </w:lvl>
    <w:lvl w:ilvl="6" w:tplc="5C602A1C">
      <w:start w:val="1"/>
      <w:numFmt w:val="bullet"/>
      <w:lvlText w:val=""/>
      <w:lvlJc w:val="left"/>
      <w:pPr>
        <w:ind w:left="1080" w:hanging="360"/>
      </w:pPr>
      <w:rPr>
        <w:rFonts w:ascii="Symbol" w:hAnsi="Symbol"/>
      </w:rPr>
    </w:lvl>
    <w:lvl w:ilvl="7" w:tplc="F1B42412">
      <w:start w:val="1"/>
      <w:numFmt w:val="bullet"/>
      <w:lvlText w:val=""/>
      <w:lvlJc w:val="left"/>
      <w:pPr>
        <w:ind w:left="1080" w:hanging="360"/>
      </w:pPr>
      <w:rPr>
        <w:rFonts w:ascii="Symbol" w:hAnsi="Symbol"/>
      </w:rPr>
    </w:lvl>
    <w:lvl w:ilvl="8" w:tplc="5386CAFA">
      <w:start w:val="1"/>
      <w:numFmt w:val="bullet"/>
      <w:lvlText w:val=""/>
      <w:lvlJc w:val="left"/>
      <w:pPr>
        <w:ind w:left="1080" w:hanging="360"/>
      </w:pPr>
      <w:rPr>
        <w:rFonts w:ascii="Symbol" w:hAnsi="Symbol"/>
      </w:rPr>
    </w:lvl>
  </w:abstractNum>
  <w:abstractNum w:abstractNumId="46" w15:restartNumberingAfterBreak="0">
    <w:nsid w:val="748B3A79"/>
    <w:multiLevelType w:val="hybridMultilevel"/>
    <w:tmpl w:val="046CEDBE"/>
    <w:lvl w:ilvl="0" w:tplc="52C25170">
      <w:start w:val="1"/>
      <w:numFmt w:val="decimal"/>
      <w:lvlText w:val="(%1)"/>
      <w:lvlJc w:val="left"/>
      <w:pPr>
        <w:ind w:left="1440" w:hanging="360"/>
      </w:pPr>
    </w:lvl>
    <w:lvl w:ilvl="1" w:tplc="CBD0749E">
      <w:start w:val="1"/>
      <w:numFmt w:val="decimal"/>
      <w:lvlText w:val="(%2)"/>
      <w:lvlJc w:val="left"/>
      <w:pPr>
        <w:ind w:left="1440" w:hanging="360"/>
      </w:pPr>
    </w:lvl>
    <w:lvl w:ilvl="2" w:tplc="5F0493A4">
      <w:start w:val="1"/>
      <w:numFmt w:val="decimal"/>
      <w:lvlText w:val="(%3)"/>
      <w:lvlJc w:val="left"/>
      <w:pPr>
        <w:ind w:left="1440" w:hanging="360"/>
      </w:pPr>
    </w:lvl>
    <w:lvl w:ilvl="3" w:tplc="7792B21E">
      <w:start w:val="1"/>
      <w:numFmt w:val="decimal"/>
      <w:lvlText w:val="(%4)"/>
      <w:lvlJc w:val="left"/>
      <w:pPr>
        <w:ind w:left="1440" w:hanging="360"/>
      </w:pPr>
    </w:lvl>
    <w:lvl w:ilvl="4" w:tplc="A3D4A246">
      <w:start w:val="1"/>
      <w:numFmt w:val="decimal"/>
      <w:lvlText w:val="(%5)"/>
      <w:lvlJc w:val="left"/>
      <w:pPr>
        <w:ind w:left="1440" w:hanging="360"/>
      </w:pPr>
    </w:lvl>
    <w:lvl w:ilvl="5" w:tplc="D61A53A4">
      <w:start w:val="1"/>
      <w:numFmt w:val="decimal"/>
      <w:lvlText w:val="(%6)"/>
      <w:lvlJc w:val="left"/>
      <w:pPr>
        <w:ind w:left="1440" w:hanging="360"/>
      </w:pPr>
    </w:lvl>
    <w:lvl w:ilvl="6" w:tplc="27FAEC32">
      <w:start w:val="1"/>
      <w:numFmt w:val="decimal"/>
      <w:lvlText w:val="(%7)"/>
      <w:lvlJc w:val="left"/>
      <w:pPr>
        <w:ind w:left="1440" w:hanging="360"/>
      </w:pPr>
    </w:lvl>
    <w:lvl w:ilvl="7" w:tplc="FB42B4BA">
      <w:start w:val="1"/>
      <w:numFmt w:val="decimal"/>
      <w:lvlText w:val="(%8)"/>
      <w:lvlJc w:val="left"/>
      <w:pPr>
        <w:ind w:left="1440" w:hanging="360"/>
      </w:pPr>
    </w:lvl>
    <w:lvl w:ilvl="8" w:tplc="C7102AA2">
      <w:start w:val="1"/>
      <w:numFmt w:val="decimal"/>
      <w:lvlText w:val="(%9)"/>
      <w:lvlJc w:val="left"/>
      <w:pPr>
        <w:ind w:left="1440" w:hanging="360"/>
      </w:pPr>
    </w:lvl>
  </w:abstractNum>
  <w:abstractNum w:abstractNumId="47" w15:restartNumberingAfterBreak="0">
    <w:nsid w:val="74A9529B"/>
    <w:multiLevelType w:val="hybridMultilevel"/>
    <w:tmpl w:val="71D8F7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81033944">
    <w:abstractNumId w:val="39"/>
  </w:num>
  <w:num w:numId="2" w16cid:durableId="529412013">
    <w:abstractNumId w:val="6"/>
  </w:num>
  <w:num w:numId="3" w16cid:durableId="2110931291">
    <w:abstractNumId w:val="0"/>
  </w:num>
  <w:num w:numId="4" w16cid:durableId="1246459455">
    <w:abstractNumId w:val="0"/>
    <w:lvlOverride w:ilvl="0">
      <w:startOverride w:val="1"/>
    </w:lvlOverride>
  </w:num>
  <w:num w:numId="5" w16cid:durableId="148447160">
    <w:abstractNumId w:val="30"/>
  </w:num>
  <w:num w:numId="6" w16cid:durableId="1613049429">
    <w:abstractNumId w:val="41"/>
  </w:num>
  <w:num w:numId="7" w16cid:durableId="158615807">
    <w:abstractNumId w:val="26"/>
  </w:num>
  <w:num w:numId="8" w16cid:durableId="1603610607">
    <w:abstractNumId w:val="11"/>
  </w:num>
  <w:num w:numId="9" w16cid:durableId="1367826776">
    <w:abstractNumId w:val="44"/>
  </w:num>
  <w:num w:numId="10" w16cid:durableId="282688880">
    <w:abstractNumId w:val="22"/>
  </w:num>
  <w:num w:numId="11" w16cid:durableId="360282234">
    <w:abstractNumId w:val="17"/>
  </w:num>
  <w:num w:numId="12" w16cid:durableId="454174530">
    <w:abstractNumId w:val="19"/>
  </w:num>
  <w:num w:numId="13" w16cid:durableId="555433541">
    <w:abstractNumId w:val="16"/>
  </w:num>
  <w:num w:numId="14" w16cid:durableId="851646996">
    <w:abstractNumId w:val="13"/>
  </w:num>
  <w:num w:numId="15" w16cid:durableId="911040777">
    <w:abstractNumId w:val="42"/>
  </w:num>
  <w:num w:numId="16" w16cid:durableId="215119808">
    <w:abstractNumId w:val="38"/>
  </w:num>
  <w:num w:numId="17" w16cid:durableId="1376782772">
    <w:abstractNumId w:val="1"/>
  </w:num>
  <w:num w:numId="18" w16cid:durableId="663509479">
    <w:abstractNumId w:val="23"/>
  </w:num>
  <w:num w:numId="19" w16cid:durableId="712967407">
    <w:abstractNumId w:val="3"/>
  </w:num>
  <w:num w:numId="20" w16cid:durableId="86777358">
    <w:abstractNumId w:val="20"/>
  </w:num>
  <w:num w:numId="21" w16cid:durableId="460153006">
    <w:abstractNumId w:val="35"/>
  </w:num>
  <w:num w:numId="22" w16cid:durableId="2042894786">
    <w:abstractNumId w:val="33"/>
  </w:num>
  <w:num w:numId="23" w16cid:durableId="1322470207">
    <w:abstractNumId w:val="4"/>
  </w:num>
  <w:num w:numId="24" w16cid:durableId="1288467020">
    <w:abstractNumId w:val="7"/>
  </w:num>
  <w:num w:numId="25" w16cid:durableId="900671365">
    <w:abstractNumId w:val="40"/>
  </w:num>
  <w:num w:numId="26" w16cid:durableId="1075473706">
    <w:abstractNumId w:val="43"/>
  </w:num>
  <w:num w:numId="27" w16cid:durableId="1076315846">
    <w:abstractNumId w:val="14"/>
  </w:num>
  <w:num w:numId="28" w16cid:durableId="216623028">
    <w:abstractNumId w:val="29"/>
  </w:num>
  <w:num w:numId="29" w16cid:durableId="1846244999">
    <w:abstractNumId w:val="46"/>
  </w:num>
  <w:num w:numId="30" w16cid:durableId="309141026">
    <w:abstractNumId w:val="12"/>
  </w:num>
  <w:num w:numId="31" w16cid:durableId="524057371">
    <w:abstractNumId w:val="18"/>
  </w:num>
  <w:num w:numId="32" w16cid:durableId="808863671">
    <w:abstractNumId w:val="45"/>
  </w:num>
  <w:num w:numId="33" w16cid:durableId="1100877444">
    <w:abstractNumId w:val="21"/>
  </w:num>
  <w:num w:numId="34" w16cid:durableId="2018771982">
    <w:abstractNumId w:val="25"/>
  </w:num>
  <w:num w:numId="35" w16cid:durableId="1226113395">
    <w:abstractNumId w:val="28"/>
  </w:num>
  <w:num w:numId="36" w16cid:durableId="1942949927">
    <w:abstractNumId w:val="32"/>
  </w:num>
  <w:num w:numId="37" w16cid:durableId="1863471114">
    <w:abstractNumId w:val="36"/>
  </w:num>
  <w:num w:numId="38" w16cid:durableId="1972635852">
    <w:abstractNumId w:val="9"/>
  </w:num>
  <w:num w:numId="39" w16cid:durableId="896011525">
    <w:abstractNumId w:val="15"/>
  </w:num>
  <w:num w:numId="40" w16cid:durableId="1391265110">
    <w:abstractNumId w:val="37"/>
  </w:num>
  <w:num w:numId="41" w16cid:durableId="564415309">
    <w:abstractNumId w:val="5"/>
  </w:num>
  <w:num w:numId="42" w16cid:durableId="1016344357">
    <w:abstractNumId w:val="27"/>
  </w:num>
  <w:num w:numId="43" w16cid:durableId="1200554317">
    <w:abstractNumId w:val="10"/>
  </w:num>
  <w:num w:numId="44" w16cid:durableId="154808632">
    <w:abstractNumId w:val="47"/>
  </w:num>
  <w:num w:numId="45" w16cid:durableId="1888293438">
    <w:abstractNumId w:val="2"/>
  </w:num>
  <w:num w:numId="46" w16cid:durableId="1670862999">
    <w:abstractNumId w:val="34"/>
  </w:num>
  <w:num w:numId="47" w16cid:durableId="14233359">
    <w:abstractNumId w:val="8"/>
  </w:num>
  <w:num w:numId="48" w16cid:durableId="511531338">
    <w:abstractNumId w:val="24"/>
  </w:num>
  <w:num w:numId="49" w16cid:durableId="159732853">
    <w:abstractNumId w:val="31"/>
  </w:num>
  <w:num w:numId="50">
    <w:abstractNumId w:val="15"/>
  </w:num>
  <w:num w:numId="51">
    <w:abstractNumId w:val="15"/>
  </w:num>
  <w:num w:numId="52">
    <w:abstractNumId w:val="15"/>
  </w:num>
  <w:num w:numId="53">
    <w:abstractNumId w:val="15"/>
  </w:num>
  <w:num w:numId="54">
    <w:abstractNumId w:val="15"/>
  </w:num>
  <w:num w:numId="55">
    <w:abstractNumId w:val="15"/>
  </w:num>
  <w:num w:numId="56">
    <w:abstractNumId w:val="15"/>
  </w:num>
  <w:num w:numId="57">
    <w:abstractNumId w:val="15"/>
  </w:num>
  <w:num w:numId="58">
    <w:abstractNumId w:val="15"/>
  </w:num>
  <w:num w:numId="59">
    <w:abstractNumId w:val="15"/>
  </w:num>
  <w:num w:numId="60">
    <w:abstractNumId w:val="15"/>
  </w:num>
  <w:num w:numId="61">
    <w:abstractNumId w:val="15"/>
  </w:num>
  <w:num w:numId="62">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CISCO GARCIA SANCHEZ">
    <w15:presenceInfo w15:providerId="AD" w15:userId="S::frgarcia@um.es::5fc2f7f5-a35f-4a09-b35c-507cd8049009"/>
  </w15:person>
  <w15:person w15:author="CHRISTIAN MATAS CONESA">
    <w15:presenceInfo w15:providerId="AD" w15:userId="S::christian.m.c@um.es::0525f404-4f3e-4e13-ba37-55d1d70f21e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27678"/>
    <w:rsid w:val="00006756"/>
    <w:rsid w:val="00014354"/>
    <w:rsid w:val="000151DF"/>
    <w:rsid w:val="000165FB"/>
    <w:rsid w:val="00016BEB"/>
    <w:rsid w:val="00025B2F"/>
    <w:rsid w:val="00026899"/>
    <w:rsid w:val="00027678"/>
    <w:rsid w:val="00027A6A"/>
    <w:rsid w:val="00027B0A"/>
    <w:rsid w:val="00043C37"/>
    <w:rsid w:val="0005299C"/>
    <w:rsid w:val="00061186"/>
    <w:rsid w:val="0006136E"/>
    <w:rsid w:val="000615CA"/>
    <w:rsid w:val="00063B3D"/>
    <w:rsid w:val="00074B1F"/>
    <w:rsid w:val="00074E7B"/>
    <w:rsid w:val="00082F70"/>
    <w:rsid w:val="000846F5"/>
    <w:rsid w:val="00086A02"/>
    <w:rsid w:val="000939CE"/>
    <w:rsid w:val="00094FFD"/>
    <w:rsid w:val="0009509B"/>
    <w:rsid w:val="000A1DD3"/>
    <w:rsid w:val="000B59BB"/>
    <w:rsid w:val="000B75B9"/>
    <w:rsid w:val="000C50AA"/>
    <w:rsid w:val="000D5847"/>
    <w:rsid w:val="000E008E"/>
    <w:rsid w:val="000E1460"/>
    <w:rsid w:val="000E65A2"/>
    <w:rsid w:val="000F067A"/>
    <w:rsid w:val="000F1B38"/>
    <w:rsid w:val="000F5AC4"/>
    <w:rsid w:val="000F6A95"/>
    <w:rsid w:val="001015D0"/>
    <w:rsid w:val="00103536"/>
    <w:rsid w:val="001048E9"/>
    <w:rsid w:val="00113388"/>
    <w:rsid w:val="00114A1E"/>
    <w:rsid w:val="0011722B"/>
    <w:rsid w:val="001255F6"/>
    <w:rsid w:val="00126065"/>
    <w:rsid w:val="00127C2C"/>
    <w:rsid w:val="00132B6F"/>
    <w:rsid w:val="00134F5A"/>
    <w:rsid w:val="00140176"/>
    <w:rsid w:val="0014538F"/>
    <w:rsid w:val="001474F6"/>
    <w:rsid w:val="001475D2"/>
    <w:rsid w:val="00155FFD"/>
    <w:rsid w:val="00161133"/>
    <w:rsid w:val="0017043D"/>
    <w:rsid w:val="001858BE"/>
    <w:rsid w:val="001903D3"/>
    <w:rsid w:val="00192DE9"/>
    <w:rsid w:val="001949CF"/>
    <w:rsid w:val="00195EF7"/>
    <w:rsid w:val="001A26FB"/>
    <w:rsid w:val="001A7951"/>
    <w:rsid w:val="001B0E17"/>
    <w:rsid w:val="001B19CE"/>
    <w:rsid w:val="001B4B49"/>
    <w:rsid w:val="001D33C7"/>
    <w:rsid w:val="001D73BC"/>
    <w:rsid w:val="001E5E56"/>
    <w:rsid w:val="001F3895"/>
    <w:rsid w:val="00220C7C"/>
    <w:rsid w:val="002215D9"/>
    <w:rsid w:val="00233551"/>
    <w:rsid w:val="00237CB6"/>
    <w:rsid w:val="00247968"/>
    <w:rsid w:val="00250C11"/>
    <w:rsid w:val="00251007"/>
    <w:rsid w:val="00262B6D"/>
    <w:rsid w:val="00282C64"/>
    <w:rsid w:val="00283276"/>
    <w:rsid w:val="002850AF"/>
    <w:rsid w:val="0028710B"/>
    <w:rsid w:val="002879B0"/>
    <w:rsid w:val="00293AE6"/>
    <w:rsid w:val="00295833"/>
    <w:rsid w:val="00297039"/>
    <w:rsid w:val="0029729E"/>
    <w:rsid w:val="002A0AEA"/>
    <w:rsid w:val="002A3F58"/>
    <w:rsid w:val="002A77BA"/>
    <w:rsid w:val="002B0DBA"/>
    <w:rsid w:val="002B4769"/>
    <w:rsid w:val="002C3696"/>
    <w:rsid w:val="002C396F"/>
    <w:rsid w:val="002C4780"/>
    <w:rsid w:val="002D7CD7"/>
    <w:rsid w:val="002E1E03"/>
    <w:rsid w:val="002E2782"/>
    <w:rsid w:val="002F086B"/>
    <w:rsid w:val="002F0DB6"/>
    <w:rsid w:val="002F0E81"/>
    <w:rsid w:val="002F2774"/>
    <w:rsid w:val="00301AA3"/>
    <w:rsid w:val="0030555F"/>
    <w:rsid w:val="0031161E"/>
    <w:rsid w:val="00312460"/>
    <w:rsid w:val="00312E76"/>
    <w:rsid w:val="00313C56"/>
    <w:rsid w:val="00316DF9"/>
    <w:rsid w:val="003255CC"/>
    <w:rsid w:val="00326CAC"/>
    <w:rsid w:val="00332F4E"/>
    <w:rsid w:val="00336390"/>
    <w:rsid w:val="00340E37"/>
    <w:rsid w:val="00345DD6"/>
    <w:rsid w:val="00347D61"/>
    <w:rsid w:val="00360D14"/>
    <w:rsid w:val="003662A6"/>
    <w:rsid w:val="00367294"/>
    <w:rsid w:val="00367875"/>
    <w:rsid w:val="00373CBA"/>
    <w:rsid w:val="0038634C"/>
    <w:rsid w:val="00386E3C"/>
    <w:rsid w:val="003911DE"/>
    <w:rsid w:val="00392DBB"/>
    <w:rsid w:val="0039730F"/>
    <w:rsid w:val="003A52C5"/>
    <w:rsid w:val="003B2179"/>
    <w:rsid w:val="003B2D44"/>
    <w:rsid w:val="003B2DBC"/>
    <w:rsid w:val="003C027C"/>
    <w:rsid w:val="003C4250"/>
    <w:rsid w:val="003C6BAA"/>
    <w:rsid w:val="003D4C17"/>
    <w:rsid w:val="003D4D41"/>
    <w:rsid w:val="003D4F96"/>
    <w:rsid w:val="003E64D4"/>
    <w:rsid w:val="003F06F9"/>
    <w:rsid w:val="003F0BDA"/>
    <w:rsid w:val="003F3F1E"/>
    <w:rsid w:val="003F4679"/>
    <w:rsid w:val="00404B9D"/>
    <w:rsid w:val="004067C1"/>
    <w:rsid w:val="00406B69"/>
    <w:rsid w:val="00407F5E"/>
    <w:rsid w:val="00417FCB"/>
    <w:rsid w:val="004234A6"/>
    <w:rsid w:val="0042533D"/>
    <w:rsid w:val="00440CD7"/>
    <w:rsid w:val="00450C97"/>
    <w:rsid w:val="004541A2"/>
    <w:rsid w:val="00462138"/>
    <w:rsid w:val="00473F8E"/>
    <w:rsid w:val="00476A44"/>
    <w:rsid w:val="004800B6"/>
    <w:rsid w:val="00493AC1"/>
    <w:rsid w:val="004A1837"/>
    <w:rsid w:val="004A2E73"/>
    <w:rsid w:val="004B2823"/>
    <w:rsid w:val="004B4958"/>
    <w:rsid w:val="004C2D43"/>
    <w:rsid w:val="004C2E5C"/>
    <w:rsid w:val="004C3C53"/>
    <w:rsid w:val="004C422D"/>
    <w:rsid w:val="004E3080"/>
    <w:rsid w:val="004E3315"/>
    <w:rsid w:val="00502D19"/>
    <w:rsid w:val="00507FE3"/>
    <w:rsid w:val="00510120"/>
    <w:rsid w:val="00511E3F"/>
    <w:rsid w:val="0051247B"/>
    <w:rsid w:val="00512587"/>
    <w:rsid w:val="00514130"/>
    <w:rsid w:val="005206AB"/>
    <w:rsid w:val="00522750"/>
    <w:rsid w:val="00525E26"/>
    <w:rsid w:val="005278FD"/>
    <w:rsid w:val="00533827"/>
    <w:rsid w:val="00533A62"/>
    <w:rsid w:val="00541BEC"/>
    <w:rsid w:val="005455A6"/>
    <w:rsid w:val="00555982"/>
    <w:rsid w:val="00557FDD"/>
    <w:rsid w:val="005669E2"/>
    <w:rsid w:val="00566FC2"/>
    <w:rsid w:val="00571727"/>
    <w:rsid w:val="00577117"/>
    <w:rsid w:val="00580B7D"/>
    <w:rsid w:val="00582265"/>
    <w:rsid w:val="005829F7"/>
    <w:rsid w:val="005A30D6"/>
    <w:rsid w:val="005A6768"/>
    <w:rsid w:val="005B1C37"/>
    <w:rsid w:val="005B1EC4"/>
    <w:rsid w:val="005B3C85"/>
    <w:rsid w:val="005B41DD"/>
    <w:rsid w:val="005C6AE1"/>
    <w:rsid w:val="005D283C"/>
    <w:rsid w:val="005D4C02"/>
    <w:rsid w:val="005D4DCF"/>
    <w:rsid w:val="005E07BD"/>
    <w:rsid w:val="005E1014"/>
    <w:rsid w:val="005E5BBE"/>
    <w:rsid w:val="005E7F3A"/>
    <w:rsid w:val="005F1C33"/>
    <w:rsid w:val="005F35C7"/>
    <w:rsid w:val="005F65EE"/>
    <w:rsid w:val="00604232"/>
    <w:rsid w:val="00610465"/>
    <w:rsid w:val="00611C67"/>
    <w:rsid w:val="00612201"/>
    <w:rsid w:val="00615D4D"/>
    <w:rsid w:val="006206BC"/>
    <w:rsid w:val="006210F9"/>
    <w:rsid w:val="006228C4"/>
    <w:rsid w:val="00623779"/>
    <w:rsid w:val="00625E80"/>
    <w:rsid w:val="006268B9"/>
    <w:rsid w:val="006277A6"/>
    <w:rsid w:val="00640D24"/>
    <w:rsid w:val="00642289"/>
    <w:rsid w:val="006446BF"/>
    <w:rsid w:val="0065293D"/>
    <w:rsid w:val="0065595E"/>
    <w:rsid w:val="0066286E"/>
    <w:rsid w:val="006641F8"/>
    <w:rsid w:val="006662DC"/>
    <w:rsid w:val="00677F3E"/>
    <w:rsid w:val="00683F52"/>
    <w:rsid w:val="00685C87"/>
    <w:rsid w:val="006870F6"/>
    <w:rsid w:val="00690382"/>
    <w:rsid w:val="0069682D"/>
    <w:rsid w:val="006A732F"/>
    <w:rsid w:val="006B014B"/>
    <w:rsid w:val="006B10EF"/>
    <w:rsid w:val="006C3ED6"/>
    <w:rsid w:val="006D2115"/>
    <w:rsid w:val="006D766C"/>
    <w:rsid w:val="006E0BF1"/>
    <w:rsid w:val="006E21CA"/>
    <w:rsid w:val="006E2B82"/>
    <w:rsid w:val="006E51F2"/>
    <w:rsid w:val="006E5C39"/>
    <w:rsid w:val="006E7C34"/>
    <w:rsid w:val="006F4026"/>
    <w:rsid w:val="006F7F3A"/>
    <w:rsid w:val="007118D3"/>
    <w:rsid w:val="00716B1A"/>
    <w:rsid w:val="00722331"/>
    <w:rsid w:val="0072364B"/>
    <w:rsid w:val="00723913"/>
    <w:rsid w:val="00723B8A"/>
    <w:rsid w:val="00731FB5"/>
    <w:rsid w:val="007463E3"/>
    <w:rsid w:val="007475CC"/>
    <w:rsid w:val="00750DD5"/>
    <w:rsid w:val="0075284E"/>
    <w:rsid w:val="00763001"/>
    <w:rsid w:val="00763A20"/>
    <w:rsid w:val="00767ADD"/>
    <w:rsid w:val="00774BA3"/>
    <w:rsid w:val="00785F9A"/>
    <w:rsid w:val="00793D6E"/>
    <w:rsid w:val="007B1868"/>
    <w:rsid w:val="007B1DE6"/>
    <w:rsid w:val="007B1FBE"/>
    <w:rsid w:val="007B2FF3"/>
    <w:rsid w:val="007C3C15"/>
    <w:rsid w:val="007C5ACC"/>
    <w:rsid w:val="007D5856"/>
    <w:rsid w:val="007D6217"/>
    <w:rsid w:val="007E0F63"/>
    <w:rsid w:val="007E3654"/>
    <w:rsid w:val="007F47C1"/>
    <w:rsid w:val="007F4CEC"/>
    <w:rsid w:val="007F795C"/>
    <w:rsid w:val="00801FE4"/>
    <w:rsid w:val="0080291F"/>
    <w:rsid w:val="0080507D"/>
    <w:rsid w:val="00817B4B"/>
    <w:rsid w:val="00820652"/>
    <w:rsid w:val="00825E8E"/>
    <w:rsid w:val="00827580"/>
    <w:rsid w:val="008343D4"/>
    <w:rsid w:val="00836B7E"/>
    <w:rsid w:val="00840CB6"/>
    <w:rsid w:val="00846CB9"/>
    <w:rsid w:val="0084726F"/>
    <w:rsid w:val="00851DD2"/>
    <w:rsid w:val="008541C6"/>
    <w:rsid w:val="0086044E"/>
    <w:rsid w:val="00864D00"/>
    <w:rsid w:val="0086673A"/>
    <w:rsid w:val="0087160C"/>
    <w:rsid w:val="00877189"/>
    <w:rsid w:val="00880DAE"/>
    <w:rsid w:val="00890DA0"/>
    <w:rsid w:val="008A1CE4"/>
    <w:rsid w:val="008A4D22"/>
    <w:rsid w:val="008B7461"/>
    <w:rsid w:val="008C498C"/>
    <w:rsid w:val="008C6983"/>
    <w:rsid w:val="008E0C43"/>
    <w:rsid w:val="008E1666"/>
    <w:rsid w:val="008E17A8"/>
    <w:rsid w:val="008E4328"/>
    <w:rsid w:val="008E7836"/>
    <w:rsid w:val="008F694E"/>
    <w:rsid w:val="008F7371"/>
    <w:rsid w:val="008F7814"/>
    <w:rsid w:val="009045DE"/>
    <w:rsid w:val="00905649"/>
    <w:rsid w:val="00907021"/>
    <w:rsid w:val="00907FE3"/>
    <w:rsid w:val="00910B94"/>
    <w:rsid w:val="009110A8"/>
    <w:rsid w:val="00911512"/>
    <w:rsid w:val="00916C01"/>
    <w:rsid w:val="00916CB5"/>
    <w:rsid w:val="00920CA7"/>
    <w:rsid w:val="00926108"/>
    <w:rsid w:val="009268FD"/>
    <w:rsid w:val="0093454B"/>
    <w:rsid w:val="00943C9D"/>
    <w:rsid w:val="00943FE1"/>
    <w:rsid w:val="00944BFF"/>
    <w:rsid w:val="00954D61"/>
    <w:rsid w:val="0095645B"/>
    <w:rsid w:val="00960DA5"/>
    <w:rsid w:val="00961484"/>
    <w:rsid w:val="009667EE"/>
    <w:rsid w:val="00966FBA"/>
    <w:rsid w:val="00973395"/>
    <w:rsid w:val="00977370"/>
    <w:rsid w:val="00977E80"/>
    <w:rsid w:val="00980C84"/>
    <w:rsid w:val="00981B11"/>
    <w:rsid w:val="00985199"/>
    <w:rsid w:val="009856C6"/>
    <w:rsid w:val="00986EF7"/>
    <w:rsid w:val="00994304"/>
    <w:rsid w:val="00996EB3"/>
    <w:rsid w:val="009B0195"/>
    <w:rsid w:val="009C13E2"/>
    <w:rsid w:val="009C6345"/>
    <w:rsid w:val="009D4441"/>
    <w:rsid w:val="009D78AD"/>
    <w:rsid w:val="009E58D9"/>
    <w:rsid w:val="009E73B6"/>
    <w:rsid w:val="009E7BE6"/>
    <w:rsid w:val="009F6070"/>
    <w:rsid w:val="00A06C45"/>
    <w:rsid w:val="00A07EF0"/>
    <w:rsid w:val="00A11121"/>
    <w:rsid w:val="00A14472"/>
    <w:rsid w:val="00A1698A"/>
    <w:rsid w:val="00A16E45"/>
    <w:rsid w:val="00A20EB5"/>
    <w:rsid w:val="00A31D3B"/>
    <w:rsid w:val="00A35ECE"/>
    <w:rsid w:val="00A37154"/>
    <w:rsid w:val="00A42443"/>
    <w:rsid w:val="00A63B1E"/>
    <w:rsid w:val="00A65C21"/>
    <w:rsid w:val="00A732AD"/>
    <w:rsid w:val="00A7404C"/>
    <w:rsid w:val="00A80F87"/>
    <w:rsid w:val="00A85DA8"/>
    <w:rsid w:val="00A877BF"/>
    <w:rsid w:val="00A969D3"/>
    <w:rsid w:val="00AB1B5A"/>
    <w:rsid w:val="00AB2C44"/>
    <w:rsid w:val="00AB4348"/>
    <w:rsid w:val="00AC1102"/>
    <w:rsid w:val="00AC286B"/>
    <w:rsid w:val="00AC455D"/>
    <w:rsid w:val="00AC7316"/>
    <w:rsid w:val="00AD3F76"/>
    <w:rsid w:val="00AD668C"/>
    <w:rsid w:val="00AE0965"/>
    <w:rsid w:val="00AE1759"/>
    <w:rsid w:val="00AE5D3D"/>
    <w:rsid w:val="00AE699C"/>
    <w:rsid w:val="00AF1E03"/>
    <w:rsid w:val="00B00D50"/>
    <w:rsid w:val="00B03F04"/>
    <w:rsid w:val="00B0493C"/>
    <w:rsid w:val="00B10CAA"/>
    <w:rsid w:val="00B33E23"/>
    <w:rsid w:val="00B441D8"/>
    <w:rsid w:val="00B4735D"/>
    <w:rsid w:val="00B52A86"/>
    <w:rsid w:val="00B6195C"/>
    <w:rsid w:val="00B62BE4"/>
    <w:rsid w:val="00B63EFF"/>
    <w:rsid w:val="00B6481C"/>
    <w:rsid w:val="00B655E5"/>
    <w:rsid w:val="00B72AB1"/>
    <w:rsid w:val="00B7335A"/>
    <w:rsid w:val="00B74E84"/>
    <w:rsid w:val="00B7576C"/>
    <w:rsid w:val="00B80F82"/>
    <w:rsid w:val="00B828B5"/>
    <w:rsid w:val="00B82F94"/>
    <w:rsid w:val="00B85D05"/>
    <w:rsid w:val="00B863D3"/>
    <w:rsid w:val="00B92DA9"/>
    <w:rsid w:val="00BB1699"/>
    <w:rsid w:val="00BB51EF"/>
    <w:rsid w:val="00BC053E"/>
    <w:rsid w:val="00BD6636"/>
    <w:rsid w:val="00C01726"/>
    <w:rsid w:val="00C022D9"/>
    <w:rsid w:val="00C07843"/>
    <w:rsid w:val="00C1028D"/>
    <w:rsid w:val="00C1289D"/>
    <w:rsid w:val="00C17BB3"/>
    <w:rsid w:val="00C36432"/>
    <w:rsid w:val="00C52674"/>
    <w:rsid w:val="00C5611F"/>
    <w:rsid w:val="00C70B2E"/>
    <w:rsid w:val="00C71158"/>
    <w:rsid w:val="00C72311"/>
    <w:rsid w:val="00C75F4F"/>
    <w:rsid w:val="00C805DD"/>
    <w:rsid w:val="00C810AA"/>
    <w:rsid w:val="00C94AAF"/>
    <w:rsid w:val="00CA59EE"/>
    <w:rsid w:val="00CA7924"/>
    <w:rsid w:val="00CB43E0"/>
    <w:rsid w:val="00CB679F"/>
    <w:rsid w:val="00CD46F5"/>
    <w:rsid w:val="00CD554F"/>
    <w:rsid w:val="00CD73B2"/>
    <w:rsid w:val="00CD79EF"/>
    <w:rsid w:val="00CE31FD"/>
    <w:rsid w:val="00CF07AA"/>
    <w:rsid w:val="00CF1182"/>
    <w:rsid w:val="00D0405A"/>
    <w:rsid w:val="00D065F8"/>
    <w:rsid w:val="00D06773"/>
    <w:rsid w:val="00D111E2"/>
    <w:rsid w:val="00D25965"/>
    <w:rsid w:val="00D264DF"/>
    <w:rsid w:val="00D27389"/>
    <w:rsid w:val="00D564A8"/>
    <w:rsid w:val="00D92E59"/>
    <w:rsid w:val="00D9379B"/>
    <w:rsid w:val="00DA238D"/>
    <w:rsid w:val="00DA25F1"/>
    <w:rsid w:val="00DA3305"/>
    <w:rsid w:val="00DA4D3B"/>
    <w:rsid w:val="00DC65B3"/>
    <w:rsid w:val="00DC7A9D"/>
    <w:rsid w:val="00DD0F18"/>
    <w:rsid w:val="00DD45AA"/>
    <w:rsid w:val="00DD5BBF"/>
    <w:rsid w:val="00DD7A78"/>
    <w:rsid w:val="00DE0275"/>
    <w:rsid w:val="00DE0298"/>
    <w:rsid w:val="00DF0F9A"/>
    <w:rsid w:val="00E02BFB"/>
    <w:rsid w:val="00E06686"/>
    <w:rsid w:val="00E06B87"/>
    <w:rsid w:val="00E13551"/>
    <w:rsid w:val="00E22EA3"/>
    <w:rsid w:val="00E279CD"/>
    <w:rsid w:val="00E313AE"/>
    <w:rsid w:val="00E41B3C"/>
    <w:rsid w:val="00E43083"/>
    <w:rsid w:val="00E459AB"/>
    <w:rsid w:val="00E53526"/>
    <w:rsid w:val="00E830A9"/>
    <w:rsid w:val="00E843C0"/>
    <w:rsid w:val="00E85CF7"/>
    <w:rsid w:val="00E865BB"/>
    <w:rsid w:val="00E93C13"/>
    <w:rsid w:val="00EA171B"/>
    <w:rsid w:val="00EA5731"/>
    <w:rsid w:val="00EB3074"/>
    <w:rsid w:val="00EB5753"/>
    <w:rsid w:val="00EC06CD"/>
    <w:rsid w:val="00EC06E0"/>
    <w:rsid w:val="00EC4770"/>
    <w:rsid w:val="00ED02BA"/>
    <w:rsid w:val="00ED1313"/>
    <w:rsid w:val="00ED3F6D"/>
    <w:rsid w:val="00ED51C7"/>
    <w:rsid w:val="00ED6316"/>
    <w:rsid w:val="00ED634E"/>
    <w:rsid w:val="00ED7969"/>
    <w:rsid w:val="00EE2A55"/>
    <w:rsid w:val="00EE4030"/>
    <w:rsid w:val="00F13A52"/>
    <w:rsid w:val="00F22EF0"/>
    <w:rsid w:val="00F23346"/>
    <w:rsid w:val="00F26BDC"/>
    <w:rsid w:val="00F31195"/>
    <w:rsid w:val="00F31E6E"/>
    <w:rsid w:val="00F326BE"/>
    <w:rsid w:val="00F4299F"/>
    <w:rsid w:val="00F46F10"/>
    <w:rsid w:val="00F55829"/>
    <w:rsid w:val="00F57658"/>
    <w:rsid w:val="00F64874"/>
    <w:rsid w:val="00F65A52"/>
    <w:rsid w:val="00F753E9"/>
    <w:rsid w:val="00F762D4"/>
    <w:rsid w:val="00F95B64"/>
    <w:rsid w:val="00F9781D"/>
    <w:rsid w:val="00FA1535"/>
    <w:rsid w:val="00FA2DC4"/>
    <w:rsid w:val="00FA4676"/>
    <w:rsid w:val="00FA5815"/>
    <w:rsid w:val="00FB2393"/>
    <w:rsid w:val="00FB3807"/>
    <w:rsid w:val="00FB4C05"/>
    <w:rsid w:val="00FC1DEA"/>
    <w:rsid w:val="00FD056D"/>
    <w:rsid w:val="00FD1FDC"/>
    <w:rsid w:val="00FD7390"/>
    <w:rsid w:val="00FE599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16751"/>
  <w15:docId w15:val="{D5B06D7C-DB89-440C-BAE2-51A57C2EB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DAE"/>
    <w:pPr>
      <w:jc w:val="both"/>
    </w:pPr>
  </w:style>
  <w:style w:type="paragraph" w:styleId="Ttulo1">
    <w:name w:val="heading 1"/>
    <w:basedOn w:val="Normal"/>
    <w:next w:val="Normal"/>
    <w:link w:val="Ttulo1Car"/>
    <w:uiPriority w:val="9"/>
    <w:qFormat/>
    <w:rsid w:val="00966FBA"/>
    <w:pPr>
      <w:keepNext/>
      <w:keepLines/>
      <w:pageBreakBefore/>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3D4D41"/>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3D4D41"/>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3D4D41"/>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unhideWhenUsed/>
    <w:qFormat/>
    <w:rsid w:val="003D4D41"/>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3D4D41"/>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3D4D41"/>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3D4D41"/>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3D4D41"/>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3D4D4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3D4D41"/>
    <w:rPr>
      <w:rFonts w:asciiTheme="majorHAnsi" w:eastAsiaTheme="majorEastAsia" w:hAnsiTheme="majorHAnsi" w:cstheme="majorBidi"/>
      <w:color w:val="17365D" w:themeColor="text2" w:themeShade="BF"/>
      <w:spacing w:val="5"/>
      <w:kern w:val="28"/>
      <w:sz w:val="52"/>
      <w:szCs w:val="52"/>
    </w:rPr>
  </w:style>
  <w:style w:type="character" w:customStyle="1" w:styleId="Ttulo1Car">
    <w:name w:val="Título 1 Car"/>
    <w:basedOn w:val="Fuentedeprrafopredeter"/>
    <w:link w:val="Ttulo1"/>
    <w:uiPriority w:val="9"/>
    <w:rsid w:val="00966FBA"/>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3D4D41"/>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3D4D41"/>
    <w:rPr>
      <w:rFonts w:asciiTheme="majorHAnsi" w:eastAsiaTheme="majorEastAsia" w:hAnsiTheme="majorHAnsi" w:cstheme="majorBidi"/>
      <w:b/>
      <w:bCs/>
      <w:color w:val="4F81BD" w:themeColor="accent1"/>
    </w:rPr>
  </w:style>
  <w:style w:type="character" w:customStyle="1" w:styleId="Ttulo4Car">
    <w:name w:val="Título 4 Car"/>
    <w:basedOn w:val="Fuentedeprrafopredeter"/>
    <w:link w:val="Ttulo4"/>
    <w:uiPriority w:val="9"/>
    <w:rsid w:val="003D4D41"/>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rsid w:val="003D4D41"/>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3D4D41"/>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3D4D41"/>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3D4D41"/>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3D4D41"/>
    <w:rPr>
      <w:rFonts w:asciiTheme="majorHAnsi" w:eastAsiaTheme="majorEastAsia" w:hAnsiTheme="majorHAnsi" w:cstheme="majorBidi"/>
      <w:i/>
      <w:iCs/>
      <w:color w:val="404040" w:themeColor="text1" w:themeTint="BF"/>
      <w:sz w:val="20"/>
      <w:szCs w:val="20"/>
    </w:rPr>
  </w:style>
  <w:style w:type="paragraph" w:styleId="TtuloTDC">
    <w:name w:val="TOC Heading"/>
    <w:basedOn w:val="Ttulo1"/>
    <w:next w:val="Normal"/>
    <w:uiPriority w:val="39"/>
    <w:semiHidden/>
    <w:unhideWhenUsed/>
    <w:qFormat/>
    <w:rsid w:val="003D4D41"/>
    <w:pPr>
      <w:numPr>
        <w:numId w:val="0"/>
      </w:numPr>
      <w:outlineLvl w:val="9"/>
    </w:pPr>
    <w:rPr>
      <w:lang w:eastAsia="es-ES"/>
    </w:rPr>
  </w:style>
  <w:style w:type="paragraph" w:styleId="TDC1">
    <w:name w:val="toc 1"/>
    <w:basedOn w:val="Normal"/>
    <w:next w:val="Normal"/>
    <w:autoRedefine/>
    <w:uiPriority w:val="39"/>
    <w:unhideWhenUsed/>
    <w:rsid w:val="00336390"/>
    <w:pPr>
      <w:tabs>
        <w:tab w:val="left" w:pos="440"/>
        <w:tab w:val="right" w:leader="dot" w:pos="8494"/>
      </w:tabs>
      <w:spacing w:after="100"/>
    </w:pPr>
  </w:style>
  <w:style w:type="paragraph" w:styleId="TDC2">
    <w:name w:val="toc 2"/>
    <w:basedOn w:val="Normal"/>
    <w:next w:val="Normal"/>
    <w:autoRedefine/>
    <w:uiPriority w:val="39"/>
    <w:unhideWhenUsed/>
    <w:rsid w:val="003D4D41"/>
    <w:pPr>
      <w:spacing w:after="100"/>
      <w:ind w:left="220"/>
    </w:pPr>
  </w:style>
  <w:style w:type="character" w:styleId="Hipervnculo">
    <w:name w:val="Hyperlink"/>
    <w:basedOn w:val="Fuentedeprrafopredeter"/>
    <w:uiPriority w:val="99"/>
    <w:unhideWhenUsed/>
    <w:rsid w:val="003D4D41"/>
    <w:rPr>
      <w:color w:val="0000FF" w:themeColor="hyperlink"/>
      <w:u w:val="single"/>
    </w:rPr>
  </w:style>
  <w:style w:type="paragraph" w:styleId="Textodeglobo">
    <w:name w:val="Balloon Text"/>
    <w:basedOn w:val="Normal"/>
    <w:link w:val="TextodegloboCar"/>
    <w:uiPriority w:val="99"/>
    <w:semiHidden/>
    <w:unhideWhenUsed/>
    <w:rsid w:val="003D4D4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D4D41"/>
    <w:rPr>
      <w:rFonts w:ascii="Tahoma" w:hAnsi="Tahoma" w:cs="Tahoma"/>
      <w:sz w:val="16"/>
      <w:szCs w:val="16"/>
    </w:rPr>
  </w:style>
  <w:style w:type="paragraph" w:styleId="Prrafodelista">
    <w:name w:val="List Paragraph"/>
    <w:basedOn w:val="Normal"/>
    <w:uiPriority w:val="34"/>
    <w:qFormat/>
    <w:rsid w:val="003D4D41"/>
    <w:pPr>
      <w:ind w:left="720"/>
      <w:contextualSpacing/>
    </w:pPr>
  </w:style>
  <w:style w:type="paragraph" w:styleId="Descripcin">
    <w:name w:val="caption"/>
    <w:basedOn w:val="Normal"/>
    <w:next w:val="Normal"/>
    <w:uiPriority w:val="35"/>
    <w:unhideWhenUsed/>
    <w:qFormat/>
    <w:rsid w:val="00113388"/>
    <w:pPr>
      <w:spacing w:line="240" w:lineRule="auto"/>
    </w:pPr>
    <w:rPr>
      <w:b/>
      <w:bCs/>
      <w:color w:val="4F81BD" w:themeColor="accent1"/>
      <w:sz w:val="18"/>
      <w:szCs w:val="18"/>
    </w:rPr>
  </w:style>
  <w:style w:type="paragraph" w:styleId="Tabladeilustraciones">
    <w:name w:val="table of figures"/>
    <w:basedOn w:val="Normal"/>
    <w:next w:val="Normal"/>
    <w:uiPriority w:val="99"/>
    <w:unhideWhenUsed/>
    <w:rsid w:val="00113388"/>
    <w:pPr>
      <w:spacing w:after="0"/>
    </w:pPr>
  </w:style>
  <w:style w:type="table" w:styleId="Tablaconcuadrcula">
    <w:name w:val="Table Grid"/>
    <w:basedOn w:val="Tablanormal"/>
    <w:uiPriority w:val="39"/>
    <w:rsid w:val="001133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11338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113388"/>
    <w:rPr>
      <w:sz w:val="20"/>
      <w:szCs w:val="20"/>
    </w:rPr>
  </w:style>
  <w:style w:type="character" w:styleId="Refdenotaalpie">
    <w:name w:val="footnote reference"/>
    <w:basedOn w:val="Fuentedeprrafopredeter"/>
    <w:uiPriority w:val="99"/>
    <w:semiHidden/>
    <w:unhideWhenUsed/>
    <w:rsid w:val="00113388"/>
    <w:rPr>
      <w:vertAlign w:val="superscript"/>
    </w:rPr>
  </w:style>
  <w:style w:type="paragraph" w:styleId="Encabezado">
    <w:name w:val="header"/>
    <w:basedOn w:val="Normal"/>
    <w:link w:val="EncabezadoCar"/>
    <w:uiPriority w:val="99"/>
    <w:unhideWhenUsed/>
    <w:rsid w:val="003F0BD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F0BDA"/>
  </w:style>
  <w:style w:type="paragraph" w:styleId="Piedepgina">
    <w:name w:val="footer"/>
    <w:basedOn w:val="Normal"/>
    <w:link w:val="PiedepginaCar"/>
    <w:uiPriority w:val="99"/>
    <w:unhideWhenUsed/>
    <w:rsid w:val="003F0BD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F0BDA"/>
  </w:style>
  <w:style w:type="paragraph" w:customStyle="1" w:styleId="Ttuloprevio">
    <w:name w:val="Título previo"/>
    <w:basedOn w:val="Ttulo1"/>
    <w:next w:val="Normal"/>
    <w:qFormat/>
    <w:rsid w:val="00450C97"/>
    <w:pPr>
      <w:numPr>
        <w:numId w:val="3"/>
      </w:numPr>
      <w:tabs>
        <w:tab w:val="left" w:pos="567"/>
      </w:tabs>
      <w:spacing w:before="0"/>
      <w:ind w:left="357" w:hanging="357"/>
    </w:pPr>
  </w:style>
  <w:style w:type="paragraph" w:customStyle="1" w:styleId="Comentario">
    <w:name w:val="Comentario"/>
    <w:basedOn w:val="Normal"/>
    <w:next w:val="Normal"/>
    <w:link w:val="ComentarioCar"/>
    <w:qFormat/>
    <w:rsid w:val="00043C37"/>
    <w:rPr>
      <w:i/>
      <w:color w:val="0070C0"/>
    </w:rPr>
  </w:style>
  <w:style w:type="character" w:customStyle="1" w:styleId="ComentarioCar">
    <w:name w:val="Comentario Car"/>
    <w:basedOn w:val="Fuentedeprrafopredeter"/>
    <w:link w:val="Comentario"/>
    <w:rsid w:val="00043C37"/>
    <w:rPr>
      <w:i/>
      <w:color w:val="0070C0"/>
    </w:rPr>
  </w:style>
  <w:style w:type="paragraph" w:styleId="Textoindependiente">
    <w:name w:val="Body Text"/>
    <w:basedOn w:val="Normal"/>
    <w:link w:val="TextoindependienteCar"/>
    <w:uiPriority w:val="1"/>
    <w:qFormat/>
    <w:rsid w:val="004C2E5C"/>
    <w:pPr>
      <w:widowControl w:val="0"/>
      <w:autoSpaceDE w:val="0"/>
      <w:autoSpaceDN w:val="0"/>
      <w:spacing w:after="0" w:line="240" w:lineRule="auto"/>
      <w:jc w:val="left"/>
    </w:pPr>
    <w:rPr>
      <w:rFonts w:ascii="Arial" w:eastAsia="Arial" w:hAnsi="Arial" w:cs="Arial"/>
      <w:lang w:eastAsia="es-ES" w:bidi="es-ES"/>
    </w:rPr>
  </w:style>
  <w:style w:type="character" w:customStyle="1" w:styleId="TextoindependienteCar">
    <w:name w:val="Texto independiente Car"/>
    <w:basedOn w:val="Fuentedeprrafopredeter"/>
    <w:link w:val="Textoindependiente"/>
    <w:uiPriority w:val="1"/>
    <w:rsid w:val="004C2E5C"/>
    <w:rPr>
      <w:rFonts w:ascii="Arial" w:eastAsia="Arial" w:hAnsi="Arial" w:cs="Arial"/>
      <w:lang w:eastAsia="es-ES" w:bidi="es-ES"/>
    </w:rPr>
  </w:style>
  <w:style w:type="character" w:styleId="Hipervnculovisitado">
    <w:name w:val="FollowedHyperlink"/>
    <w:basedOn w:val="Fuentedeprrafopredeter"/>
    <w:uiPriority w:val="99"/>
    <w:semiHidden/>
    <w:unhideWhenUsed/>
    <w:rsid w:val="00851DD2"/>
    <w:rPr>
      <w:color w:val="800080" w:themeColor="followedHyperlink"/>
      <w:u w:val="single"/>
    </w:rPr>
  </w:style>
  <w:style w:type="character" w:styleId="Mencinsinresolver">
    <w:name w:val="Unresolved Mention"/>
    <w:basedOn w:val="Fuentedeprrafopredeter"/>
    <w:uiPriority w:val="99"/>
    <w:semiHidden/>
    <w:unhideWhenUsed/>
    <w:rsid w:val="00851DD2"/>
    <w:rPr>
      <w:color w:val="808080"/>
      <w:shd w:val="clear" w:color="auto" w:fill="E6E6E6"/>
    </w:rPr>
  </w:style>
  <w:style w:type="paragraph" w:styleId="TDC3">
    <w:name w:val="toc 3"/>
    <w:basedOn w:val="Normal"/>
    <w:next w:val="Normal"/>
    <w:autoRedefine/>
    <w:uiPriority w:val="39"/>
    <w:unhideWhenUsed/>
    <w:rsid w:val="00A877BF"/>
    <w:pPr>
      <w:spacing w:after="100"/>
      <w:ind w:left="440"/>
    </w:pPr>
  </w:style>
  <w:style w:type="paragraph" w:styleId="Sinespaciado">
    <w:name w:val="No Spacing"/>
    <w:uiPriority w:val="1"/>
    <w:qFormat/>
    <w:rsid w:val="001015D0"/>
    <w:pPr>
      <w:spacing w:after="0" w:line="240" w:lineRule="auto"/>
    </w:pPr>
    <w:rPr>
      <w:lang w:val="es-ES_tradnl"/>
    </w:rPr>
  </w:style>
  <w:style w:type="paragraph" w:styleId="Revisin">
    <w:name w:val="Revision"/>
    <w:hidden/>
    <w:uiPriority w:val="99"/>
    <w:semiHidden/>
    <w:rsid w:val="0051247B"/>
    <w:pPr>
      <w:spacing w:after="0" w:line="240" w:lineRule="auto"/>
    </w:pPr>
  </w:style>
  <w:style w:type="character" w:styleId="Refdecomentario">
    <w:name w:val="annotation reference"/>
    <w:basedOn w:val="Fuentedeprrafopredeter"/>
    <w:uiPriority w:val="99"/>
    <w:semiHidden/>
    <w:unhideWhenUsed/>
    <w:rsid w:val="00CB43E0"/>
    <w:rPr>
      <w:sz w:val="16"/>
      <w:szCs w:val="16"/>
    </w:rPr>
  </w:style>
  <w:style w:type="paragraph" w:styleId="Textocomentario">
    <w:name w:val="annotation text"/>
    <w:basedOn w:val="Normal"/>
    <w:link w:val="TextocomentarioCar"/>
    <w:uiPriority w:val="99"/>
    <w:unhideWhenUsed/>
    <w:rsid w:val="00CB43E0"/>
    <w:pPr>
      <w:spacing w:line="240" w:lineRule="auto"/>
    </w:pPr>
    <w:rPr>
      <w:sz w:val="20"/>
      <w:szCs w:val="20"/>
    </w:rPr>
  </w:style>
  <w:style w:type="character" w:customStyle="1" w:styleId="TextocomentarioCar">
    <w:name w:val="Texto comentario Car"/>
    <w:basedOn w:val="Fuentedeprrafopredeter"/>
    <w:link w:val="Textocomentario"/>
    <w:uiPriority w:val="99"/>
    <w:rsid w:val="00CB43E0"/>
    <w:rPr>
      <w:sz w:val="20"/>
      <w:szCs w:val="20"/>
    </w:rPr>
  </w:style>
  <w:style w:type="paragraph" w:styleId="Asuntodelcomentario">
    <w:name w:val="annotation subject"/>
    <w:basedOn w:val="Textocomentario"/>
    <w:next w:val="Textocomentario"/>
    <w:link w:val="AsuntodelcomentarioCar"/>
    <w:uiPriority w:val="99"/>
    <w:semiHidden/>
    <w:unhideWhenUsed/>
    <w:rsid w:val="00CB43E0"/>
    <w:rPr>
      <w:b/>
      <w:bCs/>
    </w:rPr>
  </w:style>
  <w:style w:type="character" w:customStyle="1" w:styleId="AsuntodelcomentarioCar">
    <w:name w:val="Asunto del comentario Car"/>
    <w:basedOn w:val="TextocomentarioCar"/>
    <w:link w:val="Asuntodelcomentario"/>
    <w:uiPriority w:val="99"/>
    <w:semiHidden/>
    <w:rsid w:val="00CB43E0"/>
    <w:rPr>
      <w:b/>
      <w:bCs/>
      <w:sz w:val="20"/>
      <w:szCs w:val="20"/>
    </w:rPr>
  </w:style>
  <w:style w:type="table" w:styleId="Tabladelista3-nfasis1">
    <w:name w:val="List Table 3 Accent 1"/>
    <w:basedOn w:val="Tablanormal"/>
    <w:uiPriority w:val="48"/>
    <w:rsid w:val="00512587"/>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customStyle="1" w:styleId="ds-markdown-paragraph">
    <w:name w:val="ds-markdown-paragraph"/>
    <w:basedOn w:val="Normal"/>
    <w:rsid w:val="00F23346"/>
    <w:pPr>
      <w:spacing w:before="100" w:beforeAutospacing="1" w:after="100" w:afterAutospacing="1" w:line="240" w:lineRule="auto"/>
      <w:jc w:val="left"/>
    </w:pPr>
    <w:rPr>
      <w:rFonts w:ascii="Times New Roman" w:eastAsia="Times New Roman" w:hAnsi="Times New Roman" w:cs="Times New Roman"/>
      <w:sz w:val="24"/>
      <w:szCs w:val="24"/>
      <w:lang w:eastAsia="es-ES"/>
    </w:rPr>
  </w:style>
  <w:style w:type="character" w:styleId="Fuerte">
    <w:name w:val="Strong"/>
    <w:basedOn w:val="Fuentedeprrafopredeter"/>
    <w:uiPriority w:val="22"/>
    <w:qFormat/>
    <w:rsid w:val="00F23346"/>
    <w:rPr>
      <w:b/>
      <w:bCs/>
    </w:rPr>
  </w:style>
  <w:style w:type="character" w:styleId="nfasis">
    <w:name w:val="Emphasis"/>
    <w:basedOn w:val="Fuentedeprrafopredeter"/>
    <w:uiPriority w:val="20"/>
    <w:qFormat/>
    <w:rsid w:val="00F23346"/>
    <w:rPr>
      <w:i/>
      <w:iCs/>
    </w:rPr>
  </w:style>
  <w:style w:type="paragraph" w:styleId="NormalWeb">
    <w:name w:val="Normal (Web)"/>
    <w:basedOn w:val="Normal"/>
    <w:uiPriority w:val="99"/>
    <w:semiHidden/>
    <w:unhideWhenUsed/>
    <w:rsid w:val="00D264DF"/>
    <w:pPr>
      <w:spacing w:before="100" w:beforeAutospacing="1" w:after="100" w:afterAutospacing="1" w:line="240" w:lineRule="auto"/>
      <w:jc w:val="left"/>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hyperlink" Target="https://react.dev/" TargetMode="External"/><Relationship Id="rId21" Type="http://schemas.openxmlformats.org/officeDocument/2006/relationships/image" Target="media/image8.png"/><Relationship Id="rId34" Type="http://schemas.openxmlformats.org/officeDocument/2006/relationships/hyperlink" Target="https://www.postgresql.org/" TargetMode="External"/><Relationship Id="rId42" Type="http://schemas.openxmlformats.org/officeDocument/2006/relationships/hyperlink" Target="https://www.docker.com/"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6/09/relationships/commentsIds" Target="commentsIds.xm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1.jpeg"/><Relationship Id="rId32" Type="http://schemas.openxmlformats.org/officeDocument/2006/relationships/image" Target="media/image18.png"/><Relationship Id="rId37" Type="http://schemas.openxmlformats.org/officeDocument/2006/relationships/hyperlink" Target="https://www.h2database.com/" TargetMode="External"/><Relationship Id="rId40" Type="http://schemas.openxmlformats.org/officeDocument/2006/relationships/hyperlink" Target="https://www.pgadmin.org/"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hyperlink" Target="https://swagger.io/" TargetMode="Externa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7.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omments" Target="comments.xm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www.openapis.org/" TargetMode="External"/><Relationship Id="rId43" Type="http://schemas.openxmlformats.org/officeDocument/2006/relationships/hyperlink" Target="https://docs.docker.com/compose/"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microsoft.com/office/2018/08/relationships/commentsExtensible" Target="commentsExtensible.xml"/><Relationship Id="rId25" Type="http://schemas.openxmlformats.org/officeDocument/2006/relationships/hyperlink" Target="https://click-it.es/arquitectura-monolitica-vs-arquitectura-de-microservicios-cual-debo-elegir/" TargetMode="External"/><Relationship Id="rId33" Type="http://schemas.openxmlformats.org/officeDocument/2006/relationships/hyperlink" Target="https://www.imdb.com/" TargetMode="External"/><Relationship Id="rId38" Type="http://schemas.openxmlformats.org/officeDocument/2006/relationships/hyperlink" Target="https://www.jacoco.org/jacoco/" TargetMode="External"/><Relationship Id="rId46" Type="http://schemas.microsoft.com/office/2011/relationships/people" Target="people.xml"/><Relationship Id="rId20" Type="http://schemas.openxmlformats.org/officeDocument/2006/relationships/image" Target="media/image7.png"/><Relationship Id="rId41" Type="http://schemas.openxmlformats.org/officeDocument/2006/relationships/hyperlink" Target="https://site.mockito.org/"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biblioguias.uam.es/citar/estilo_iee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70C417-7A3A-417C-8201-E32581A9A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3588</TotalTime>
  <Pages>49</Pages>
  <Words>12088</Words>
  <Characters>66485</Characters>
  <Application>Microsoft Office Word</Application>
  <DocSecurity>0</DocSecurity>
  <Lines>554</Lines>
  <Paragraphs>156</Paragraphs>
  <ScaleCrop>false</ScaleCrop>
  <HeadingPairs>
    <vt:vector size="2" baseType="variant">
      <vt:variant>
        <vt:lpstr>Título</vt:lpstr>
      </vt:variant>
      <vt:variant>
        <vt:i4>1</vt:i4>
      </vt:variant>
    </vt:vector>
  </HeadingPairs>
  <TitlesOfParts>
    <vt:vector size="1" baseType="lpstr">
      <vt:lpstr/>
    </vt:vector>
  </TitlesOfParts>
  <Company>Universidad de Murcia</Company>
  <LinksUpToDate>false</LinksUpToDate>
  <CharactersWithSpaces>78417</CharactersWithSpaces>
  <SharedDoc>false</SharedDoc>
  <HLinks>
    <vt:vector size="96" baseType="variant">
      <vt:variant>
        <vt:i4>2031665</vt:i4>
      </vt:variant>
      <vt:variant>
        <vt:i4>92</vt:i4>
      </vt:variant>
      <vt:variant>
        <vt:i4>0</vt:i4>
      </vt:variant>
      <vt:variant>
        <vt:i4>5</vt:i4>
      </vt:variant>
      <vt:variant>
        <vt:lpwstr/>
      </vt:variant>
      <vt:variant>
        <vt:lpwstr>_Toc50560816</vt:lpwstr>
      </vt:variant>
      <vt:variant>
        <vt:i4>1835057</vt:i4>
      </vt:variant>
      <vt:variant>
        <vt:i4>83</vt:i4>
      </vt:variant>
      <vt:variant>
        <vt:i4>0</vt:i4>
      </vt:variant>
      <vt:variant>
        <vt:i4>5</vt:i4>
      </vt:variant>
      <vt:variant>
        <vt:lpwstr/>
      </vt:variant>
      <vt:variant>
        <vt:lpwstr>_Toc50560815</vt:lpwstr>
      </vt:variant>
      <vt:variant>
        <vt:i4>1507378</vt:i4>
      </vt:variant>
      <vt:variant>
        <vt:i4>74</vt:i4>
      </vt:variant>
      <vt:variant>
        <vt:i4>0</vt:i4>
      </vt:variant>
      <vt:variant>
        <vt:i4>5</vt:i4>
      </vt:variant>
      <vt:variant>
        <vt:lpwstr/>
      </vt:variant>
      <vt:variant>
        <vt:lpwstr>_Toc53632232</vt:lpwstr>
      </vt:variant>
      <vt:variant>
        <vt:i4>1310770</vt:i4>
      </vt:variant>
      <vt:variant>
        <vt:i4>68</vt:i4>
      </vt:variant>
      <vt:variant>
        <vt:i4>0</vt:i4>
      </vt:variant>
      <vt:variant>
        <vt:i4>5</vt:i4>
      </vt:variant>
      <vt:variant>
        <vt:lpwstr/>
      </vt:variant>
      <vt:variant>
        <vt:lpwstr>_Toc53632231</vt:lpwstr>
      </vt:variant>
      <vt:variant>
        <vt:i4>1376306</vt:i4>
      </vt:variant>
      <vt:variant>
        <vt:i4>62</vt:i4>
      </vt:variant>
      <vt:variant>
        <vt:i4>0</vt:i4>
      </vt:variant>
      <vt:variant>
        <vt:i4>5</vt:i4>
      </vt:variant>
      <vt:variant>
        <vt:lpwstr/>
      </vt:variant>
      <vt:variant>
        <vt:lpwstr>_Toc53632230</vt:lpwstr>
      </vt:variant>
      <vt:variant>
        <vt:i4>1835059</vt:i4>
      </vt:variant>
      <vt:variant>
        <vt:i4>56</vt:i4>
      </vt:variant>
      <vt:variant>
        <vt:i4>0</vt:i4>
      </vt:variant>
      <vt:variant>
        <vt:i4>5</vt:i4>
      </vt:variant>
      <vt:variant>
        <vt:lpwstr/>
      </vt:variant>
      <vt:variant>
        <vt:lpwstr>_Toc53632229</vt:lpwstr>
      </vt:variant>
      <vt:variant>
        <vt:i4>1900595</vt:i4>
      </vt:variant>
      <vt:variant>
        <vt:i4>50</vt:i4>
      </vt:variant>
      <vt:variant>
        <vt:i4>0</vt:i4>
      </vt:variant>
      <vt:variant>
        <vt:i4>5</vt:i4>
      </vt:variant>
      <vt:variant>
        <vt:lpwstr/>
      </vt:variant>
      <vt:variant>
        <vt:lpwstr>_Toc53632228</vt:lpwstr>
      </vt:variant>
      <vt:variant>
        <vt:i4>1179699</vt:i4>
      </vt:variant>
      <vt:variant>
        <vt:i4>44</vt:i4>
      </vt:variant>
      <vt:variant>
        <vt:i4>0</vt:i4>
      </vt:variant>
      <vt:variant>
        <vt:i4>5</vt:i4>
      </vt:variant>
      <vt:variant>
        <vt:lpwstr/>
      </vt:variant>
      <vt:variant>
        <vt:lpwstr>_Toc53632227</vt:lpwstr>
      </vt:variant>
      <vt:variant>
        <vt:i4>1245235</vt:i4>
      </vt:variant>
      <vt:variant>
        <vt:i4>38</vt:i4>
      </vt:variant>
      <vt:variant>
        <vt:i4>0</vt:i4>
      </vt:variant>
      <vt:variant>
        <vt:i4>5</vt:i4>
      </vt:variant>
      <vt:variant>
        <vt:lpwstr/>
      </vt:variant>
      <vt:variant>
        <vt:lpwstr>_Toc53632226</vt:lpwstr>
      </vt:variant>
      <vt:variant>
        <vt:i4>1048627</vt:i4>
      </vt:variant>
      <vt:variant>
        <vt:i4>32</vt:i4>
      </vt:variant>
      <vt:variant>
        <vt:i4>0</vt:i4>
      </vt:variant>
      <vt:variant>
        <vt:i4>5</vt:i4>
      </vt:variant>
      <vt:variant>
        <vt:lpwstr/>
      </vt:variant>
      <vt:variant>
        <vt:lpwstr>_Toc53632225</vt:lpwstr>
      </vt:variant>
      <vt:variant>
        <vt:i4>1114163</vt:i4>
      </vt:variant>
      <vt:variant>
        <vt:i4>26</vt:i4>
      </vt:variant>
      <vt:variant>
        <vt:i4>0</vt:i4>
      </vt:variant>
      <vt:variant>
        <vt:i4>5</vt:i4>
      </vt:variant>
      <vt:variant>
        <vt:lpwstr/>
      </vt:variant>
      <vt:variant>
        <vt:lpwstr>_Toc53632224</vt:lpwstr>
      </vt:variant>
      <vt:variant>
        <vt:i4>1441843</vt:i4>
      </vt:variant>
      <vt:variant>
        <vt:i4>20</vt:i4>
      </vt:variant>
      <vt:variant>
        <vt:i4>0</vt:i4>
      </vt:variant>
      <vt:variant>
        <vt:i4>5</vt:i4>
      </vt:variant>
      <vt:variant>
        <vt:lpwstr/>
      </vt:variant>
      <vt:variant>
        <vt:lpwstr>_Toc53632223</vt:lpwstr>
      </vt:variant>
      <vt:variant>
        <vt:i4>1507379</vt:i4>
      </vt:variant>
      <vt:variant>
        <vt:i4>14</vt:i4>
      </vt:variant>
      <vt:variant>
        <vt:i4>0</vt:i4>
      </vt:variant>
      <vt:variant>
        <vt:i4>5</vt:i4>
      </vt:variant>
      <vt:variant>
        <vt:lpwstr/>
      </vt:variant>
      <vt:variant>
        <vt:lpwstr>_Toc53632222</vt:lpwstr>
      </vt:variant>
      <vt:variant>
        <vt:i4>1310771</vt:i4>
      </vt:variant>
      <vt:variant>
        <vt:i4>8</vt:i4>
      </vt:variant>
      <vt:variant>
        <vt:i4>0</vt:i4>
      </vt:variant>
      <vt:variant>
        <vt:i4>5</vt:i4>
      </vt:variant>
      <vt:variant>
        <vt:lpwstr/>
      </vt:variant>
      <vt:variant>
        <vt:lpwstr>_Toc53632221</vt:lpwstr>
      </vt:variant>
      <vt:variant>
        <vt:i4>1376307</vt:i4>
      </vt:variant>
      <vt:variant>
        <vt:i4>2</vt:i4>
      </vt:variant>
      <vt:variant>
        <vt:i4>0</vt:i4>
      </vt:variant>
      <vt:variant>
        <vt:i4>5</vt:i4>
      </vt:variant>
      <vt:variant>
        <vt:lpwstr/>
      </vt:variant>
      <vt:variant>
        <vt:lpwstr>_Toc53632220</vt:lpwstr>
      </vt:variant>
      <vt:variant>
        <vt:i4>3801176</vt:i4>
      </vt:variant>
      <vt:variant>
        <vt:i4>0</vt:i4>
      </vt:variant>
      <vt:variant>
        <vt:i4>0</vt:i4>
      </vt:variant>
      <vt:variant>
        <vt:i4>5</vt:i4>
      </vt:variant>
      <vt:variant>
        <vt:lpwstr>https://biblioguias.uam.es/citar/estilo_ieee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García Sánchez</dc:creator>
  <cp:keywords/>
  <dc:description/>
  <cp:lastModifiedBy>CHRISTIAN MATAS CONESA</cp:lastModifiedBy>
  <cp:revision>366</cp:revision>
  <dcterms:created xsi:type="dcterms:W3CDTF">2014-10-06T19:50:00Z</dcterms:created>
  <dcterms:modified xsi:type="dcterms:W3CDTF">2026-03-02T22:14:00Z</dcterms:modified>
</cp:coreProperties>
</file>